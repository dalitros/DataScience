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3180B" w14:textId="3D6D0A36" w:rsidR="00A31AC1" w:rsidRDefault="00A31AC1" w:rsidP="00A31AC1">
      <w:pPr>
        <w:spacing w:line="276" w:lineRule="auto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 w:hint="cs"/>
          <w:b/>
          <w:bCs/>
          <w:noProof/>
          <w:sz w:val="28"/>
          <w:szCs w:val="28"/>
        </w:rPr>
        <w:drawing>
          <wp:anchor distT="0" distB="0" distL="114300" distR="114300" simplePos="0" relativeHeight="251630592" behindDoc="0" locked="0" layoutInCell="1" allowOverlap="1" wp14:anchorId="0B3EDEAC" wp14:editId="75FF66EE">
            <wp:simplePos x="0" y="0"/>
            <wp:positionH relativeFrom="column">
              <wp:posOffset>1790700</wp:posOffset>
            </wp:positionH>
            <wp:positionV relativeFrom="paragraph">
              <wp:posOffset>-316865</wp:posOffset>
            </wp:positionV>
            <wp:extent cx="1701800" cy="631825"/>
            <wp:effectExtent l="0" t="0" r="0" b="0"/>
            <wp:wrapThrough wrapText="bothSides">
              <wp:wrapPolygon edited="0">
                <wp:start x="0" y="0"/>
                <wp:lineTo x="0" y="20840"/>
                <wp:lineTo x="21278" y="20840"/>
                <wp:lineTo x="21278" y="0"/>
                <wp:lineTo x="0" y="0"/>
              </wp:wrapPolygon>
            </wp:wrapThrough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0-10-17 at 11.01.15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DEE25" w14:textId="77777777" w:rsidR="00A31AC1" w:rsidRDefault="00A31AC1" w:rsidP="00A31AC1">
      <w:pPr>
        <w:spacing w:line="276" w:lineRule="auto"/>
        <w:rPr>
          <w:rFonts w:asciiTheme="minorBidi" w:hAnsiTheme="minorBidi" w:cstheme="minorBidi"/>
          <w:sz w:val="28"/>
          <w:szCs w:val="28"/>
        </w:rPr>
      </w:pPr>
    </w:p>
    <w:p w14:paraId="06CFD040" w14:textId="568B69F7" w:rsidR="00A31AC1" w:rsidRPr="00A31AC1" w:rsidRDefault="00A31AC1" w:rsidP="00A31AC1">
      <w:pPr>
        <w:spacing w:line="276" w:lineRule="auto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20</w:t>
      </w:r>
      <w:r w:rsidRPr="00A31AC1">
        <w:rPr>
          <w:rFonts w:asciiTheme="minorBidi" w:hAnsiTheme="minorBidi" w:cstheme="minorBidi"/>
          <w:sz w:val="28"/>
          <w:szCs w:val="28"/>
        </w:rPr>
        <w:t>/10/2020</w:t>
      </w:r>
    </w:p>
    <w:p w14:paraId="6EB72CA2" w14:textId="192A4CC5" w:rsidR="00A31AC1" w:rsidRDefault="00A31AC1" w:rsidP="00A31AC1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מגישות:</w:t>
      </w:r>
    </w:p>
    <w:p w14:paraId="3CEFAA40" w14:textId="37011A60" w:rsidR="00A31AC1" w:rsidRDefault="00A31AC1" w:rsidP="00A31AC1">
      <w:pPr>
        <w:bidi/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A31AC1">
        <w:rPr>
          <w:rFonts w:asciiTheme="minorBidi" w:hAnsiTheme="minorBidi" w:cstheme="minorBidi" w:hint="cs"/>
          <w:sz w:val="28"/>
          <w:szCs w:val="28"/>
          <w:rtl/>
        </w:rPr>
        <w:t>חגית גדות</w:t>
      </w:r>
      <w:r>
        <w:rPr>
          <w:rFonts w:asciiTheme="minorBidi" w:hAnsiTheme="minorBidi" w:cstheme="minorBidi" w:hint="cs"/>
          <w:sz w:val="28"/>
          <w:szCs w:val="28"/>
          <w:rtl/>
        </w:rPr>
        <w:t>, ת.ז. 025055070</w:t>
      </w:r>
    </w:p>
    <w:p w14:paraId="4432CBCC" w14:textId="1E32E161" w:rsidR="00A31AC1" w:rsidRDefault="00A31AC1" w:rsidP="00A31AC1">
      <w:pPr>
        <w:bidi/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>
        <w:rPr>
          <w:rFonts w:asciiTheme="minorBidi" w:hAnsiTheme="minorBidi" w:cstheme="minorBidi" w:hint="cs"/>
          <w:sz w:val="28"/>
          <w:szCs w:val="28"/>
          <w:rtl/>
        </w:rPr>
        <w:t>דלית רוט</w:t>
      </w:r>
      <w:r w:rsidR="00123EDC">
        <w:rPr>
          <w:rFonts w:asciiTheme="minorBidi" w:hAnsiTheme="minorBidi" w:cstheme="minorBidi" w:hint="cs"/>
          <w:sz w:val="28"/>
          <w:szCs w:val="28"/>
          <w:rtl/>
        </w:rPr>
        <w:t>, 037553021</w:t>
      </w:r>
    </w:p>
    <w:p w14:paraId="634228F2" w14:textId="7C219344" w:rsidR="00A31AC1" w:rsidRPr="00A31AC1" w:rsidRDefault="00A31AC1" w:rsidP="00A31AC1">
      <w:pPr>
        <w:bidi/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>
        <w:rPr>
          <w:rFonts w:asciiTheme="minorBidi" w:hAnsiTheme="minorBidi" w:cstheme="minorBidi" w:hint="cs"/>
          <w:sz w:val="28"/>
          <w:szCs w:val="28"/>
          <w:rtl/>
        </w:rPr>
        <w:t>שירי מרגלית</w:t>
      </w:r>
      <w:r w:rsidR="00123EDC">
        <w:rPr>
          <w:rFonts w:asciiTheme="minorBidi" w:hAnsiTheme="minorBidi" w:cstheme="minorBidi" w:hint="cs"/>
          <w:sz w:val="28"/>
          <w:szCs w:val="28"/>
          <w:rtl/>
        </w:rPr>
        <w:t>,</w:t>
      </w:r>
      <w:r>
        <w:rPr>
          <w:rFonts w:asciiTheme="minorBidi" w:hAnsiTheme="minorBidi" w:cstheme="minorBidi" w:hint="cs"/>
          <w:sz w:val="28"/>
          <w:szCs w:val="28"/>
          <w:rtl/>
        </w:rPr>
        <w:t xml:space="preserve"> 034196634</w:t>
      </w:r>
    </w:p>
    <w:p w14:paraId="51AD8D44" w14:textId="77777777" w:rsidR="00A31AC1" w:rsidRDefault="00A31AC1" w:rsidP="00A31AC1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0E7B092" w14:textId="6DADCA9D" w:rsidR="007B5453" w:rsidRDefault="00083667" w:rsidP="00A31AC1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</w:rPr>
      </w:pPr>
      <w:r w:rsidRPr="00C33D60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תרגיל מסכם – </w:t>
      </w:r>
      <w:r w:rsidRPr="00C33D60">
        <w:rPr>
          <w:rFonts w:asciiTheme="minorBidi" w:hAnsiTheme="minorBidi" w:cstheme="minorBidi"/>
          <w:b/>
          <w:bCs/>
          <w:sz w:val="28"/>
          <w:szCs w:val="28"/>
        </w:rPr>
        <w:t>EDA</w:t>
      </w:r>
      <w:r w:rsidR="00A31AC1">
        <w:rPr>
          <w:rFonts w:asciiTheme="minorBidi" w:hAnsiTheme="minorBidi" w:cstheme="minorBidi" w:hint="cs"/>
          <w:b/>
          <w:bCs/>
          <w:sz w:val="28"/>
          <w:szCs w:val="28"/>
          <w:rtl/>
        </w:rPr>
        <w:t xml:space="preserve">, קורס </w:t>
      </w:r>
      <w:r w:rsidR="00A31AC1">
        <w:rPr>
          <w:rFonts w:asciiTheme="minorBidi" w:hAnsiTheme="minorBidi" w:cstheme="minorBidi"/>
          <w:b/>
          <w:bCs/>
          <w:sz w:val="28"/>
          <w:szCs w:val="28"/>
        </w:rPr>
        <w:t>Data Science</w:t>
      </w:r>
    </w:p>
    <w:p w14:paraId="0FFA6E55" w14:textId="62163534" w:rsidR="00042E91" w:rsidRDefault="00042E91" w:rsidP="00042E91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184920C4" w14:textId="18CB7793" w:rsidR="004C2280" w:rsidRPr="0000665A" w:rsidRDefault="004C2280" w:rsidP="00042E91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commentRangeStart w:id="0"/>
      <w:r w:rsidRPr="0000665A">
        <w:rPr>
          <w:rFonts w:asciiTheme="minorBidi" w:hAnsiTheme="minorBidi" w:cstheme="minorBidi" w:hint="cs"/>
          <w:u w:val="single"/>
          <w:rtl/>
        </w:rPr>
        <w:t>הגדרת המשתנים:</w:t>
      </w:r>
      <w:commentRangeEnd w:id="0"/>
      <w:r w:rsidR="00FB720E">
        <w:rPr>
          <w:rStyle w:val="a8"/>
          <w:rtl/>
        </w:rPr>
        <w:commentReference w:id="0"/>
      </w:r>
    </w:p>
    <w:p w14:paraId="56628ADF" w14:textId="5F376702" w:rsidR="004C2280" w:rsidRDefault="004C2280" w:rsidP="004C2280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לצורך הניתוח התייחסנו לכל המשתנים שהוגדרו וכן הגדרנו שלושה משתנים נוספים:</w:t>
      </w:r>
    </w:p>
    <w:p w14:paraId="6B77A8F1" w14:textId="5ECCF4D9" w:rsidR="004C2280" w:rsidRDefault="004C2280" w:rsidP="004C2280">
      <w:pPr>
        <w:pStyle w:val="a3"/>
        <w:numPr>
          <w:ilvl w:val="0"/>
          <w:numId w:val="11"/>
        </w:numPr>
        <w:bidi/>
        <w:spacing w:line="276" w:lineRule="auto"/>
        <w:rPr>
          <w:rFonts w:asciiTheme="minorBidi" w:hAnsiTheme="minorBidi" w:cstheme="minorBidi"/>
        </w:rPr>
      </w:pPr>
      <w:proofErr w:type="spellStart"/>
      <w:r w:rsidRPr="004C2280">
        <w:rPr>
          <w:rFonts w:asciiTheme="minorBidi" w:hAnsiTheme="minorBidi" w:cstheme="minorBidi"/>
        </w:rPr>
        <w:t>popularity_group</w:t>
      </w:r>
      <w:proofErr w:type="spellEnd"/>
      <w:r>
        <w:rPr>
          <w:rFonts w:asciiTheme="minorBidi" w:hAnsiTheme="minorBidi" w:cstheme="minorBidi" w:hint="cs"/>
          <w:rtl/>
        </w:rPr>
        <w:t>: מעגל את ציוני הפופולריות של כל סרט למספר הקרוב ביותר כך שאפשר להתייחס לסרטים בעלי פופולריות קרובה באותה קבוצה</w:t>
      </w:r>
    </w:p>
    <w:p w14:paraId="6C485475" w14:textId="4AA38F64" w:rsidR="004C2280" w:rsidRDefault="004C2280" w:rsidP="004C2280">
      <w:pPr>
        <w:pStyle w:val="a3"/>
        <w:numPr>
          <w:ilvl w:val="0"/>
          <w:numId w:val="11"/>
        </w:numPr>
        <w:bidi/>
        <w:spacing w:line="276" w:lineRule="auto"/>
        <w:rPr>
          <w:rFonts w:asciiTheme="minorBidi" w:hAnsiTheme="minorBidi" w:cstheme="minorBidi"/>
        </w:rPr>
      </w:pPr>
      <w:proofErr w:type="spellStart"/>
      <w:r>
        <w:rPr>
          <w:rFonts w:asciiTheme="minorBidi" w:hAnsiTheme="minorBidi" w:cstheme="minorBidi"/>
        </w:rPr>
        <w:t>actors_cnt</w:t>
      </w:r>
      <w:proofErr w:type="spellEnd"/>
      <w:r>
        <w:rPr>
          <w:rFonts w:asciiTheme="minorBidi" w:hAnsiTheme="minorBidi" w:cstheme="minorBidi" w:hint="cs"/>
          <w:rtl/>
        </w:rPr>
        <w:t>: מספר השחקנים המשתתפים בסרט</w:t>
      </w:r>
    </w:p>
    <w:p w14:paraId="7FC0CE09" w14:textId="020A223B" w:rsidR="004C2280" w:rsidRPr="005305B0" w:rsidRDefault="004C2280" w:rsidP="004C2280">
      <w:pPr>
        <w:pStyle w:val="a3"/>
        <w:numPr>
          <w:ilvl w:val="0"/>
          <w:numId w:val="11"/>
        </w:numPr>
        <w:bidi/>
        <w:spacing w:line="276" w:lineRule="auto"/>
        <w:rPr>
          <w:rFonts w:asciiTheme="minorBidi" w:hAnsiTheme="minorBidi" w:cstheme="minorBidi"/>
        </w:rPr>
      </w:pPr>
      <w:proofErr w:type="spellStart"/>
      <w:r>
        <w:rPr>
          <w:rFonts w:asciiTheme="minorBidi" w:hAnsiTheme="minorBidi" w:cstheme="minorBidi"/>
        </w:rPr>
        <w:t>director_cnt</w:t>
      </w:r>
      <w:proofErr w:type="spellEnd"/>
      <w:r>
        <w:rPr>
          <w:rFonts w:asciiTheme="minorBidi" w:hAnsiTheme="minorBidi" w:cstheme="minorBidi" w:hint="cs"/>
          <w:rtl/>
        </w:rPr>
        <w:t xml:space="preserve">: </w:t>
      </w:r>
      <w:r w:rsidRPr="005305B0">
        <w:rPr>
          <w:rFonts w:asciiTheme="minorBidi" w:hAnsiTheme="minorBidi" w:cstheme="minorBidi" w:hint="cs"/>
          <w:rtl/>
        </w:rPr>
        <w:t>מספר הבמאים שלקחו חלק בהכנת הסרט</w:t>
      </w:r>
    </w:p>
    <w:p w14:paraId="15997DD2" w14:textId="05EFD271" w:rsidR="005305B0" w:rsidRPr="005305B0" w:rsidRDefault="005305B0" w:rsidP="005305B0">
      <w:pPr>
        <w:pStyle w:val="a3"/>
        <w:numPr>
          <w:ilvl w:val="0"/>
          <w:numId w:val="11"/>
        </w:numPr>
        <w:bidi/>
        <w:spacing w:line="276" w:lineRule="auto"/>
        <w:rPr>
          <w:rFonts w:asciiTheme="minorBidi" w:hAnsiTheme="minorBidi" w:cstheme="minorBidi"/>
        </w:rPr>
      </w:pPr>
      <w:r w:rsidRPr="005305B0">
        <w:rPr>
          <w:rFonts w:asciiTheme="minorBidi" w:hAnsiTheme="minorBidi" w:cstheme="minorBidi" w:hint="cs"/>
          <w:rtl/>
        </w:rPr>
        <w:t xml:space="preserve">זיהינו קבוצת משתנים בעלי ערך 0 עקבי בערכים שקשורים למספרים סידוריים 3037-3673. לאחר בדיקה זיהינו שמדובר בחוסר של הנתונים ולכן בכל המשתנים האלה החלפנו את האפסים ב- </w:t>
      </w:r>
      <w:r w:rsidRPr="005305B0">
        <w:rPr>
          <w:rFonts w:asciiTheme="minorBidi" w:hAnsiTheme="minorBidi" w:cstheme="minorBidi" w:hint="cs"/>
        </w:rPr>
        <w:t>NA</w:t>
      </w:r>
      <w:r w:rsidRPr="005305B0">
        <w:rPr>
          <w:rFonts w:asciiTheme="minorBidi" w:hAnsiTheme="minorBidi" w:cstheme="minorBidi" w:hint="cs"/>
          <w:rtl/>
        </w:rPr>
        <w:t>. יצרנו משתנים בעלי שם חדש כדי לא לאבד את הערכים המקוריים:</w:t>
      </w:r>
    </w:p>
    <w:p w14:paraId="3C7C9E22" w14:textId="77777777" w:rsidR="005305B0" w:rsidRPr="005305B0" w:rsidRDefault="005305B0" w:rsidP="005305B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Theme="minorBidi" w:hAnsiTheme="minorBidi" w:cstheme="minorBidi"/>
          <w:lang/>
        </w:rPr>
      </w:pPr>
      <w:r w:rsidRPr="005305B0">
        <w:rPr>
          <w:rFonts w:asciiTheme="minorBidi" w:hAnsiTheme="minorBidi" w:cstheme="minorBidi"/>
          <w:bdr w:val="none" w:sz="0" w:space="0" w:color="auto" w:frame="1"/>
          <w:lang/>
        </w:rPr>
        <w:t>actor0_movies_cnt3</w:t>
      </w:r>
    </w:p>
    <w:p w14:paraId="13CB44B6" w14:textId="77777777" w:rsidR="005305B0" w:rsidRPr="005305B0" w:rsidRDefault="005305B0" w:rsidP="005305B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/>
          <w:bdr w:val="none" w:sz="0" w:space="0" w:color="auto" w:frame="1"/>
          <w:lang/>
        </w:rPr>
        <w:t xml:space="preserve">actor0_movies_5y_cnt3 </w:t>
      </w:r>
    </w:p>
    <w:p w14:paraId="7817C318" w14:textId="77777777" w:rsidR="005305B0" w:rsidRPr="005305B0" w:rsidRDefault="005305B0" w:rsidP="005305B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Theme="minorBidi" w:hAnsiTheme="minorBidi" w:cstheme="minorBidi"/>
          <w:lang/>
        </w:rPr>
      </w:pPr>
      <w:r w:rsidRPr="005305B0">
        <w:rPr>
          <w:rFonts w:asciiTheme="minorBidi" w:hAnsiTheme="minorBidi" w:cstheme="minorBidi"/>
          <w:bdr w:val="none" w:sz="0" w:space="0" w:color="auto" w:frame="1"/>
          <w:lang/>
        </w:rPr>
        <w:t xml:space="preserve">actor1_movies_cnt3 </w:t>
      </w:r>
    </w:p>
    <w:p w14:paraId="42A46CC6" w14:textId="599459C3" w:rsidR="005305B0" w:rsidRPr="005305B0" w:rsidRDefault="005305B0" w:rsidP="005305B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/>
          <w:bdr w:val="none" w:sz="0" w:space="0" w:color="auto" w:frame="1"/>
          <w:lang/>
        </w:rPr>
        <w:t>actor1_movies_5y_cnt3</w:t>
      </w:r>
    </w:p>
    <w:p w14:paraId="38EDC7EA" w14:textId="1F8F741F" w:rsidR="005305B0" w:rsidRPr="005305B0" w:rsidRDefault="005305B0" w:rsidP="005305B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Theme="minorBidi" w:hAnsiTheme="minorBidi" w:cstheme="minorBidi"/>
          <w:lang/>
        </w:rPr>
      </w:pPr>
      <w:r w:rsidRPr="005305B0">
        <w:rPr>
          <w:rFonts w:asciiTheme="minorBidi" w:hAnsiTheme="minorBidi" w:cstheme="minorBidi"/>
          <w:bdr w:val="none" w:sz="0" w:space="0" w:color="auto" w:frame="1"/>
          <w:lang/>
        </w:rPr>
        <w:t>actor</w:t>
      </w: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t>2</w:t>
      </w:r>
      <w:r w:rsidRPr="005305B0">
        <w:rPr>
          <w:rFonts w:asciiTheme="minorBidi" w:hAnsiTheme="minorBidi" w:cstheme="minorBidi"/>
          <w:bdr w:val="none" w:sz="0" w:space="0" w:color="auto" w:frame="1"/>
          <w:lang/>
        </w:rPr>
        <w:t>_movies_cnt3</w:t>
      </w:r>
    </w:p>
    <w:p w14:paraId="151B29A3" w14:textId="0092D5B9" w:rsidR="005305B0" w:rsidRPr="005305B0" w:rsidRDefault="005305B0" w:rsidP="005305B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/>
          <w:bdr w:val="none" w:sz="0" w:space="0" w:color="auto" w:frame="1"/>
          <w:lang/>
        </w:rPr>
        <w:t>actor2_movies_5y_cnt3</w:t>
      </w:r>
    </w:p>
    <w:p w14:paraId="59CFD7DF" w14:textId="4899EAA4" w:rsidR="005305B0" w:rsidRPr="005305B0" w:rsidRDefault="005305B0" w:rsidP="005305B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ind w:left="0"/>
        <w:rPr>
          <w:rFonts w:asciiTheme="minorBidi" w:hAnsiTheme="minorBidi" w:cstheme="minorBidi"/>
          <w:rtl/>
        </w:rPr>
      </w:pPr>
      <w:r w:rsidRPr="005305B0">
        <w:rPr>
          <w:rFonts w:asciiTheme="minorBidi" w:hAnsiTheme="minorBidi" w:cstheme="minorBidi"/>
          <w:bdr w:val="none" w:sz="0" w:space="0" w:color="auto" w:frame="1"/>
          <w:rtl/>
          <w:lang/>
        </w:rPr>
        <w:tab/>
      </w: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t>לאורך הדו"ח נשתמש במשתנים אלו</w:t>
      </w:r>
      <w:r>
        <w:rPr>
          <w:rFonts w:asciiTheme="minorBidi" w:hAnsiTheme="minorBidi" w:cstheme="minorBidi" w:hint="cs"/>
          <w:bdr w:val="none" w:sz="0" w:space="0" w:color="auto" w:frame="1"/>
          <w:rtl/>
          <w:lang/>
        </w:rPr>
        <w:t>.</w:t>
      </w:r>
    </w:p>
    <w:p w14:paraId="64D58E07" w14:textId="5C351A9C" w:rsidR="004C2280" w:rsidRDefault="004C2280" w:rsidP="004C228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AC46CD4" w14:textId="4526DD53" w:rsidR="004C2280" w:rsidRPr="004C2280" w:rsidRDefault="004C2280" w:rsidP="004C228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C2280">
        <w:rPr>
          <w:rFonts w:asciiTheme="minorBidi" w:hAnsiTheme="minorBidi" w:cstheme="minorBidi" w:hint="cs"/>
          <w:u w:val="single"/>
          <w:rtl/>
        </w:rPr>
        <w:t>בחירת המשתנים לניתוח:</w:t>
      </w:r>
    </w:p>
    <w:p w14:paraId="6A8E4D7C" w14:textId="6F14E86F" w:rsidR="00B672EE" w:rsidRPr="00B672EE" w:rsidRDefault="00B672EE" w:rsidP="004C2280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t xml:space="preserve">בעזרת חישוב מדד </w:t>
      </w:r>
      <w:r w:rsidRPr="00B672EE">
        <w:rPr>
          <w:rFonts w:asciiTheme="minorBidi" w:hAnsiTheme="minorBidi" w:cstheme="minorBidi"/>
        </w:rPr>
        <w:t>Spearman</w:t>
      </w:r>
      <w:r w:rsidRPr="00B672EE">
        <w:rPr>
          <w:rFonts w:asciiTheme="minorBidi" w:hAnsiTheme="minorBidi" w:cstheme="minorBidi" w:hint="cs"/>
          <w:rtl/>
        </w:rPr>
        <w:t xml:space="preserve"> (מכיוון שכפי שנראה בהמשך המשתנים לא מתפלגים נורמלית) נבחן את הקורלציה בין המשתנים לבין ה- </w:t>
      </w:r>
      <w:r w:rsidRPr="00B672EE">
        <w:rPr>
          <w:rFonts w:asciiTheme="minorBidi" w:hAnsiTheme="minorBidi" w:cstheme="minorBidi"/>
        </w:rPr>
        <w:t>revenue</w:t>
      </w:r>
      <w:r w:rsidRPr="00B672EE">
        <w:rPr>
          <w:rFonts w:asciiTheme="minorBidi" w:hAnsiTheme="minorBidi" w:cstheme="minorBidi" w:hint="cs"/>
          <w:rtl/>
        </w:rPr>
        <w:t xml:space="preserve"> ונבחר להרחיב רק על המשתנים </w:t>
      </w:r>
      <w:r w:rsidR="004C2280">
        <w:rPr>
          <w:rFonts w:asciiTheme="minorBidi" w:hAnsiTheme="minorBidi" w:cstheme="minorBidi" w:hint="cs"/>
          <w:rtl/>
        </w:rPr>
        <w:t>בעלי</w:t>
      </w:r>
      <w:r w:rsidRPr="00B672EE">
        <w:rPr>
          <w:rFonts w:asciiTheme="minorBidi" w:hAnsiTheme="minorBidi" w:cstheme="minorBidi" w:hint="cs"/>
          <w:rtl/>
        </w:rPr>
        <w:t xml:space="preserve"> הקורלציה הגבוהה יותר (מעל 0</w:t>
      </w:r>
      <w:r w:rsidRPr="00B672EE">
        <w:rPr>
          <w:rFonts w:asciiTheme="minorBidi" w:hAnsiTheme="minorBidi" w:cstheme="minorBidi"/>
        </w:rPr>
        <w:t>.4</w:t>
      </w:r>
      <w:r w:rsidRPr="00B672EE">
        <w:rPr>
          <w:rFonts w:asciiTheme="minorBidi" w:hAnsiTheme="minorBidi" w:cstheme="minorBidi" w:hint="cs"/>
          <w:rtl/>
        </w:rPr>
        <w:t>)</w:t>
      </w:r>
    </w:p>
    <w:p w14:paraId="6068ACF9" w14:textId="73CCFEA5" w:rsidR="00B672EE" w:rsidRPr="00B672EE" w:rsidRDefault="00B672EE" w:rsidP="00B672EE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t xml:space="preserve">כמו כן, נעזר ב- </w:t>
      </w:r>
      <w:r w:rsidRPr="00B672EE">
        <w:rPr>
          <w:rFonts w:asciiTheme="minorBidi" w:hAnsiTheme="minorBidi" w:cstheme="minorBidi"/>
        </w:rPr>
        <w:t>heatmap</w:t>
      </w:r>
      <w:r w:rsidRPr="00B672EE">
        <w:rPr>
          <w:rFonts w:asciiTheme="minorBidi" w:hAnsiTheme="minorBidi" w:cstheme="minorBidi" w:hint="cs"/>
          <w:rtl/>
        </w:rPr>
        <w:t xml:space="preserve"> לעיון בקורלציה בין כל המשתנים.</w:t>
      </w:r>
    </w:p>
    <w:p w14:paraId="51063E1E" w14:textId="3896DD41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02FB7EC1" w14:textId="3C17D084" w:rsidR="00B672EE" w:rsidRDefault="00B672EE" w:rsidP="00B672EE">
      <w:pPr>
        <w:bidi/>
        <w:spacing w:line="276" w:lineRule="auto"/>
        <w:rPr>
          <w:ins w:id="1" w:author="Dalit Roth" w:date="2020-10-19T10:09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78A724AB" w14:textId="3F36A50A" w:rsidR="00FB720E" w:rsidRDefault="00FB720E" w:rsidP="00FB720E">
      <w:pPr>
        <w:bidi/>
        <w:spacing w:line="276" w:lineRule="auto"/>
        <w:rPr>
          <w:ins w:id="2" w:author="Dalit Roth" w:date="2020-10-19T10:09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2E664048" w14:textId="23BCE738" w:rsidR="00FB720E" w:rsidRDefault="00FB720E" w:rsidP="00FB720E">
      <w:pPr>
        <w:bidi/>
        <w:spacing w:line="276" w:lineRule="auto"/>
        <w:rPr>
          <w:ins w:id="3" w:author="Dalit Roth" w:date="2020-10-19T10:09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20FF19C0" w14:textId="758B9C62" w:rsidR="00FB720E" w:rsidRDefault="00FB720E" w:rsidP="00FB720E">
      <w:pPr>
        <w:bidi/>
        <w:spacing w:line="276" w:lineRule="auto"/>
        <w:rPr>
          <w:ins w:id="4" w:author="Dalit Roth" w:date="2020-10-19T10:09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07FB604E" w14:textId="51AA37D3" w:rsidR="00FB720E" w:rsidRDefault="00FB720E" w:rsidP="00FB720E">
      <w:pPr>
        <w:bidi/>
        <w:spacing w:line="276" w:lineRule="auto"/>
        <w:rPr>
          <w:ins w:id="5" w:author="Dalit Roth" w:date="2020-10-19T10:09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0A2C68EE" w14:textId="64C22CAE" w:rsidR="00FB720E" w:rsidRDefault="00FB720E" w:rsidP="00FB720E">
      <w:pPr>
        <w:bidi/>
        <w:spacing w:line="276" w:lineRule="auto"/>
        <w:rPr>
          <w:ins w:id="6" w:author="Dalit Roth" w:date="2020-10-19T10:09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0838EE39" w14:textId="0B17C079" w:rsidR="00FB720E" w:rsidRDefault="00FB720E" w:rsidP="00FB720E">
      <w:pPr>
        <w:bidi/>
        <w:spacing w:line="276" w:lineRule="auto"/>
        <w:rPr>
          <w:ins w:id="7" w:author="Dalit Roth" w:date="2020-10-19T10:09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293FAB8A" w14:textId="2CE51C31" w:rsidR="00FB720E" w:rsidRDefault="00FB720E" w:rsidP="00FB720E">
      <w:pPr>
        <w:bidi/>
        <w:spacing w:line="276" w:lineRule="auto"/>
        <w:rPr>
          <w:rFonts w:asciiTheme="minorBidi" w:hAnsiTheme="minorBidi" w:cstheme="minorBidi" w:hint="cs"/>
          <w:b/>
          <w:bCs/>
          <w:sz w:val="28"/>
          <w:szCs w:val="28"/>
          <w:rtl/>
        </w:rPr>
        <w:pPrChange w:id="8" w:author="Dalit Roth" w:date="2020-10-19T10:09:00Z">
          <w:pPr>
            <w:bidi/>
            <w:spacing w:line="276" w:lineRule="auto"/>
          </w:pPr>
        </w:pPrChange>
      </w:pPr>
      <w:ins w:id="9" w:author="Dalit Roth" w:date="2020-10-19T10:09:00Z">
        <w:r>
          <w:rPr>
            <w:rFonts w:asciiTheme="minorBidi" w:hAnsiTheme="minorBidi" w:cstheme="minorBidi"/>
            <w:b/>
            <w:bCs/>
            <w:sz w:val="28"/>
            <w:szCs w:val="28"/>
          </w:rPr>
          <w:lastRenderedPageBreak/>
          <w:t>Heatmap</w:t>
        </w:r>
        <w:r>
          <w:rPr>
            <w:rFonts w:asciiTheme="minorBidi" w:hAnsiTheme="minorBidi" w:cstheme="minorBidi" w:hint="cs"/>
            <w:b/>
            <w:bCs/>
            <w:sz w:val="28"/>
            <w:szCs w:val="28"/>
            <w:rtl/>
          </w:rPr>
          <w:t xml:space="preserve"> להסתכלות כללית על </w:t>
        </w:r>
        <w:proofErr w:type="spellStart"/>
        <w:r>
          <w:rPr>
            <w:rFonts w:asciiTheme="minorBidi" w:hAnsiTheme="minorBidi" w:cstheme="minorBidi" w:hint="cs"/>
            <w:b/>
            <w:bCs/>
            <w:sz w:val="28"/>
            <w:szCs w:val="28"/>
            <w:rtl/>
          </w:rPr>
          <w:t>קורולציה</w:t>
        </w:r>
        <w:proofErr w:type="spellEnd"/>
        <w:r>
          <w:rPr>
            <w:rFonts w:asciiTheme="minorBidi" w:hAnsiTheme="minorBidi" w:cstheme="minorBidi" w:hint="cs"/>
            <w:b/>
            <w:bCs/>
            <w:sz w:val="28"/>
            <w:szCs w:val="28"/>
            <w:rtl/>
          </w:rPr>
          <w:t xml:space="preserve"> בין משתנים</w:t>
        </w:r>
      </w:ins>
      <w:ins w:id="10" w:author="Dalit Roth" w:date="2020-10-19T10:10:00Z">
        <w:r>
          <w:rPr>
            <w:rFonts w:asciiTheme="minorBidi" w:hAnsiTheme="minorBidi" w:cstheme="minorBidi" w:hint="cs"/>
            <w:b/>
            <w:bCs/>
            <w:sz w:val="28"/>
            <w:szCs w:val="28"/>
            <w:rtl/>
          </w:rPr>
          <w:t xml:space="preserve"> </w:t>
        </w:r>
      </w:ins>
    </w:p>
    <w:p w14:paraId="17886B6A" w14:textId="0B399BB9" w:rsidR="00FC54BE" w:rsidRDefault="00FB720E">
      <w:pPr>
        <w:spacing w:after="160" w:line="259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622912" behindDoc="0" locked="0" layoutInCell="1" allowOverlap="1" wp14:anchorId="55ED2706" wp14:editId="621CBC2F">
            <wp:simplePos x="0" y="0"/>
            <wp:positionH relativeFrom="column">
              <wp:posOffset>-476250</wp:posOffset>
            </wp:positionH>
            <wp:positionV relativeFrom="paragraph">
              <wp:posOffset>234315</wp:posOffset>
            </wp:positionV>
            <wp:extent cx="6214745" cy="7095490"/>
            <wp:effectExtent l="0" t="0" r="0" b="0"/>
            <wp:wrapThrough wrapText="bothSides">
              <wp:wrapPolygon edited="0">
                <wp:start x="0" y="0"/>
                <wp:lineTo x="0" y="21515"/>
                <wp:lineTo x="21518" y="21515"/>
                <wp:lineTo x="2151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4BE">
        <w:rPr>
          <w:rFonts w:asciiTheme="minorBidi" w:hAnsiTheme="minorBidi" w:cstheme="minorBidi"/>
          <w:rtl/>
        </w:rPr>
        <w:br w:type="page"/>
      </w:r>
    </w:p>
    <w:p w14:paraId="3F95BBDD" w14:textId="07B6C651" w:rsidR="00B672EE" w:rsidRPr="00FB720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rtl/>
          <w:rPrChange w:id="11" w:author="Dalit Roth" w:date="2020-10-19T10:11:00Z">
            <w:rPr>
              <w:rFonts w:asciiTheme="minorBidi" w:hAnsiTheme="minorBidi" w:cstheme="minorBidi"/>
              <w:rtl/>
            </w:rPr>
          </w:rPrChange>
        </w:rPr>
      </w:pPr>
      <w:commentRangeStart w:id="12"/>
      <w:r w:rsidRPr="00FB720E">
        <w:rPr>
          <w:rFonts w:asciiTheme="minorBidi" w:hAnsiTheme="minorBidi" w:cstheme="minorBidi" w:hint="cs"/>
          <w:b/>
          <w:bCs/>
          <w:rtl/>
          <w:rPrChange w:id="13" w:author="Dalit Roth" w:date="2020-10-19T10:11:00Z">
            <w:rPr>
              <w:rFonts w:asciiTheme="minorBidi" w:hAnsiTheme="minorBidi" w:cstheme="minorBidi" w:hint="cs"/>
              <w:rtl/>
            </w:rPr>
          </w:rPrChange>
        </w:rPr>
        <w:lastRenderedPageBreak/>
        <w:t>בטבלה</w:t>
      </w:r>
      <w:commentRangeEnd w:id="12"/>
      <w:r w:rsidR="00985DB9">
        <w:rPr>
          <w:rStyle w:val="a8"/>
          <w:rtl/>
        </w:rPr>
        <w:commentReference w:id="12"/>
      </w:r>
      <w:r w:rsidRPr="00FB720E">
        <w:rPr>
          <w:rFonts w:asciiTheme="minorBidi" w:hAnsiTheme="minorBidi" w:cstheme="minorBidi" w:hint="cs"/>
          <w:b/>
          <w:bCs/>
          <w:rtl/>
          <w:rPrChange w:id="14" w:author="Dalit Roth" w:date="2020-10-19T10:11:00Z">
            <w:rPr>
              <w:rFonts w:asciiTheme="minorBidi" w:hAnsiTheme="minorBidi" w:cstheme="minorBidi" w:hint="cs"/>
              <w:rtl/>
            </w:rPr>
          </w:rPrChange>
        </w:rPr>
        <w:t xml:space="preserve"> הבאה מרוכזים ערכי הקורלציה עבור המשתנים שבחרנו לא לנתח הלאה:</w:t>
      </w:r>
      <w:r w:rsidR="0000665A" w:rsidRPr="00FB720E">
        <w:rPr>
          <w:rFonts w:asciiTheme="minorBidi" w:hAnsiTheme="minorBidi" w:cstheme="minorBidi" w:hint="cs"/>
          <w:b/>
          <w:bCs/>
          <w:rtl/>
          <w:rPrChange w:id="15" w:author="Dalit Roth" w:date="2020-10-19T10:11:00Z">
            <w:rPr>
              <w:rFonts w:asciiTheme="minorBidi" w:hAnsiTheme="minorBidi" w:cstheme="minorBidi" w:hint="cs"/>
              <w:rtl/>
            </w:rPr>
          </w:rPrChange>
        </w:rPr>
        <w:t xml:space="preserve"> (קטנים מ- 0.4)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6" w:author="Dalit Roth" w:date="2020-10-19T12:29:00Z">
          <w:tblPr>
            <w:tblW w:w="828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760"/>
        <w:gridCol w:w="1686"/>
        <w:gridCol w:w="1985"/>
        <w:gridCol w:w="2865"/>
        <w:tblGridChange w:id="17">
          <w:tblGrid>
            <w:gridCol w:w="113"/>
            <w:gridCol w:w="1693"/>
            <w:gridCol w:w="48"/>
            <w:gridCol w:w="19"/>
            <w:gridCol w:w="1664"/>
            <w:gridCol w:w="22"/>
            <w:gridCol w:w="95"/>
            <w:gridCol w:w="1890"/>
            <w:gridCol w:w="32"/>
            <w:gridCol w:w="142"/>
            <w:gridCol w:w="2557"/>
            <w:gridCol w:w="5"/>
            <w:gridCol w:w="129"/>
            <w:gridCol w:w="113"/>
          </w:tblGrid>
        </w:tblGridChange>
      </w:tblGrid>
      <w:tr w:rsidR="00B672EE" w:rsidRPr="0078097A" w14:paraId="055D296B" w14:textId="77777777" w:rsidTr="0078097A">
        <w:trPr>
          <w:trHeight w:val="290"/>
          <w:trPrChange w:id="18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9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74413A0E" w14:textId="692726FA" w:rsidR="00B672EE" w:rsidRPr="0078097A" w:rsidRDefault="00931286" w:rsidP="00B672EE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0"/>
                <w:szCs w:val="20"/>
                <w:rtl/>
                <w:rPrChange w:id="2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rtl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2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="00B672EE"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2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untime</w:t>
            </w:r>
          </w:p>
        </w:tc>
      </w:tr>
      <w:tr w:rsidR="0078097A" w:rsidRPr="0078097A" w14:paraId="658EECB1" w14:textId="77777777" w:rsidTr="0078097A">
        <w:tblPrEx>
          <w:tblPrExChange w:id="23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2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2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227C851" w14:textId="08F81045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b/>
                <w:bCs/>
                <w:rtl/>
                <w:rPrChange w:id="27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br w:type="page"/>
            </w:r>
            <w:r w:rsidRPr="0078097A">
              <w:rPr>
                <w:rFonts w:asciiTheme="minorBidi" w:hAnsiTheme="minorBidi" w:cstheme="minorBidi"/>
                <w:color w:val="000000"/>
                <w:rPrChange w:id="2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Rho = 0.2598674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2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B3CBF6A" w14:textId="77777777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3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3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S = 3261142043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3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488263E" w14:textId="77777777" w:rsidR="00B672EE" w:rsidRPr="0078097A" w:rsidRDefault="00B672EE" w:rsidP="00931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3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hideMark/>
            <w:tcPrChange w:id="3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  <w:hideMark/>
              </w:tcPr>
            </w:tcPrChange>
          </w:tcPr>
          <w:p w14:paraId="362FDF1B" w14:textId="77777777" w:rsidR="00B672EE" w:rsidRPr="0078097A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3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3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61E95BA1" w14:textId="77777777" w:rsidTr="0078097A">
        <w:tblPrEx>
          <w:tblPrExChange w:id="3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3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4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71B32FE" w14:textId="2F94EF13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B050"/>
                <w:rPrChange w:id="4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Rho = 0.2621806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4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9801B4F" w14:textId="77777777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S = 2894858543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4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2A461CB" w14:textId="77777777" w:rsidR="00B672EE" w:rsidRPr="0078097A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4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4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4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7487625" w14:textId="77777777" w:rsidR="00B672EE" w:rsidRPr="0078097A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5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5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B672EE" w:rsidRPr="0078097A" w14:paraId="711C8ACB" w14:textId="77777777" w:rsidTr="0078097A">
        <w:trPr>
          <w:trHeight w:val="290"/>
          <w:trPrChange w:id="52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53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2274ACF9" w14:textId="2580F947" w:rsidR="00B672EE" w:rsidRPr="0078097A" w:rsidRDefault="00B672EE" w:rsidP="00B672EE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0"/>
                <w:szCs w:val="20"/>
                <w:highlight w:val="yellow"/>
                <w:rPrChange w:id="5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highlight w:val="yellow"/>
                  </w:rPr>
                </w:rPrChange>
              </w:rPr>
            </w:pPr>
            <w:bookmarkStart w:id="55" w:name="_Hlk53504745"/>
            <w:proofErr w:type="spellStart"/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highlight w:val="yellow"/>
                <w:rPrChange w:id="5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highlight w:val="yellow"/>
                  </w:rPr>
                </w:rPrChange>
              </w:rPr>
              <w:t>keyword_cnt</w:t>
            </w:r>
            <w:proofErr w:type="spellEnd"/>
          </w:p>
        </w:tc>
      </w:tr>
      <w:bookmarkEnd w:id="55"/>
      <w:tr w:rsidR="0078097A" w:rsidRPr="0078097A" w14:paraId="78FE7779" w14:textId="77777777" w:rsidTr="0078097A">
        <w:tblPrEx>
          <w:tblPrExChange w:id="57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5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5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3207880" w14:textId="7FA474BB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62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0.3322672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6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FBBB8C5" w14:textId="77777777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66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2983812936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6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FAC111D" w14:textId="77777777" w:rsidR="00B672EE" w:rsidRPr="0078097A" w:rsidRDefault="00B672EE" w:rsidP="00931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6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rPrChange w:id="7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hideMark/>
            <w:tcPrChange w:id="7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  <w:hideMark/>
              </w:tcPr>
            </w:tcPrChange>
          </w:tcPr>
          <w:p w14:paraId="0719848B" w14:textId="77777777" w:rsidR="00B672EE" w:rsidRPr="0078097A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7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7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4EDE888B" w14:textId="77777777" w:rsidTr="0078097A">
        <w:tblPrEx>
          <w:tblPrExChange w:id="74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75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7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53A58E3" w14:textId="631F190D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FF0000"/>
                <w:rPrChange w:id="7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FF0000"/>
                <w:rPrChange w:id="7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FF0000"/>
                <w:rPrChange w:id="79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8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0.3234975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8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A70E717" w14:textId="77777777" w:rsidR="00B672EE" w:rsidRPr="0078097A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83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2704605037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8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85E230B" w14:textId="77777777" w:rsidR="00B672EE" w:rsidRPr="0078097A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8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rPrChange w:id="8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8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E730D9F" w14:textId="77777777" w:rsidR="00B672EE" w:rsidRPr="0078097A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0"/>
                <w:szCs w:val="20"/>
                <w:rPrChange w:id="8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sz w:val="20"/>
                <w:szCs w:val="20"/>
                <w:rPrChange w:id="9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B672EE" w:rsidRPr="0078097A" w14:paraId="308C0DC9" w14:textId="77777777" w:rsidTr="0078097A">
        <w:trPr>
          <w:trHeight w:val="290"/>
          <w:trPrChange w:id="91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92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57B0B13B" w14:textId="524112F4" w:rsidR="00B672EE" w:rsidRPr="0078097A" w:rsidRDefault="00B672EE" w:rsidP="00B672EE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rPrChange w:id="93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</w:rPr>
                </w:rPrChange>
              </w:rPr>
            </w:pPr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rPrChange w:id="94" w:author="Dalit Roth" w:date="2020-10-19T12:24:00Z">
                  <w:rPr>
                    <w:rFonts w:asciiTheme="minorBidi" w:hAnsiTheme="minorBidi" w:cstheme="minorBidi"/>
                  </w:rPr>
                </w:rPrChange>
              </w:rPr>
              <w:t>release_year</w:t>
            </w:r>
            <w:proofErr w:type="spellEnd"/>
          </w:p>
        </w:tc>
      </w:tr>
      <w:tr w:rsidR="0078097A" w:rsidRPr="0078097A" w14:paraId="5508D5E0" w14:textId="77777777" w:rsidTr="0078097A">
        <w:tblPrEx>
          <w:tblPrExChange w:id="95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96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9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6CB3219" w14:textId="3B10EFF3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9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100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rPrChange w:id="10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0.0179176</w:t>
            </w:r>
          </w:p>
        </w:tc>
        <w:tc>
          <w:tcPr>
            <w:tcW w:w="1056" w:type="pct"/>
            <w:shd w:val="clear" w:color="auto" w:fill="auto"/>
            <w:noWrap/>
            <w:tcPrChange w:id="102" w:author="Dalit Roth" w:date="2020-10-19T12:29:00Z">
              <w:tcPr>
                <w:tcW w:w="0" w:type="auto"/>
                <w:gridSpan w:val="4"/>
                <w:shd w:val="clear" w:color="auto" w:fill="auto"/>
                <w:noWrap/>
              </w:tcPr>
            </w:tcPrChange>
          </w:tcPr>
          <w:p w14:paraId="2C4DA9AC" w14:textId="77777777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1211" w:type="pct"/>
            <w:shd w:val="clear" w:color="auto" w:fill="auto"/>
            <w:noWrap/>
            <w:tcPrChange w:id="104" w:author="Dalit Roth" w:date="2020-10-19T12:29:00Z">
              <w:tcPr>
                <w:tcW w:w="0" w:type="auto"/>
                <w:gridSpan w:val="3"/>
                <w:shd w:val="clear" w:color="auto" w:fill="auto"/>
                <w:noWrap/>
              </w:tcPr>
            </w:tcPrChange>
          </w:tcPr>
          <w:p w14:paraId="3A72F4FD" w14:textId="62114BF3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rPrChange w:id="106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>p-value = 0.3271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10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72D6F04" w14:textId="68CFD343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0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061FF9C2" w14:textId="77777777" w:rsidTr="0078097A">
        <w:tblPrEx>
          <w:tblPrExChange w:id="110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1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1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D2AF90E" w14:textId="58C4C90E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1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B050"/>
                <w:rPrChange w:id="11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00B050"/>
                <w:rPrChange w:id="115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B050"/>
                <w:rPrChange w:id="11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-0.0180134</w:t>
            </w:r>
          </w:p>
        </w:tc>
        <w:tc>
          <w:tcPr>
            <w:tcW w:w="1056" w:type="pct"/>
            <w:shd w:val="clear" w:color="auto" w:fill="auto"/>
            <w:noWrap/>
            <w:tcPrChange w:id="117" w:author="Dalit Roth" w:date="2020-10-19T12:29:00Z">
              <w:tcPr>
                <w:tcW w:w="0" w:type="auto"/>
                <w:gridSpan w:val="4"/>
                <w:shd w:val="clear" w:color="auto" w:fill="auto"/>
                <w:noWrap/>
              </w:tcPr>
            </w:tcPrChange>
          </w:tcPr>
          <w:p w14:paraId="64A155A4" w14:textId="77777777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1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1211" w:type="pct"/>
            <w:shd w:val="clear" w:color="auto" w:fill="auto"/>
            <w:noWrap/>
            <w:tcPrChange w:id="119" w:author="Dalit Roth" w:date="2020-10-19T12:29:00Z">
              <w:tcPr>
                <w:tcW w:w="0" w:type="auto"/>
                <w:gridSpan w:val="3"/>
                <w:shd w:val="clear" w:color="auto" w:fill="auto"/>
                <w:noWrap/>
              </w:tcPr>
            </w:tcPrChange>
          </w:tcPr>
          <w:p w14:paraId="1C5F6054" w14:textId="28BB6431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2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rPrChange w:id="121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>p-value = 0.3339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12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1FF31A3" w14:textId="07E88FFA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2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2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931286" w:rsidRPr="0078097A" w14:paraId="10FC64E6" w14:textId="77777777" w:rsidTr="0078097A">
        <w:trPr>
          <w:trHeight w:val="290"/>
          <w:trPrChange w:id="125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26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08110BBF" w14:textId="46BD24C0" w:rsidR="00931286" w:rsidRPr="0078097A" w:rsidRDefault="00B01088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rPrChange w:id="127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</w:rPr>
                </w:rPrChange>
              </w:rPr>
            </w:pPr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rPrChange w:id="128" w:author="Dalit Roth" w:date="2020-10-19T12:24:00Z">
                  <w:rPr>
                    <w:rFonts w:asciiTheme="minorBidi" w:hAnsiTheme="minorBidi" w:cstheme="minorBidi"/>
                  </w:rPr>
                </w:rPrChange>
              </w:rPr>
              <w:t>director</w:t>
            </w:r>
            <w:r w:rsidR="00931286" w:rsidRPr="0078097A">
              <w:rPr>
                <w:rFonts w:asciiTheme="minorBidi" w:hAnsiTheme="minorBidi" w:cstheme="minorBidi"/>
                <w:sz w:val="20"/>
                <w:szCs w:val="20"/>
                <w:rPrChange w:id="129" w:author="Dalit Roth" w:date="2020-10-19T12:24:00Z">
                  <w:rPr>
                    <w:rFonts w:asciiTheme="minorBidi" w:hAnsiTheme="minorBidi" w:cstheme="minorBidi"/>
                  </w:rPr>
                </w:rPrChange>
              </w:rPr>
              <w:t>_cnt</w:t>
            </w:r>
            <w:proofErr w:type="spellEnd"/>
          </w:p>
        </w:tc>
      </w:tr>
      <w:tr w:rsidR="0078097A" w:rsidRPr="0078097A" w14:paraId="79BE6CD6" w14:textId="77777777" w:rsidTr="0078097A">
        <w:tblPrEx>
          <w:tblPrExChange w:id="130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3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3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DB77C1C" w14:textId="4045D054" w:rsidR="00931286" w:rsidRPr="0078097A" w:rsidRDefault="00931286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3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 xml:space="preserve">Rho = </w:t>
            </w:r>
            <w:r w:rsidR="00B01088" w:rsidRPr="0078097A">
              <w:rPr>
                <w:rFonts w:asciiTheme="minorBidi" w:hAnsiTheme="minorBidi" w:cstheme="minorBidi"/>
                <w:color w:val="000000"/>
                <w:rPrChange w:id="13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 xml:space="preserve">-0.1236821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13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3210C9F" w14:textId="50EE30CE" w:rsidR="00931286" w:rsidRPr="0078097A" w:rsidRDefault="00931286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3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38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="00B01088" w:rsidRPr="0078097A">
              <w:rPr>
                <w:rStyle w:val="gd15mcfceub"/>
                <w:rFonts w:asciiTheme="minorBidi" w:hAnsiTheme="minorBidi" w:cstheme="minorBidi"/>
                <w:bdr w:val="none" w:sz="0" w:space="0" w:color="auto" w:frame="1"/>
                <w:rPrChange w:id="139" w:author="Dalit Roth" w:date="2020-10-19T12:24:00Z">
                  <w:rPr>
                    <w:rStyle w:val="gd15mcfceub"/>
                    <w:rFonts w:asciiTheme="minorBidi" w:hAnsiTheme="minorBidi" w:cstheme="minorBidi"/>
                    <w:sz w:val="22"/>
                    <w:szCs w:val="22"/>
                    <w:bdr w:val="none" w:sz="0" w:space="0" w:color="auto" w:frame="1"/>
                  </w:rPr>
                </w:rPrChange>
              </w:rPr>
              <w:t>4023657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14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5EE106B" w14:textId="36731F05" w:rsidR="00931286" w:rsidRPr="0078097A" w:rsidRDefault="00931286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4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4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 xml:space="preserve">p-value </w:t>
            </w:r>
            <w:r w:rsidR="00B01088" w:rsidRPr="0078097A">
              <w:rPr>
                <w:rFonts w:asciiTheme="minorBidi" w:hAnsiTheme="minorBidi" w:cstheme="minorBidi"/>
                <w:color w:val="000000"/>
                <w:rPrChange w:id="14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= 0.03932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14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8F8BED8" w14:textId="77777777" w:rsidR="00931286" w:rsidRPr="0078097A" w:rsidRDefault="00931286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4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4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544C453E" w14:textId="77777777" w:rsidTr="0078097A">
        <w:tblPrEx>
          <w:tblPrExChange w:id="147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4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4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9623E10" w14:textId="3202C4BB" w:rsidR="00B01088" w:rsidRPr="0078097A" w:rsidRDefault="00B01088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highlight w:val="yellow"/>
                <w:rPrChange w:id="15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highlight w:val="yellow"/>
                <w:rPrChange w:id="15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 xml:space="preserve">Rho = -0.1236821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15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8F3AA13" w14:textId="031FA659" w:rsidR="00B01088" w:rsidRPr="0078097A" w:rsidRDefault="00B01088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highlight w:val="yellow"/>
                <w:rPrChange w:id="15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highlight w:val="yellow"/>
                <w:rPrChange w:id="154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highlight w:val="yellow"/>
                <w:rPrChange w:id="15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4023657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15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6D098EE" w14:textId="34790AA9" w:rsidR="00B01088" w:rsidRPr="0078097A" w:rsidRDefault="00B01088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highlight w:val="yellow"/>
                <w:rPrChange w:id="15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highlight w:val="yellow"/>
                <w:rPrChange w:id="15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p-value = 0.03932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15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B87D03B" w14:textId="77777777" w:rsidR="00B01088" w:rsidRPr="0078097A" w:rsidRDefault="00B01088" w:rsidP="00B01088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6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highlight w:val="yellow"/>
                <w:rPrChange w:id="16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 xml:space="preserve">Without </w:t>
            </w:r>
            <w:commentRangeStart w:id="162"/>
            <w:r w:rsidRPr="0078097A">
              <w:rPr>
                <w:rFonts w:asciiTheme="minorBidi" w:hAnsiTheme="minorBidi" w:cstheme="minorBidi"/>
                <w:color w:val="000000"/>
                <w:highlight w:val="yellow"/>
                <w:rPrChange w:id="16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outliers</w:t>
            </w:r>
            <w:commentRangeEnd w:id="162"/>
            <w:r w:rsidR="0049784E" w:rsidRPr="0078097A">
              <w:rPr>
                <w:rStyle w:val="a8"/>
                <w:rFonts w:asciiTheme="minorBidi" w:hAnsiTheme="minorBidi" w:cstheme="minorBidi"/>
                <w:sz w:val="20"/>
                <w:szCs w:val="20"/>
                <w:rPrChange w:id="164" w:author="Dalit Roth" w:date="2020-10-19T12:24:00Z">
                  <w:rPr>
                    <w:rStyle w:val="a8"/>
                    <w:rFonts w:ascii="Times New Roman" w:hAnsi="Times New Roman" w:cs="Times New Roman"/>
                  </w:rPr>
                </w:rPrChange>
              </w:rPr>
              <w:commentReference w:id="162"/>
            </w:r>
          </w:p>
        </w:tc>
      </w:tr>
      <w:tr w:rsidR="00931286" w:rsidRPr="0078097A" w14:paraId="0BC1422D" w14:textId="77777777" w:rsidTr="0078097A">
        <w:trPr>
          <w:trHeight w:val="290"/>
          <w:trPrChange w:id="165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66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7F521A20" w14:textId="6EAEE7B7" w:rsidR="00931286" w:rsidRPr="0078097A" w:rsidRDefault="0093128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rPrChange w:id="167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</w:rPr>
                </w:rPrChange>
              </w:rPr>
            </w:pPr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rPrChange w:id="168" w:author="Dalit Roth" w:date="2020-10-19T12:24:00Z">
                  <w:rPr>
                    <w:rFonts w:asciiTheme="minorBidi" w:hAnsiTheme="minorBidi" w:cstheme="minorBidi"/>
                  </w:rPr>
                </w:rPrChange>
              </w:rPr>
              <w:t>producers_cnt</w:t>
            </w:r>
            <w:proofErr w:type="spellEnd"/>
          </w:p>
        </w:tc>
      </w:tr>
      <w:tr w:rsidR="0078097A" w:rsidRPr="0078097A" w14:paraId="7090C215" w14:textId="77777777" w:rsidTr="0078097A">
        <w:tblPrEx>
          <w:tblPrExChange w:id="169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70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7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0147844" w14:textId="643631D9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7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7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 xml:space="preserve">Rho = 0.1964678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17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C5679DA" w14:textId="7865DF19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7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76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rPrChange w:id="17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3080638474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17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C8DA665" w14:textId="77777777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7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8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18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1353076" w14:textId="77777777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8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8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4C839318" w14:textId="77777777" w:rsidTr="0078097A">
        <w:tblPrEx>
          <w:tblPrExChange w:id="184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85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8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C7287B4" w14:textId="0B31BBC1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8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B050"/>
                <w:rPrChange w:id="18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 xml:space="preserve">Rho = 0.2019051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18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0CCF54F" w14:textId="2B7B999A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9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91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9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2891896323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19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1EBA759" w14:textId="77777777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9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9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19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87FDE65" w14:textId="77777777" w:rsidR="00931286" w:rsidRPr="0078097A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9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19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15597A" w:rsidRPr="0078097A" w14:paraId="65A0A25B" w14:textId="77777777" w:rsidTr="0078097A">
        <w:trPr>
          <w:trHeight w:val="290"/>
          <w:trPrChange w:id="199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200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149650A6" w14:textId="596F80F8" w:rsidR="0015597A" w:rsidRPr="0078097A" w:rsidRDefault="0015597A" w:rsidP="00E46D16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highlight w:val="cyan"/>
                <w:rtl/>
                <w:rPrChange w:id="201" w:author="Dalit Roth" w:date="2020-10-19T12:24:00Z">
                  <w:rPr>
                    <w:rFonts w:asciiTheme="minorBidi" w:hAnsiTheme="minorBidi" w:cstheme="minorBidi" w:hint="cs"/>
                    <w:highlight w:val="cyan"/>
                    <w:rtl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sz w:val="20"/>
                <w:szCs w:val="20"/>
                <w:highlight w:val="cyan"/>
                <w:rtl/>
                <w:rPrChange w:id="202" w:author="Dalit Roth" w:date="2020-10-19T12:24:00Z">
                  <w:rPr>
                    <w:rFonts w:asciiTheme="minorBidi" w:hAnsiTheme="minorBidi" w:cstheme="minorBidi"/>
                    <w:highlight w:val="cyan"/>
                    <w:rtl/>
                  </w:rPr>
                </w:rPrChange>
              </w:rPr>
              <w:br w:type="page"/>
            </w:r>
            <w:r w:rsidRPr="0078097A">
              <w:rPr>
                <w:rFonts w:asciiTheme="minorBidi" w:hAnsiTheme="minorBidi" w:cstheme="minorBidi"/>
                <w:sz w:val="20"/>
                <w:szCs w:val="20"/>
                <w:highlight w:val="cyan"/>
                <w:rPrChange w:id="203" w:author="Dalit Roth" w:date="2020-10-19T12:24:00Z">
                  <w:rPr>
                    <w:rFonts w:asciiTheme="minorBidi" w:hAnsiTheme="minorBidi" w:cstheme="minorBidi"/>
                    <w:highlight w:val="cyan"/>
                  </w:rPr>
                </w:rPrChange>
              </w:rPr>
              <w:t>actor0_movies_cnt</w:t>
            </w:r>
          </w:p>
        </w:tc>
      </w:tr>
      <w:tr w:rsidR="0078097A" w:rsidRPr="0078097A" w14:paraId="023C3F01" w14:textId="77777777" w:rsidTr="0078097A">
        <w:tblPrEx>
          <w:tblPrExChange w:id="204" w:author="Dalit Roth" w:date="2020-10-19T12:29:00Z">
            <w:tblPrEx>
              <w:tblW w:w="0" w:type="auto"/>
            </w:tblPrEx>
          </w:tblPrExChange>
        </w:tblPrEx>
        <w:trPr>
          <w:trHeight w:val="290"/>
          <w:ins w:id="205" w:author="Dalit Roth" w:date="2020-10-19T11:17:00Z"/>
          <w:trPrChange w:id="206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207" w:author="Dalit Roth" w:date="2020-10-19T12:29:00Z">
              <w:tcPr>
                <w:tcW w:w="0" w:type="auto"/>
                <w:gridSpan w:val="2"/>
                <w:shd w:val="clear" w:color="auto" w:fill="auto"/>
                <w:noWrap/>
                <w:vAlign w:val="bottom"/>
              </w:tcPr>
            </w:tcPrChange>
          </w:tcPr>
          <w:p w14:paraId="0CEFA384" w14:textId="1A896345" w:rsidR="00C479F3" w:rsidRPr="0078097A" w:rsidRDefault="00C479F3" w:rsidP="00C479F3">
            <w:pPr>
              <w:bidi/>
              <w:spacing w:line="276" w:lineRule="auto"/>
              <w:rPr>
                <w:ins w:id="208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09" w:author="Dalit Roth" w:date="2020-10-19T12:24:00Z">
                  <w:rPr>
                    <w:ins w:id="210" w:author="Dalit Roth" w:date="2020-10-19T11:17:00Z"/>
                    <w:rFonts w:asciiTheme="minorBidi" w:hAnsiTheme="minorBidi" w:cstheme="minorBidi"/>
                    <w:highlight w:val="cyan"/>
                    <w:rtl/>
                  </w:rPr>
                </w:rPrChange>
              </w:rPr>
            </w:pPr>
            <w:ins w:id="211" w:author="Dalit Roth" w:date="2020-10-19T11:18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rPrChange w:id="21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sz w:val="20"/>
                  <w:szCs w:val="20"/>
                  <w:rPrChange w:id="213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214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0.3493433</w:t>
              </w:r>
            </w:ins>
          </w:p>
        </w:tc>
        <w:tc>
          <w:tcPr>
            <w:tcW w:w="1056" w:type="pct"/>
            <w:shd w:val="clear" w:color="auto" w:fill="auto"/>
            <w:vAlign w:val="bottom"/>
            <w:tcPrChange w:id="215" w:author="Dalit Roth" w:date="2020-10-19T12:29:00Z">
              <w:tcPr>
                <w:tcW w:w="0" w:type="auto"/>
                <w:gridSpan w:val="3"/>
                <w:shd w:val="clear" w:color="auto" w:fill="auto"/>
                <w:vAlign w:val="bottom"/>
              </w:tcPr>
            </w:tcPrChange>
          </w:tcPr>
          <w:p w14:paraId="6060BBB8" w14:textId="23B21780" w:rsidR="00C479F3" w:rsidRPr="0078097A" w:rsidRDefault="00C479F3" w:rsidP="00C479F3">
            <w:pPr>
              <w:bidi/>
              <w:spacing w:line="276" w:lineRule="auto"/>
              <w:rPr>
                <w:ins w:id="216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17" w:author="Dalit Roth" w:date="2020-10-19T12:24:00Z">
                  <w:rPr>
                    <w:ins w:id="218" w:author="Dalit Roth" w:date="2020-10-19T11:17:00Z"/>
                    <w:rFonts w:asciiTheme="minorBidi" w:hAnsiTheme="minorBidi" w:cstheme="minorBidi"/>
                    <w:highlight w:val="cyan"/>
                    <w:rtl/>
                  </w:rPr>
                </w:rPrChange>
              </w:rPr>
            </w:pPr>
            <w:ins w:id="219" w:author="Dalit Roth" w:date="2020-10-19T11:1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220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221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2907506872</w:t>
              </w:r>
            </w:ins>
          </w:p>
        </w:tc>
        <w:tc>
          <w:tcPr>
            <w:tcW w:w="1211" w:type="pct"/>
            <w:shd w:val="clear" w:color="auto" w:fill="auto"/>
            <w:vAlign w:val="bottom"/>
            <w:tcPrChange w:id="222" w:author="Dalit Roth" w:date="2020-10-19T12:29:00Z">
              <w:tcPr>
                <w:tcW w:w="0" w:type="auto"/>
                <w:gridSpan w:val="4"/>
                <w:shd w:val="clear" w:color="auto" w:fill="auto"/>
                <w:vAlign w:val="bottom"/>
              </w:tcPr>
            </w:tcPrChange>
          </w:tcPr>
          <w:p w14:paraId="7A0E6798" w14:textId="023C3D48" w:rsidR="00C479F3" w:rsidRPr="0078097A" w:rsidRDefault="00C479F3" w:rsidP="00C479F3">
            <w:pPr>
              <w:bidi/>
              <w:spacing w:line="276" w:lineRule="auto"/>
              <w:rPr>
                <w:ins w:id="223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24" w:author="Dalit Roth" w:date="2020-10-19T12:24:00Z">
                  <w:rPr>
                    <w:ins w:id="225" w:author="Dalit Roth" w:date="2020-10-19T11:17:00Z"/>
                    <w:rFonts w:asciiTheme="minorBidi" w:hAnsiTheme="minorBidi" w:cstheme="minorBidi"/>
                    <w:highlight w:val="cyan"/>
                    <w:rtl/>
                  </w:rPr>
                </w:rPrChange>
              </w:rPr>
            </w:pPr>
            <w:ins w:id="226" w:author="Dalit Roth" w:date="2020-10-19T11:18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22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vAlign w:val="bottom"/>
            <w:tcPrChange w:id="228" w:author="Dalit Roth" w:date="2020-10-19T12:29:00Z">
              <w:tcPr>
                <w:tcW w:w="0" w:type="auto"/>
                <w:gridSpan w:val="5"/>
                <w:shd w:val="clear" w:color="auto" w:fill="auto"/>
                <w:vAlign w:val="bottom"/>
              </w:tcPr>
            </w:tcPrChange>
          </w:tcPr>
          <w:p w14:paraId="46AD5254" w14:textId="5C0793F9" w:rsidR="00C479F3" w:rsidRPr="0078097A" w:rsidRDefault="00C479F3" w:rsidP="00C479F3">
            <w:pPr>
              <w:bidi/>
              <w:spacing w:line="276" w:lineRule="auto"/>
              <w:rPr>
                <w:ins w:id="229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30" w:author="Dalit Roth" w:date="2020-10-19T12:24:00Z">
                  <w:rPr>
                    <w:ins w:id="231" w:author="Dalit Roth" w:date="2020-10-19T11:17:00Z"/>
                    <w:rFonts w:asciiTheme="minorBidi" w:hAnsiTheme="minorBidi" w:cstheme="minorBidi"/>
                    <w:highlight w:val="cyan"/>
                    <w:rtl/>
                  </w:rPr>
                </w:rPrChange>
              </w:rPr>
            </w:pPr>
            <w:ins w:id="232" w:author="Dalit Roth" w:date="2020-10-19T11:18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rPrChange w:id="233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43CFAA1E" w14:textId="77777777" w:rsidTr="0078097A">
        <w:tblPrEx>
          <w:tblPrExChange w:id="234" w:author="Dalit Roth" w:date="2020-10-19T12:29:00Z">
            <w:tblPrEx>
              <w:tblW w:w="0" w:type="auto"/>
            </w:tblPrEx>
          </w:tblPrExChange>
        </w:tblPrEx>
        <w:trPr>
          <w:trHeight w:val="290"/>
          <w:ins w:id="235" w:author="Dalit Roth" w:date="2020-10-19T11:17:00Z"/>
          <w:trPrChange w:id="236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23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9251906" w14:textId="29C4A6BB" w:rsidR="00C479F3" w:rsidRPr="0078097A" w:rsidRDefault="00C479F3" w:rsidP="00C479F3">
            <w:pPr>
              <w:bidi/>
              <w:spacing w:line="276" w:lineRule="auto"/>
              <w:rPr>
                <w:ins w:id="238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39" w:author="Dalit Roth" w:date="2020-10-19T12:24:00Z">
                  <w:rPr>
                    <w:ins w:id="240" w:author="Dalit Roth" w:date="2020-10-19T11:17:00Z"/>
                    <w:rFonts w:asciiTheme="minorBidi" w:hAnsiTheme="minorBidi" w:cstheme="minorBidi"/>
                    <w:highlight w:val="cyan"/>
                    <w:rtl/>
                  </w:rPr>
                </w:rPrChange>
              </w:rPr>
            </w:pPr>
            <w:ins w:id="241" w:author="Dalit Roth" w:date="2020-10-19T11:18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rPrChange w:id="24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sz w:val="20"/>
                  <w:szCs w:val="20"/>
                  <w:rPrChange w:id="243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FF0000"/>
                  <w:sz w:val="20"/>
                  <w:szCs w:val="20"/>
                  <w:bdr w:val="none" w:sz="0" w:space="0" w:color="auto" w:frame="1"/>
                  <w:rPrChange w:id="244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0.3460714 </w:t>
              </w:r>
            </w:ins>
          </w:p>
        </w:tc>
        <w:tc>
          <w:tcPr>
            <w:tcW w:w="1056" w:type="pct"/>
            <w:shd w:val="clear" w:color="auto" w:fill="auto"/>
            <w:vAlign w:val="bottom"/>
            <w:tcPrChange w:id="245" w:author="Dalit Roth" w:date="2020-10-19T12:29:00Z">
              <w:tcPr>
                <w:tcW w:w="0" w:type="auto"/>
                <w:gridSpan w:val="4"/>
                <w:shd w:val="clear" w:color="auto" w:fill="auto"/>
                <w:vAlign w:val="bottom"/>
              </w:tcPr>
            </w:tcPrChange>
          </w:tcPr>
          <w:p w14:paraId="7F3DCE32" w14:textId="783D144B" w:rsidR="00C479F3" w:rsidRPr="0078097A" w:rsidRDefault="00C479F3" w:rsidP="00C479F3">
            <w:pPr>
              <w:bidi/>
              <w:spacing w:line="276" w:lineRule="auto"/>
              <w:rPr>
                <w:ins w:id="246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47" w:author="Dalit Roth" w:date="2020-10-19T12:24:00Z">
                  <w:rPr>
                    <w:ins w:id="248" w:author="Dalit Roth" w:date="2020-10-19T11:17:00Z"/>
                    <w:rFonts w:asciiTheme="minorBidi" w:hAnsiTheme="minorBidi" w:cstheme="minorBidi"/>
                    <w:highlight w:val="cyan"/>
                    <w:rtl/>
                  </w:rPr>
                </w:rPrChange>
              </w:rPr>
            </w:pPr>
            <w:ins w:id="249" w:author="Dalit Roth" w:date="2020-10-19T11:1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250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251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2581857736</w:t>
              </w:r>
            </w:ins>
          </w:p>
        </w:tc>
        <w:tc>
          <w:tcPr>
            <w:tcW w:w="1211" w:type="pct"/>
            <w:shd w:val="clear" w:color="auto" w:fill="auto"/>
            <w:vAlign w:val="bottom"/>
            <w:tcPrChange w:id="252" w:author="Dalit Roth" w:date="2020-10-19T12:29:00Z">
              <w:tcPr>
                <w:tcW w:w="0" w:type="auto"/>
                <w:gridSpan w:val="3"/>
                <w:shd w:val="clear" w:color="auto" w:fill="auto"/>
                <w:vAlign w:val="bottom"/>
              </w:tcPr>
            </w:tcPrChange>
          </w:tcPr>
          <w:p w14:paraId="011C5E43" w14:textId="5A408292" w:rsidR="00C479F3" w:rsidRPr="0078097A" w:rsidRDefault="00C479F3" w:rsidP="00C479F3">
            <w:pPr>
              <w:bidi/>
              <w:spacing w:line="276" w:lineRule="auto"/>
              <w:rPr>
                <w:ins w:id="253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54" w:author="Dalit Roth" w:date="2020-10-19T12:24:00Z">
                  <w:rPr>
                    <w:ins w:id="255" w:author="Dalit Roth" w:date="2020-10-19T11:17:00Z"/>
                    <w:rFonts w:asciiTheme="minorBidi" w:hAnsiTheme="minorBidi" w:cstheme="minorBidi" w:hint="cs"/>
                    <w:highlight w:val="cyan"/>
                    <w:rtl/>
                  </w:rPr>
                </w:rPrChange>
              </w:rPr>
            </w:pPr>
            <w:ins w:id="256" w:author="Dalit Roth" w:date="2020-10-19T11:18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25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vAlign w:val="bottom"/>
            <w:tcPrChange w:id="258" w:author="Dalit Roth" w:date="2020-10-19T12:29:00Z">
              <w:tcPr>
                <w:tcW w:w="0" w:type="auto"/>
                <w:gridSpan w:val="4"/>
                <w:shd w:val="clear" w:color="auto" w:fill="auto"/>
                <w:vAlign w:val="bottom"/>
              </w:tcPr>
            </w:tcPrChange>
          </w:tcPr>
          <w:p w14:paraId="3858DAD3" w14:textId="77DE08A8" w:rsidR="00C479F3" w:rsidRPr="0078097A" w:rsidRDefault="00C479F3" w:rsidP="00C479F3">
            <w:pPr>
              <w:bidi/>
              <w:spacing w:line="276" w:lineRule="auto"/>
              <w:rPr>
                <w:ins w:id="259" w:author="Dalit Roth" w:date="2020-10-19T11:17:00Z"/>
                <w:rFonts w:asciiTheme="minorBidi" w:hAnsiTheme="minorBidi" w:cstheme="minorBidi"/>
                <w:sz w:val="20"/>
                <w:szCs w:val="20"/>
                <w:highlight w:val="cyan"/>
                <w:rtl/>
                <w:rPrChange w:id="260" w:author="Dalit Roth" w:date="2020-10-19T12:24:00Z">
                  <w:rPr>
                    <w:ins w:id="261" w:author="Dalit Roth" w:date="2020-10-19T11:17:00Z"/>
                    <w:rFonts w:asciiTheme="minorBidi" w:hAnsiTheme="minorBidi" w:cstheme="minorBidi"/>
                    <w:highlight w:val="cyan"/>
                    <w:rtl/>
                  </w:rPr>
                </w:rPrChange>
              </w:rPr>
            </w:pPr>
            <w:ins w:id="262" w:author="Dalit Roth" w:date="2020-10-19T11:18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rPrChange w:id="263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2D0350" w:rsidRPr="0078097A" w14:paraId="324D5A87" w14:textId="77777777" w:rsidTr="0078097A">
        <w:trPr>
          <w:trHeight w:val="290"/>
          <w:trPrChange w:id="264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265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3984AF7E" w14:textId="6970CC8A" w:rsidR="002D0350" w:rsidRPr="0078097A" w:rsidRDefault="002D0350" w:rsidP="002D0350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highlight w:val="yellow"/>
                <w:rPrChange w:id="266" w:author="Dalit Roth" w:date="2020-10-19T12:24:00Z">
                  <w:rPr>
                    <w:rFonts w:asciiTheme="minorBidi" w:hAnsiTheme="minorBidi" w:cstheme="minorBidi"/>
                    <w:highlight w:val="yellow"/>
                  </w:rPr>
                </w:rPrChange>
              </w:rPr>
            </w:pPr>
            <w:bookmarkStart w:id="267" w:name="_Hlk53504749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rPrChange w:id="268" w:author="Dalit Roth" w:date="2020-10-19T12:24:00Z">
                  <w:rPr>
                    <w:rFonts w:asciiTheme="minorBidi" w:hAnsiTheme="minorBidi" w:cstheme="minorBidi"/>
                    <w:highlight w:val="yellow"/>
                  </w:rPr>
                </w:rPrChange>
              </w:rPr>
              <w:t>actor1_movies_cnt</w:t>
            </w:r>
          </w:p>
        </w:tc>
      </w:tr>
      <w:bookmarkEnd w:id="267"/>
      <w:tr w:rsidR="0078097A" w:rsidRPr="0078097A" w14:paraId="77E296A0" w14:textId="77777777" w:rsidTr="0078097A">
        <w:tblPrEx>
          <w:tblPrExChange w:id="269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270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27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C96BA25" w14:textId="1EB2341B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7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27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Rho = 0.3212408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27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D6FF3C3" w14:textId="5F47D4B6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7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27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S = 3033084833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27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AE73CE7" w14:textId="77777777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7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27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28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4186B8B" w14:textId="77777777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8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28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3878FE6D" w14:textId="77777777" w:rsidTr="0078097A">
        <w:tblPrEx>
          <w:tblPrExChange w:id="283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28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28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AB95DE1" w14:textId="41E0F33C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8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FF0000"/>
                <w:rPrChange w:id="28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Rho = 0.3163119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28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4534DFD" w14:textId="2F472EF2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8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29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S = 2512121969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29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AE3C72A" w14:textId="77777777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9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29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29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F5C7173" w14:textId="77777777" w:rsidR="002D0350" w:rsidRPr="0078097A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29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29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2D0350" w:rsidRPr="0078097A" w14:paraId="735CB283" w14:textId="77777777" w:rsidTr="0078097A">
        <w:trPr>
          <w:trHeight w:val="290"/>
          <w:trPrChange w:id="297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298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18579786" w14:textId="0875E21F" w:rsidR="002D0350" w:rsidRPr="0078097A" w:rsidRDefault="002D0350" w:rsidP="002D035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highlight w:val="yellow"/>
                <w:rPrChange w:id="299" w:author="Dalit Roth" w:date="2020-10-19T12:24:00Z">
                  <w:rPr>
                    <w:rFonts w:asciiTheme="minorBidi" w:hAnsiTheme="minorBidi" w:cstheme="minorBidi"/>
                    <w:noProof/>
                    <w:highlight w:val="yellow"/>
                  </w:rPr>
                </w:rPrChange>
              </w:rPr>
            </w:pPr>
            <w:bookmarkStart w:id="300" w:name="_Hlk53504752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rPrChange w:id="301" w:author="Dalit Roth" w:date="2020-10-19T12:24:00Z">
                  <w:rPr>
                    <w:rFonts w:asciiTheme="minorBidi" w:hAnsiTheme="minorBidi" w:cstheme="minorBidi"/>
                    <w:highlight w:val="yellow"/>
                  </w:rPr>
                </w:rPrChange>
              </w:rPr>
              <w:t>actor0_movies_5y_cnt</w:t>
            </w:r>
          </w:p>
        </w:tc>
      </w:tr>
      <w:bookmarkEnd w:id="300"/>
      <w:tr w:rsidR="0078097A" w:rsidRPr="0078097A" w14:paraId="3C504522" w14:textId="77777777" w:rsidTr="0078097A">
        <w:tblPrEx>
          <w:tblPrExChange w:id="302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303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304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6394CB1" w14:textId="321113B0" w:rsidR="002D0350" w:rsidRPr="0078097A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rtl/>
                <w:lang/>
                <w:rPrChange w:id="30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rtl/>
                    <w:lang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30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307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="005B5349"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  <w:rPrChange w:id="30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  <w:lang/>
                  </w:rPr>
                </w:rPrChange>
              </w:rPr>
              <w:t>0.3340673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30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F3FFAF1" w14:textId="02738C3D" w:rsidR="002D0350" w:rsidRPr="0078097A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rtl/>
                <w:lang/>
                <w:rPrChange w:id="31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rtl/>
                    <w:lang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311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="005B5349"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  <w:rPrChange w:id="31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  <w:lang/>
                  </w:rPr>
                </w:rPrChange>
              </w:rPr>
              <w:t>2975768724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31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48AC4D1" w14:textId="77777777" w:rsidR="002D0350" w:rsidRPr="0078097A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31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31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31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AAD7AE4" w14:textId="77777777" w:rsidR="002D0350" w:rsidRPr="0078097A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31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31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47690719" w14:textId="77777777" w:rsidTr="0078097A">
        <w:tblPrEx>
          <w:tblPrExChange w:id="319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320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32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E790E0D" w14:textId="3027E99A" w:rsidR="002D0350" w:rsidRPr="0078097A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lang/>
                <w:rPrChange w:id="32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lang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B050"/>
                <w:rPrChange w:id="32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00B050"/>
                <w:rPrChange w:id="324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="005B5349" w:rsidRPr="0078097A">
              <w:rPr>
                <w:rFonts w:asciiTheme="minorBidi" w:hAnsiTheme="minorBidi" w:cstheme="minorBidi"/>
                <w:color w:val="00B050"/>
                <w:bdr w:val="none" w:sz="0" w:space="0" w:color="auto" w:frame="1"/>
                <w:lang/>
                <w:rPrChange w:id="32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  <w:lang/>
                  </w:rPr>
                </w:rPrChange>
              </w:rPr>
              <w:t>0.3346646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32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51D0DB9" w14:textId="365DFBB4" w:rsidR="002D0350" w:rsidRPr="0078097A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rtl/>
                <w:lang/>
                <w:rPrChange w:id="32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rtl/>
                    <w:lang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328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="005B5349"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  <w:rPrChange w:id="32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  <w:lang/>
                  </w:rPr>
                </w:rPrChange>
              </w:rPr>
              <w:t>2893361854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33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6A43592" w14:textId="77777777" w:rsidR="002D0350" w:rsidRPr="0078097A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33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33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33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4A7E0D4" w14:textId="77777777" w:rsidR="002D0350" w:rsidRPr="0078097A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3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33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77F22C40" w14:textId="77777777" w:rsidTr="0078097A">
        <w:trPr>
          <w:trHeight w:val="290"/>
          <w:trPrChange w:id="336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337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7FABABFE" w14:textId="0ABB0852" w:rsidR="00E46D16" w:rsidRPr="0078097A" w:rsidRDefault="00E46D16" w:rsidP="00D70D7F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38" w:author="Dalit Roth" w:date="2020-10-19T12:24:00Z">
                  <w:rPr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39" w:author="Dalit Roth" w:date="2020-10-19T12:24:00Z">
                  <w:rPr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  <w:t>actor1_movies_5y_cnt</w:t>
            </w:r>
            <w:r w:rsidRPr="0078097A">
              <w:rPr>
                <w:rFonts w:asciiTheme="minorBidi" w:hAnsiTheme="minorBidi" w:cstheme="minorBidi"/>
                <w:noProof/>
                <w:sz w:val="20"/>
                <w:szCs w:val="20"/>
                <w:highlight w:val="cyan"/>
                <w:rPrChange w:id="340" w:author="Dalit Roth" w:date="2020-10-19T12:24:00Z">
                  <w:rPr>
                    <w:noProof/>
                    <w:highlight w:val="cyan"/>
                  </w:rPr>
                </w:rPrChange>
              </w:rPr>
              <w:t xml:space="preserve"> </w:t>
            </w:r>
          </w:p>
        </w:tc>
      </w:tr>
      <w:tr w:rsidR="0078097A" w:rsidRPr="0078097A" w14:paraId="370399BC" w14:textId="77777777" w:rsidTr="0078097A">
        <w:tblPrEx>
          <w:tblPrExChange w:id="341" w:author="Dalit Roth" w:date="2020-10-19T12:29:00Z">
            <w:tblPrEx>
              <w:tblW w:w="5000" w:type="pct"/>
            </w:tblPrEx>
          </w:tblPrExChange>
        </w:tblPrEx>
        <w:trPr>
          <w:trHeight w:val="290"/>
          <w:ins w:id="342" w:author="Dalit Roth" w:date="2020-10-19T11:18:00Z"/>
          <w:trPrChange w:id="343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344" w:author="Dalit Roth" w:date="2020-10-19T12:29:00Z">
              <w:tcPr>
                <w:tcW w:w="1060" w:type="pct"/>
                <w:gridSpan w:val="2"/>
                <w:shd w:val="clear" w:color="auto" w:fill="auto"/>
                <w:noWrap/>
                <w:vAlign w:val="bottom"/>
              </w:tcPr>
            </w:tcPrChange>
          </w:tcPr>
          <w:p w14:paraId="04E6BC5B" w14:textId="7996706D" w:rsidR="00C479F3" w:rsidRPr="0078097A" w:rsidRDefault="00C479F3" w:rsidP="00C479F3">
            <w:pPr>
              <w:bidi/>
              <w:spacing w:line="276" w:lineRule="auto"/>
              <w:rPr>
                <w:ins w:id="345" w:author="Dalit Roth" w:date="2020-10-19T11:18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46" w:author="Dalit Roth" w:date="2020-10-19T12:24:00Z">
                  <w:rPr>
                    <w:ins w:id="347" w:author="Dalit Roth" w:date="2020-10-19T11:18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348" w:author="Dalit Roth" w:date="2020-10-19T11:19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rPrChange w:id="349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sz w:val="20"/>
                  <w:szCs w:val="20"/>
                  <w:rPrChange w:id="350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51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</w:t>
              </w:r>
              <w:r w:rsidRPr="0078097A">
                <w:rPr>
                  <w:rStyle w:val="a5"/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52" w:author="Dalit Roth" w:date="2020-10-19T12:24:00Z">
                    <w:rPr>
                      <w:rStyle w:val="a5"/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 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53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3164761</w:t>
              </w:r>
            </w:ins>
          </w:p>
        </w:tc>
        <w:tc>
          <w:tcPr>
            <w:tcW w:w="1056" w:type="pct"/>
            <w:shd w:val="clear" w:color="auto" w:fill="auto"/>
            <w:vAlign w:val="bottom"/>
            <w:tcPrChange w:id="354" w:author="Dalit Roth" w:date="2020-10-19T12:29:00Z">
              <w:tcPr>
                <w:tcW w:w="1016" w:type="pct"/>
                <w:gridSpan w:val="3"/>
                <w:shd w:val="clear" w:color="auto" w:fill="auto"/>
                <w:vAlign w:val="bottom"/>
              </w:tcPr>
            </w:tcPrChange>
          </w:tcPr>
          <w:p w14:paraId="22D4901B" w14:textId="1B6408A6" w:rsidR="00C479F3" w:rsidRPr="0078097A" w:rsidRDefault="00C479F3" w:rsidP="00C479F3">
            <w:pPr>
              <w:bidi/>
              <w:spacing w:line="276" w:lineRule="auto"/>
              <w:rPr>
                <w:ins w:id="355" w:author="Dalit Roth" w:date="2020-10-19T11:18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56" w:author="Dalit Roth" w:date="2020-10-19T12:24:00Z">
                  <w:rPr>
                    <w:ins w:id="357" w:author="Dalit Roth" w:date="2020-10-19T11:18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358" w:author="Dalit Roth" w:date="2020-10-19T11:19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59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60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3054376344</w:t>
              </w:r>
            </w:ins>
          </w:p>
        </w:tc>
        <w:tc>
          <w:tcPr>
            <w:tcW w:w="1211" w:type="pct"/>
            <w:shd w:val="clear" w:color="auto" w:fill="auto"/>
            <w:vAlign w:val="bottom"/>
            <w:tcPrChange w:id="361" w:author="Dalit Roth" w:date="2020-10-19T12:29:00Z">
              <w:tcPr>
                <w:tcW w:w="1196" w:type="pct"/>
                <w:gridSpan w:val="4"/>
                <w:shd w:val="clear" w:color="auto" w:fill="auto"/>
                <w:vAlign w:val="bottom"/>
              </w:tcPr>
            </w:tcPrChange>
          </w:tcPr>
          <w:p w14:paraId="4FA91341" w14:textId="67AC964E" w:rsidR="00C479F3" w:rsidRPr="0078097A" w:rsidRDefault="00C479F3" w:rsidP="00C479F3">
            <w:pPr>
              <w:bidi/>
              <w:spacing w:line="276" w:lineRule="auto"/>
              <w:rPr>
                <w:ins w:id="362" w:author="Dalit Roth" w:date="2020-10-19T11:18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63" w:author="Dalit Roth" w:date="2020-10-19T12:24:00Z">
                  <w:rPr>
                    <w:ins w:id="364" w:author="Dalit Roth" w:date="2020-10-19T11:18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365" w:author="Dalit Roth" w:date="2020-10-19T11:19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66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vAlign w:val="bottom"/>
            <w:tcPrChange w:id="367" w:author="Dalit Roth" w:date="2020-10-19T12:29:00Z">
              <w:tcPr>
                <w:tcW w:w="1728" w:type="pct"/>
                <w:gridSpan w:val="5"/>
                <w:shd w:val="clear" w:color="auto" w:fill="auto"/>
                <w:vAlign w:val="bottom"/>
              </w:tcPr>
            </w:tcPrChange>
          </w:tcPr>
          <w:p w14:paraId="17A88504" w14:textId="630F0B8B" w:rsidR="00C479F3" w:rsidRPr="0078097A" w:rsidRDefault="00C479F3" w:rsidP="00C479F3">
            <w:pPr>
              <w:bidi/>
              <w:spacing w:line="276" w:lineRule="auto"/>
              <w:rPr>
                <w:ins w:id="368" w:author="Dalit Roth" w:date="2020-10-19T11:18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69" w:author="Dalit Roth" w:date="2020-10-19T12:24:00Z">
                  <w:rPr>
                    <w:ins w:id="370" w:author="Dalit Roth" w:date="2020-10-19T11:18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371" w:author="Dalit Roth" w:date="2020-10-19T11:19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rPrChange w:id="37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5392E5C7" w14:textId="77777777" w:rsidTr="0078097A">
        <w:tblPrEx>
          <w:tblPrExChange w:id="373" w:author="Dalit Roth" w:date="2020-10-19T12:29:00Z">
            <w:tblPrEx>
              <w:tblW w:w="0" w:type="auto"/>
            </w:tblPrEx>
          </w:tblPrExChange>
        </w:tblPrEx>
        <w:trPr>
          <w:trHeight w:val="290"/>
          <w:ins w:id="374" w:author="Dalit Roth" w:date="2020-10-19T11:19:00Z"/>
          <w:trPrChange w:id="375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37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2920F3B" w14:textId="533AD233" w:rsidR="00C479F3" w:rsidRPr="0078097A" w:rsidRDefault="00C479F3" w:rsidP="00C479F3">
            <w:pPr>
              <w:bidi/>
              <w:spacing w:line="276" w:lineRule="auto"/>
              <w:rPr>
                <w:ins w:id="377" w:author="Dalit Roth" w:date="2020-10-19T11:19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78" w:author="Dalit Roth" w:date="2020-10-19T12:24:00Z">
                  <w:rPr>
                    <w:ins w:id="379" w:author="Dalit Roth" w:date="2020-10-19T11:19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380" w:author="Dalit Roth" w:date="2020-10-19T11:19:00Z">
              <w:r w:rsidRPr="0078097A">
                <w:rPr>
                  <w:rFonts w:asciiTheme="minorBidi" w:hAnsiTheme="minorBidi" w:cstheme="minorBidi"/>
                  <w:color w:val="FF0000"/>
                  <w:sz w:val="20"/>
                  <w:szCs w:val="20"/>
                  <w:rPrChange w:id="381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color w:val="FF0000"/>
                  <w:sz w:val="20"/>
                  <w:szCs w:val="20"/>
                  <w:rPrChange w:id="382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FF0000"/>
                  <w:sz w:val="20"/>
                  <w:szCs w:val="20"/>
                  <w:bdr w:val="none" w:sz="0" w:space="0" w:color="auto" w:frame="1"/>
                  <w:rPrChange w:id="383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0.3106001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84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 </w:t>
              </w:r>
            </w:ins>
          </w:p>
        </w:tc>
        <w:tc>
          <w:tcPr>
            <w:tcW w:w="1056" w:type="pct"/>
            <w:shd w:val="clear" w:color="auto" w:fill="auto"/>
            <w:vAlign w:val="bottom"/>
            <w:tcPrChange w:id="385" w:author="Dalit Roth" w:date="2020-10-19T12:29:00Z">
              <w:tcPr>
                <w:tcW w:w="0" w:type="auto"/>
                <w:gridSpan w:val="4"/>
                <w:shd w:val="clear" w:color="auto" w:fill="auto"/>
                <w:vAlign w:val="bottom"/>
              </w:tcPr>
            </w:tcPrChange>
          </w:tcPr>
          <w:p w14:paraId="585F1450" w14:textId="129ECE4A" w:rsidR="00C479F3" w:rsidRPr="0078097A" w:rsidRDefault="00C479F3" w:rsidP="00C479F3">
            <w:pPr>
              <w:bidi/>
              <w:spacing w:line="276" w:lineRule="auto"/>
              <w:rPr>
                <w:ins w:id="386" w:author="Dalit Roth" w:date="2020-10-19T11:19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87" w:author="Dalit Roth" w:date="2020-10-19T12:24:00Z">
                  <w:rPr>
                    <w:ins w:id="388" w:author="Dalit Roth" w:date="2020-10-19T11:19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389" w:author="Dalit Roth" w:date="2020-10-19T11:19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90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91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2928806717</w:t>
              </w:r>
            </w:ins>
          </w:p>
        </w:tc>
        <w:tc>
          <w:tcPr>
            <w:tcW w:w="1211" w:type="pct"/>
            <w:shd w:val="clear" w:color="auto" w:fill="auto"/>
            <w:vAlign w:val="bottom"/>
            <w:tcPrChange w:id="392" w:author="Dalit Roth" w:date="2020-10-19T12:29:00Z">
              <w:tcPr>
                <w:tcW w:w="0" w:type="auto"/>
                <w:gridSpan w:val="3"/>
                <w:shd w:val="clear" w:color="auto" w:fill="auto"/>
                <w:vAlign w:val="bottom"/>
              </w:tcPr>
            </w:tcPrChange>
          </w:tcPr>
          <w:p w14:paraId="529B1EA6" w14:textId="715CA59A" w:rsidR="00C479F3" w:rsidRPr="0078097A" w:rsidRDefault="00C479F3" w:rsidP="00C479F3">
            <w:pPr>
              <w:bidi/>
              <w:spacing w:line="276" w:lineRule="auto"/>
              <w:rPr>
                <w:ins w:id="393" w:author="Dalit Roth" w:date="2020-10-19T11:19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394" w:author="Dalit Roth" w:date="2020-10-19T12:24:00Z">
                  <w:rPr>
                    <w:ins w:id="395" w:author="Dalit Roth" w:date="2020-10-19T11:19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396" w:author="Dalit Roth" w:date="2020-10-19T11:19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9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vAlign w:val="bottom"/>
            <w:tcPrChange w:id="398" w:author="Dalit Roth" w:date="2020-10-19T12:29:00Z">
              <w:tcPr>
                <w:tcW w:w="0" w:type="auto"/>
                <w:gridSpan w:val="4"/>
                <w:shd w:val="clear" w:color="auto" w:fill="auto"/>
                <w:vAlign w:val="bottom"/>
              </w:tcPr>
            </w:tcPrChange>
          </w:tcPr>
          <w:p w14:paraId="23F39B20" w14:textId="0A49F20B" w:rsidR="00C479F3" w:rsidRPr="0078097A" w:rsidRDefault="00C479F3" w:rsidP="00C479F3">
            <w:pPr>
              <w:bidi/>
              <w:spacing w:line="276" w:lineRule="auto"/>
              <w:rPr>
                <w:ins w:id="399" w:author="Dalit Roth" w:date="2020-10-19T11:19:00Z"/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400" w:author="Dalit Roth" w:date="2020-10-19T12:24:00Z">
                  <w:rPr>
                    <w:ins w:id="401" w:author="Dalit Roth" w:date="2020-10-19T11:19:00Z"/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</w:pPr>
            <w:ins w:id="402" w:author="Dalit Roth" w:date="2020-10-19T11:19:00Z">
              <w:r w:rsidRPr="0078097A">
                <w:rPr>
                  <w:rFonts w:asciiTheme="minorBidi" w:hAnsiTheme="minorBidi" w:cstheme="minorBidi"/>
                  <w:color w:val="000000"/>
                  <w:sz w:val="20"/>
                  <w:szCs w:val="20"/>
                  <w:rPrChange w:id="403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E46D16" w:rsidRPr="0078097A" w14:paraId="183B1C71" w14:textId="77777777" w:rsidTr="0078097A">
        <w:trPr>
          <w:trHeight w:val="290"/>
          <w:trPrChange w:id="404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405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2098928E" w14:textId="20BCA76C" w:rsidR="00E46D16" w:rsidRPr="0078097A" w:rsidRDefault="00E46D16" w:rsidP="002D0350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PrChange w:id="406" w:author="Dalit Roth" w:date="2020-10-19T12:24:00Z">
                  <w:rPr>
                    <w:rFonts w:asciiTheme="minorBidi" w:hAnsiTheme="minorBidi" w:cstheme="minorBidi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sz w:val="20"/>
                <w:szCs w:val="20"/>
                <w:u w:val="single"/>
                <w:rPrChange w:id="407" w:author="Dalit Roth" w:date="2020-10-19T12:24:00Z">
                  <w:rPr>
                    <w:rFonts w:asciiTheme="minorBidi" w:hAnsiTheme="minorBidi" w:cstheme="minorBidi"/>
                    <w:u w:val="single"/>
                  </w:rPr>
                </w:rPrChange>
              </w:rPr>
              <w:t>actor2_movies_cnt</w:t>
            </w:r>
          </w:p>
        </w:tc>
      </w:tr>
      <w:tr w:rsidR="0078097A" w:rsidRPr="0078097A" w14:paraId="270A27D9" w14:textId="77777777" w:rsidTr="0078097A">
        <w:tblPrEx>
          <w:tblPrExChange w:id="40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40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41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53F886C" w14:textId="57DEB2E6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1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1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413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1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0.294976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41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1618E38" w14:textId="32351CDF" w:rsidR="00E46D16" w:rsidRPr="0078097A" w:rsidRDefault="00E46D16" w:rsidP="00E200C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rtl/>
                <w:lang/>
                <w:rPrChange w:id="41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rtl/>
                    <w:lang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417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="00E200C8"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  <w:rPrChange w:id="41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  <w:lang/>
                  </w:rPr>
                </w:rPrChange>
              </w:rPr>
              <w:t>3150451215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41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699E545" w14:textId="08579984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2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2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42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8FD4342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2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2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7C22CFF7" w14:textId="77777777" w:rsidTr="0078097A">
        <w:tblPrEx>
          <w:tblPrExChange w:id="425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426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42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BA786D3" w14:textId="29694C4E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2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FF0000"/>
                <w:rPrChange w:id="42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FF0000"/>
                <w:rPrChange w:id="430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43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0.279984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43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4EC2211" w14:textId="13FBABD9" w:rsidR="00E46D16" w:rsidRPr="0078097A" w:rsidRDefault="00E46D16" w:rsidP="00E200C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rtl/>
                <w:lang/>
                <w:rPrChange w:id="43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rtl/>
                    <w:lang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434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="00E200C8"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  <w:rPrChange w:id="43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  <w:lang/>
                  </w:rPr>
                </w:rPrChange>
              </w:rPr>
              <w:t>2520263330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43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1E3E914" w14:textId="073BF84F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3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3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43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F716454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4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4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0FEC0319" w14:textId="77777777" w:rsidTr="0078097A">
        <w:trPr>
          <w:trHeight w:val="290"/>
          <w:trPrChange w:id="442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443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76AAC247" w14:textId="77777777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highlight w:val="cyan"/>
                <w:rPrChange w:id="444" w:author="Dalit Roth" w:date="2020-10-19T12:24:00Z">
                  <w:rPr>
                    <w:rFonts w:asciiTheme="minorBidi" w:hAnsiTheme="minorBidi" w:cstheme="minorBidi"/>
                    <w:highlight w:val="cyan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sz w:val="20"/>
                <w:szCs w:val="20"/>
                <w:highlight w:val="cyan"/>
                <w:u w:val="single"/>
                <w:rPrChange w:id="445" w:author="Dalit Roth" w:date="2020-10-19T12:24:00Z">
                  <w:rPr>
                    <w:rFonts w:asciiTheme="minorBidi" w:hAnsiTheme="minorBidi" w:cstheme="minorBidi"/>
                    <w:highlight w:val="cyan"/>
                    <w:u w:val="single"/>
                  </w:rPr>
                </w:rPrChange>
              </w:rPr>
              <w:t>actor2_movies_5y_cnt</w:t>
            </w:r>
          </w:p>
        </w:tc>
      </w:tr>
      <w:tr w:rsidR="00E46D16" w:rsidRPr="0078097A" w14:paraId="5FDFDE57" w14:textId="77777777" w:rsidTr="0078097A">
        <w:trPr>
          <w:trHeight w:val="290"/>
          <w:trPrChange w:id="446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447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6C3F9FBC" w14:textId="77777777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PrChange w:id="448" w:author="Dalit Roth" w:date="2020-10-19T12:24:00Z">
                  <w:rPr>
                    <w:rFonts w:asciiTheme="minorBidi" w:hAnsiTheme="minorBidi" w:cstheme="minorBidi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sz w:val="20"/>
                <w:szCs w:val="20"/>
                <w:u w:val="single"/>
                <w:rPrChange w:id="449" w:author="Dalit Roth" w:date="2020-10-19T12:24:00Z">
                  <w:rPr>
                    <w:rFonts w:asciiTheme="minorBidi" w:hAnsiTheme="minorBidi" w:cstheme="minorBidi"/>
                    <w:u w:val="single"/>
                  </w:rPr>
                </w:rPrChange>
              </w:rPr>
              <w:t>actor1_prev_revenue</w:t>
            </w:r>
          </w:p>
        </w:tc>
      </w:tr>
      <w:tr w:rsidR="0078097A" w:rsidRPr="0078097A" w14:paraId="2659639D" w14:textId="77777777" w:rsidTr="0078097A">
        <w:tblPrEx>
          <w:tblPrExChange w:id="450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45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45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A6190F0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5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5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455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5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0.2082976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45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C021F26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5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459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6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823326177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46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871FE72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6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6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46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83B4F2E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6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6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6E1703F0" w14:textId="77777777" w:rsidTr="0078097A">
        <w:tblPrEx>
          <w:tblPrExChange w:id="467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46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46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E4F57F3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7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FF0000"/>
                <w:rPrChange w:id="47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FF0000"/>
                <w:rPrChange w:id="472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47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0.1987942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47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4EDDDEB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7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476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7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664191423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47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46755A4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7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8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48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B4D432D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8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8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55CE0769" w14:textId="77777777" w:rsidTr="0078097A">
        <w:trPr>
          <w:trHeight w:val="290"/>
          <w:trPrChange w:id="484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485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1C070EC3" w14:textId="77925D96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PrChange w:id="486" w:author="Dalit Roth" w:date="2020-10-19T12:24:00Z">
                  <w:rPr>
                    <w:rFonts w:asciiTheme="minorBidi" w:hAnsiTheme="minorBidi" w:cstheme="minorBidi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sz w:val="20"/>
                <w:szCs w:val="20"/>
                <w:u w:val="single"/>
                <w:rtl/>
                <w:rPrChange w:id="487" w:author="Dalit Roth" w:date="2020-10-19T12:24:00Z">
                  <w:rPr>
                    <w:rFonts w:asciiTheme="minorBidi" w:hAnsiTheme="minorBidi" w:cstheme="minorBidi" w:hint="cs"/>
                    <w:u w:val="single"/>
                    <w:rtl/>
                  </w:rPr>
                </w:rPrChange>
              </w:rPr>
              <w:t xml:space="preserve"> </w:t>
            </w:r>
            <w:r w:rsidRPr="0078097A">
              <w:rPr>
                <w:rFonts w:asciiTheme="minorBidi" w:hAnsiTheme="minorBidi" w:cstheme="minorBidi"/>
                <w:sz w:val="20"/>
                <w:szCs w:val="20"/>
                <w:u w:val="single"/>
                <w:rPrChange w:id="488" w:author="Dalit Roth" w:date="2020-10-19T12:24:00Z">
                  <w:rPr>
                    <w:rFonts w:asciiTheme="minorBidi" w:hAnsiTheme="minorBidi" w:cstheme="minorBidi"/>
                    <w:u w:val="single"/>
                  </w:rPr>
                </w:rPrChange>
              </w:rPr>
              <w:t>actor2_prev_revenue</w:t>
            </w:r>
          </w:p>
        </w:tc>
      </w:tr>
      <w:tr w:rsidR="0078097A" w:rsidRPr="0078097A" w14:paraId="75FF5BA1" w14:textId="77777777" w:rsidTr="0078097A">
        <w:tblPrEx>
          <w:tblPrExChange w:id="489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490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49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BFF264D" w14:textId="26BB414A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9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49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494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9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0.139532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49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66D4C09" w14:textId="2586BA83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49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498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99" w:author="Dalit Roth" w:date="2020-10-19T12:24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598495533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50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A0ADCF9" w14:textId="7B0F9499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0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0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</w:t>
            </w:r>
            <w:proofErr w:type="gramStart"/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0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value  =</w:t>
            </w:r>
            <w:proofErr w:type="gramEnd"/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0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 1.889e-08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50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DCBFEEB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0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50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4E5D15AE" w14:textId="77777777" w:rsidTr="0078097A">
        <w:tblPrEx>
          <w:tblPrExChange w:id="50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50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51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06B1CA8" w14:textId="558998EC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1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B050"/>
                <w:rPrChange w:id="51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00B050"/>
                <w:rPrChange w:id="513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B050"/>
                <w:bdr w:val="none" w:sz="0" w:space="0" w:color="auto" w:frame="1"/>
                <w:rPrChange w:id="514" w:author="Dalit Roth" w:date="2020-10-19T12:24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0.1444416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51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8374BE6" w14:textId="4E415BD6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1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517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18" w:author="Dalit Roth" w:date="2020-10-19T12:24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569939844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51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C677B7D" w14:textId="3B601D1B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2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2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=7.473e-09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52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8F94872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2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52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7C8B0B37" w14:textId="77777777" w:rsidTr="0078097A">
        <w:trPr>
          <w:trHeight w:val="290"/>
          <w:trPrChange w:id="525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526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4778B380" w14:textId="5C34A6D5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highlight w:val="yellow"/>
                <w:rPrChange w:id="527" w:author="Dalit Roth" w:date="2020-10-19T12:24:00Z">
                  <w:rPr>
                    <w:rFonts w:asciiTheme="minorBidi" w:hAnsiTheme="minorBidi" w:cstheme="minorBidi"/>
                    <w:highlight w:val="yellow"/>
                  </w:rPr>
                </w:rPrChange>
              </w:rPr>
            </w:pPr>
            <w:bookmarkStart w:id="528" w:name="_Hlk53504757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529" w:author="Dalit Roth" w:date="2020-10-19T12:24:00Z">
                  <w:rPr>
                    <w:rFonts w:asciiTheme="minorBidi" w:hAnsiTheme="minorBidi" w:cstheme="minorBidi"/>
                    <w:highlight w:val="yellow"/>
                    <w:u w:val="single"/>
                  </w:rPr>
                </w:rPrChange>
              </w:rPr>
              <w:t>director_movies_5y_cnt</w:t>
            </w:r>
          </w:p>
        </w:tc>
      </w:tr>
      <w:bookmarkEnd w:id="528"/>
      <w:tr w:rsidR="0078097A" w:rsidRPr="0078097A" w14:paraId="311966F0" w14:textId="77777777" w:rsidTr="0078097A">
        <w:tblPrEx>
          <w:tblPrExChange w:id="530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53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53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D3A3563" w14:textId="70032BD9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3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5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535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3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0.3407053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53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D1F1345" w14:textId="18DC52AD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3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539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4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2946106333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54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C332517" w14:textId="1244C2D9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4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4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54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122DA32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4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54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377A6FC9" w14:textId="77777777" w:rsidTr="0078097A">
        <w:tblPrEx>
          <w:tblPrExChange w:id="547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54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54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68ED690" w14:textId="0D790AEE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5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FF0000"/>
                <w:rPrChange w:id="55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FF0000"/>
                <w:rPrChange w:id="552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55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0.3267429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55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0CA1B55" w14:textId="1148DCDC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5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556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5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2616738689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55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48752EA" w14:textId="45C3D28D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5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6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56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68495FA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6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56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3830E7DA" w14:textId="77777777" w:rsidTr="0078097A">
        <w:trPr>
          <w:trHeight w:val="290"/>
          <w:trPrChange w:id="564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565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0576C359" w14:textId="5DDC62DA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highlight w:val="yellow"/>
                <w:rPrChange w:id="566" w:author="Dalit Roth" w:date="2020-10-19T12:24:00Z">
                  <w:rPr>
                    <w:rFonts w:asciiTheme="minorBidi" w:hAnsiTheme="minorBidi" w:cstheme="minorBidi"/>
                    <w:highlight w:val="yellow"/>
                  </w:rPr>
                </w:rPrChange>
              </w:rPr>
            </w:pPr>
            <w:bookmarkStart w:id="567" w:name="_Hlk53504762"/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568" w:author="Dalit Roth" w:date="2020-10-19T12:24:00Z">
                  <w:rPr>
                    <w:rFonts w:asciiTheme="minorBidi" w:hAnsiTheme="minorBidi" w:cstheme="minorBidi"/>
                    <w:highlight w:val="yellow"/>
                    <w:u w:val="single"/>
                  </w:rPr>
                </w:rPrChange>
              </w:rPr>
              <w:t>depart_Camera</w:t>
            </w:r>
            <w:proofErr w:type="spellEnd"/>
          </w:p>
        </w:tc>
      </w:tr>
      <w:bookmarkEnd w:id="567"/>
      <w:tr w:rsidR="0078097A" w:rsidRPr="0078097A" w14:paraId="38F2A9D9" w14:textId="77777777" w:rsidTr="0078097A">
        <w:tblPrEx>
          <w:tblPrExChange w:id="569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570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57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73B6AB7" w14:textId="43114410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7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57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lastRenderedPageBreak/>
              <w:t>R</w:t>
            </w:r>
            <w:r w:rsidRPr="0078097A">
              <w:rPr>
                <w:rFonts w:asciiTheme="minorBidi" w:hAnsiTheme="minorBidi" w:cstheme="minorBidi"/>
                <w:rPrChange w:id="574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7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0.3551537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57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D79C41F" w14:textId="54A9F7E9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7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578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7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2838435207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58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365CAB4" w14:textId="52A9EF56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8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8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58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31E3562" w14:textId="73C48262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8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58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1B5AD991" w14:textId="77777777" w:rsidTr="0078097A">
        <w:tblPrEx>
          <w:tblPrExChange w:id="586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587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58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06ABAFB" w14:textId="06EE5BCB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8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FF0000"/>
                <w:rPrChange w:id="59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color w:val="FF0000"/>
                <w:rPrChange w:id="591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59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0.2699938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59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994152A" w14:textId="318E1CC8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9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595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9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2397446863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59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0FCA7E7" w14:textId="0C620815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59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59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60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7C212DF" w14:textId="5918BF5E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0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0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1B9DFA32" w14:textId="77777777" w:rsidTr="0078097A">
        <w:trPr>
          <w:trHeight w:val="290"/>
          <w:trPrChange w:id="603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604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2E7A0EFE" w14:textId="77777777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highlight w:val="yellow"/>
                <w:rPrChange w:id="605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  <w:highlight w:val="yellow"/>
                  </w:rPr>
                </w:rPrChange>
              </w:rPr>
            </w:pPr>
            <w:bookmarkStart w:id="606" w:name="_Hlk53504765"/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rPrChange w:id="607" w:author="Dalit Roth" w:date="2020-10-19T12:24:00Z">
                  <w:rPr>
                    <w:rFonts w:asciiTheme="minorBidi" w:hAnsiTheme="minorBidi" w:cstheme="minorBidi"/>
                    <w:highlight w:val="yellow"/>
                  </w:rPr>
                </w:rPrChange>
              </w:rPr>
              <w:t>depart_crew</w:t>
            </w:r>
            <w:proofErr w:type="spellEnd"/>
          </w:p>
        </w:tc>
      </w:tr>
      <w:bookmarkEnd w:id="606"/>
      <w:tr w:rsidR="0078097A" w:rsidRPr="0078097A" w14:paraId="0FDEB63F" w14:textId="77777777" w:rsidTr="0078097A">
        <w:tblPrEx>
          <w:tblPrExChange w:id="60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60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61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694146D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1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1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613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14" w:author="Dalit Roth" w:date="2020-10-19T12:24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0.3212601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61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9E05F48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1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617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18" w:author="Dalit Roth" w:date="2020-10-19T12:24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2987625317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61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FB42426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2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2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62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CDB9B38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2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2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411A1165" w14:textId="77777777" w:rsidTr="0078097A">
        <w:tblPrEx>
          <w:tblPrExChange w:id="625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626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62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E024EF3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2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2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630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</w:t>
            </w:r>
            <w:r w:rsidRPr="0078097A">
              <w:rPr>
                <w:rFonts w:asciiTheme="minorBidi" w:hAnsiTheme="minorBidi" w:cstheme="minorBidi"/>
                <w:color w:val="FF0000"/>
                <w:rPrChange w:id="631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632" w:author="Dalit Roth" w:date="2020-10-19T12:24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0.1740226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63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99BA5BA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635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36" w:author="Dalit Roth" w:date="2020-10-19T12:24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2408412634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63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331CEAD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3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3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64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8D29138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4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4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29305234" w14:textId="77777777" w:rsidTr="0078097A">
        <w:trPr>
          <w:trHeight w:val="290"/>
          <w:trPrChange w:id="643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644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14E17ACA" w14:textId="44BB00B5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rPrChange w:id="645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</w:rPr>
                </w:rPrChange>
              </w:rPr>
            </w:pPr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u w:val="single"/>
                <w:rPrChange w:id="646" w:author="Dalit Roth" w:date="2020-10-19T12:24:00Z">
                  <w:rPr>
                    <w:rFonts w:asciiTheme="minorBidi" w:hAnsiTheme="minorBidi" w:cstheme="minorBidi"/>
                    <w:u w:val="single"/>
                  </w:rPr>
                </w:rPrChange>
              </w:rPr>
              <w:t>depart_Directing</w:t>
            </w:r>
            <w:proofErr w:type="spellEnd"/>
          </w:p>
        </w:tc>
      </w:tr>
      <w:tr w:rsidR="0078097A" w:rsidRPr="0078097A" w14:paraId="1B4CC799" w14:textId="77777777" w:rsidTr="0078097A">
        <w:tblPrEx>
          <w:tblPrExChange w:id="647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64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64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DCE6A6C" w14:textId="438CFDBD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5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5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652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5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0.2615725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65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2D5850B" w14:textId="76D11B6C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5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656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5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3250353945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65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45DC406" w14:textId="18A10E1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5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6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66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C35E987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6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6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769BD742" w14:textId="77777777" w:rsidTr="0078097A">
        <w:tblPrEx>
          <w:tblPrExChange w:id="664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665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66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B91ED1B" w14:textId="08F2A248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6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6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669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67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0.2221094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67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8420B4F" w14:textId="7705E01F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7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673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7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2779482387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67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8B8C21E" w14:textId="784A8040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7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7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67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2FBF2BB" w14:textId="77777777" w:rsidR="00E46D16" w:rsidRPr="0078097A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7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8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470F39" w:rsidRPr="0078097A" w14:paraId="3981745A" w14:textId="77777777" w:rsidTr="0078097A">
        <w:trPr>
          <w:trHeight w:val="290"/>
          <w:trPrChange w:id="681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682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67EAE5DE" w14:textId="7C3F6BFD" w:rsidR="00470F39" w:rsidRPr="0078097A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highlight w:val="yellow"/>
                <w:rPrChange w:id="683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  <w:highlight w:val="yellow"/>
                  </w:rPr>
                </w:rPrChange>
              </w:rPr>
            </w:pPr>
            <w:bookmarkStart w:id="684" w:name="_Hlk53504769"/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685" w:author="Dalit Roth" w:date="2020-10-19T12:24:00Z">
                  <w:rPr>
                    <w:rFonts w:asciiTheme="minorBidi" w:hAnsiTheme="minorBidi" w:cstheme="minorBidi"/>
                    <w:highlight w:val="yellow"/>
                    <w:u w:val="single"/>
                  </w:rPr>
                </w:rPrChange>
              </w:rPr>
              <w:t>depart_Production</w:t>
            </w:r>
            <w:proofErr w:type="spellEnd"/>
          </w:p>
        </w:tc>
      </w:tr>
      <w:bookmarkEnd w:id="684"/>
      <w:tr w:rsidR="0078097A" w:rsidRPr="0078097A" w14:paraId="78F0EDB1" w14:textId="77777777" w:rsidTr="0078097A">
        <w:tblPrEx>
          <w:tblPrExChange w:id="686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687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68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6598074" w14:textId="1ACABA0B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8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69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691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9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0.3966408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69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2A1C13A" w14:textId="0C1D4638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9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695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9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2655820688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69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27E94CE" w14:textId="6B12302B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69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69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70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D1F684C" w14:textId="20758786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0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0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1853EB55" w14:textId="77777777" w:rsidTr="0078097A">
        <w:tblPrEx>
          <w:tblPrExChange w:id="703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70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70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DDBA772" w14:textId="529C9DA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0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0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708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>ho =</w:t>
            </w:r>
            <w:r w:rsidRPr="0078097A">
              <w:rPr>
                <w:rFonts w:asciiTheme="minorBidi" w:hAnsiTheme="minorBidi" w:cstheme="minorBidi"/>
                <w:color w:val="FF0000"/>
                <w:rPrChange w:id="709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71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0.3857754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71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EB39BE6" w14:textId="3814059D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1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713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1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2481255615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71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B70BE71" w14:textId="66CF1E66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1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1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71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F46C081" w14:textId="2A794E5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1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2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470F39" w:rsidRPr="0078097A" w14:paraId="4518A2BF" w14:textId="77777777" w:rsidTr="0078097A">
        <w:trPr>
          <w:trHeight w:val="290"/>
          <w:trPrChange w:id="721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722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4D4E04BD" w14:textId="2F75E5A4" w:rsidR="00470F39" w:rsidRPr="0078097A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highlight w:val="yellow"/>
                <w:rPrChange w:id="723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  <w:highlight w:val="yellow"/>
                  </w:rPr>
                </w:rPrChange>
              </w:rPr>
            </w:pPr>
            <w:bookmarkStart w:id="724" w:name="_Hlk53504772"/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725" w:author="Dalit Roth" w:date="2020-10-19T12:24:00Z">
                  <w:rPr>
                    <w:rFonts w:asciiTheme="minorBidi" w:hAnsiTheme="minorBidi" w:cstheme="minorBidi"/>
                    <w:highlight w:val="yellow"/>
                    <w:u w:val="single"/>
                  </w:rPr>
                </w:rPrChange>
              </w:rPr>
              <w:t>depart_</w:t>
            </w:r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726" w:author="Dalit Roth" w:date="2020-10-19T12:24:00Z">
                  <w:rPr>
                    <w:rFonts w:asciiTheme="minorBidi" w:hAnsiTheme="minorBidi" w:cstheme="minorBidi" w:hint="cs"/>
                    <w:highlight w:val="yellow"/>
                    <w:u w:val="single"/>
                  </w:rPr>
                </w:rPrChange>
              </w:rPr>
              <w:t>S</w:t>
            </w:r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727" w:author="Dalit Roth" w:date="2020-10-19T12:24:00Z">
                  <w:rPr>
                    <w:rFonts w:asciiTheme="minorBidi" w:hAnsiTheme="minorBidi" w:cstheme="minorBidi"/>
                    <w:highlight w:val="yellow"/>
                    <w:u w:val="single"/>
                  </w:rPr>
                </w:rPrChange>
              </w:rPr>
              <w:t>ound</w:t>
            </w:r>
            <w:proofErr w:type="spellEnd"/>
          </w:p>
        </w:tc>
      </w:tr>
      <w:bookmarkEnd w:id="724"/>
      <w:tr w:rsidR="0078097A" w:rsidRPr="0078097A" w14:paraId="7E082270" w14:textId="77777777" w:rsidTr="0078097A">
        <w:tblPrEx>
          <w:tblPrExChange w:id="72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72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73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D285C4A" w14:textId="6FECDE15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3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3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733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0.3911699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73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0697A17" w14:textId="38C477FD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3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737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3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2679902010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73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97DC430" w14:textId="6B21EF02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4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4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74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8DC146C" w14:textId="621499D9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4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4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7190DE08" w14:textId="77777777" w:rsidTr="0078097A">
        <w:tblPrEx>
          <w:tblPrExChange w:id="745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746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74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91E0D2A" w14:textId="166EAB5F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4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4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750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75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0.253869 4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75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0EBBC15" w14:textId="5CC64CFB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5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754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5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1822071693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75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E9B3177" w14:textId="6F3BD7EC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5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5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75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2C59925" w14:textId="144A97E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6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6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470F39" w:rsidRPr="0078097A" w14:paraId="1EFED607" w14:textId="77777777" w:rsidTr="0078097A">
        <w:trPr>
          <w:trHeight w:val="290"/>
          <w:trPrChange w:id="762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763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3122CC28" w14:textId="5BF6253B" w:rsidR="00470F39" w:rsidRPr="0078097A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rPrChange w:id="764" w:author="Dalit Roth" w:date="2020-10-19T12:24:00Z">
                  <w:rPr>
                    <w:rFonts w:asciiTheme="minorBidi" w:hAnsiTheme="minorBidi" w:cstheme="minorBidi"/>
                    <w:b/>
                    <w:bCs/>
                    <w:sz w:val="28"/>
                    <w:szCs w:val="28"/>
                  </w:rPr>
                </w:rPrChange>
              </w:rPr>
            </w:pPr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u w:val="single"/>
                <w:rPrChange w:id="765" w:author="Dalit Roth" w:date="2020-10-19T12:24:00Z">
                  <w:rPr>
                    <w:rFonts w:asciiTheme="minorBidi" w:hAnsiTheme="minorBidi" w:cstheme="minorBidi"/>
                    <w:u w:val="single"/>
                  </w:rPr>
                </w:rPrChange>
              </w:rPr>
              <w:t>depart_Writing</w:t>
            </w:r>
            <w:proofErr w:type="spellEnd"/>
          </w:p>
        </w:tc>
      </w:tr>
      <w:tr w:rsidR="0078097A" w:rsidRPr="0078097A" w14:paraId="78A41BD8" w14:textId="77777777" w:rsidTr="0078097A">
        <w:tblPrEx>
          <w:tblPrExChange w:id="766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767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768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1658690" w14:textId="0CEFA244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6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7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771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7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0.2749865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77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EE808BF" w14:textId="4A1F0F52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7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775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7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3191309333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77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6A45756" w14:textId="00BA86FB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7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7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78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9B750D1" w14:textId="37C23325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8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8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1257E364" w14:textId="77777777" w:rsidTr="0078097A">
        <w:tblPrEx>
          <w:tblPrExChange w:id="783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78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78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ACD16F8" w14:textId="5C886E86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8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78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788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</w:t>
            </w:r>
            <w:r w:rsidRPr="0078097A">
              <w:rPr>
                <w:rFonts w:asciiTheme="minorBidi" w:hAnsiTheme="minorBidi" w:cstheme="minorBidi"/>
                <w:color w:val="FF0000"/>
                <w:rPrChange w:id="789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79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0.2625682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79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8F6F858" w14:textId="4C270F55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9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793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9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3094696186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79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5A2100C" w14:textId="122DA13E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9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79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79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54E9285" w14:textId="4B15392C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79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80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470F39" w:rsidRPr="0078097A" w14:paraId="68806F13" w14:textId="77777777" w:rsidTr="0078097A">
        <w:trPr>
          <w:trHeight w:val="290"/>
          <w:trPrChange w:id="801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802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2C523322" w14:textId="25E876D5" w:rsidR="00470F39" w:rsidRPr="0078097A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0"/>
                <w:szCs w:val="20"/>
                <w:highlight w:val="yellow"/>
                <w:rtl/>
                <w:rPrChange w:id="803" w:author="Dalit Roth" w:date="2020-10-19T12:24:00Z">
                  <w:rPr>
                    <w:rFonts w:asciiTheme="minorBidi" w:hAnsiTheme="minorBidi" w:cstheme="minorBidi" w:hint="cs"/>
                    <w:b/>
                    <w:bCs/>
                    <w:sz w:val="28"/>
                    <w:szCs w:val="28"/>
                    <w:highlight w:val="yellow"/>
                    <w:rtl/>
                  </w:rPr>
                </w:rPrChange>
              </w:rPr>
            </w:pPr>
            <w:bookmarkStart w:id="804" w:name="_Hlk53504776"/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805" w:author="Dalit Roth" w:date="2020-10-19T12:24:00Z">
                  <w:rPr>
                    <w:rFonts w:asciiTheme="minorBidi" w:hAnsiTheme="minorBidi" w:cstheme="minorBidi"/>
                    <w:highlight w:val="yellow"/>
                    <w:u w:val="single"/>
                  </w:rPr>
                </w:rPrChange>
              </w:rPr>
              <w:t>Depart_art_female</w:t>
            </w:r>
            <w:proofErr w:type="spellEnd"/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PrChange w:id="806" w:author="Dalit Roth" w:date="2020-10-19T12:24:00Z">
                  <w:rPr>
                    <w:rFonts w:asciiTheme="minorBidi" w:hAnsiTheme="minorBidi" w:cstheme="minorBidi"/>
                    <w:highlight w:val="yellow"/>
                    <w:u w:val="single"/>
                  </w:rPr>
                </w:rPrChange>
              </w:rPr>
              <w:t xml:space="preserve">  </w:t>
            </w:r>
            <w:r w:rsidRPr="0078097A">
              <w:rPr>
                <w:rFonts w:asciiTheme="minorBidi" w:hAnsiTheme="minorBidi" w:cstheme="minorBidi"/>
                <w:sz w:val="20"/>
                <w:szCs w:val="20"/>
                <w:highlight w:val="yellow"/>
                <w:u w:val="single"/>
                <w:rtl/>
                <w:rPrChange w:id="807" w:author="Dalit Roth" w:date="2020-10-19T12:24:00Z">
                  <w:rPr>
                    <w:rFonts w:asciiTheme="minorBidi" w:hAnsiTheme="minorBidi" w:cstheme="minorBidi" w:hint="cs"/>
                    <w:highlight w:val="yellow"/>
                    <w:u w:val="single"/>
                    <w:rtl/>
                  </w:rPr>
                </w:rPrChange>
              </w:rPr>
              <w:t xml:space="preserve"> </w:t>
            </w:r>
          </w:p>
        </w:tc>
      </w:tr>
      <w:bookmarkEnd w:id="804"/>
      <w:tr w:rsidR="0078097A" w:rsidRPr="0078097A" w14:paraId="17AFBADF" w14:textId="77777777" w:rsidTr="0078097A">
        <w:tblPrEx>
          <w:tblPrExChange w:id="80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80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81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2320FEF" w14:textId="4567F10D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1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81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813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1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0.39116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81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59A0A1B" w14:textId="11DCF02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1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1211" w:type="pct"/>
            <w:shd w:val="clear" w:color="auto" w:fill="auto"/>
            <w:noWrap/>
            <w:vAlign w:val="bottom"/>
            <w:tcPrChange w:id="81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182962F" w14:textId="7777777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1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1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82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9C863F6" w14:textId="7777777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2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82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777A3321" w14:textId="77777777" w:rsidTr="0078097A">
        <w:tblPrEx>
          <w:tblPrExChange w:id="823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82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82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BA0C312" w14:textId="2A261413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2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82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828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</w:t>
            </w:r>
            <w:r w:rsidRPr="0078097A">
              <w:rPr>
                <w:rFonts w:asciiTheme="minorBidi" w:hAnsiTheme="minorBidi" w:cstheme="minorBidi"/>
                <w:color w:val="FF0000"/>
                <w:rPrChange w:id="829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= </w:t>
            </w:r>
            <w:r w:rsidRPr="0078097A">
              <w:rPr>
                <w:rFonts w:asciiTheme="minorBidi" w:hAnsiTheme="minorBidi" w:cstheme="minorBidi"/>
                <w:color w:val="FF0000"/>
                <w:bdr w:val="none" w:sz="0" w:space="0" w:color="auto" w:frame="1"/>
                <w:rPrChange w:id="83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0.2538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831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1685D02" w14:textId="63F5B413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3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1211" w:type="pct"/>
            <w:shd w:val="clear" w:color="auto" w:fill="auto"/>
            <w:noWrap/>
            <w:vAlign w:val="bottom"/>
            <w:tcPrChange w:id="83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BC4FCE7" w14:textId="7777777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3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83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F270867" w14:textId="77777777" w:rsidR="00470F39" w:rsidRPr="0078097A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3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83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Without outliers</w:t>
            </w:r>
          </w:p>
        </w:tc>
      </w:tr>
      <w:tr w:rsidR="00E46D16" w:rsidRPr="0078097A" w14:paraId="660A10EA" w14:textId="77777777" w:rsidTr="0078097A">
        <w:trPr>
          <w:trHeight w:val="290"/>
          <w:trPrChange w:id="839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840" w:author="Dalit Roth" w:date="2020-10-19T12:29:00Z">
              <w:tcPr>
                <w:tcW w:w="8280" w:type="dxa"/>
                <w:gridSpan w:val="12"/>
                <w:shd w:val="clear" w:color="auto" w:fill="BFBFBF" w:themeFill="background1" w:themeFillShade="BF"/>
                <w:noWrap/>
                <w:vAlign w:val="bottom"/>
              </w:tcPr>
            </w:tcPrChange>
          </w:tcPr>
          <w:p w14:paraId="038A2715" w14:textId="77777777" w:rsidR="00E46D16" w:rsidRPr="0078097A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  <w:rPrChange w:id="841" w:author="Dalit Roth" w:date="2020-10-19T12:24:00Z">
                  <w:rPr>
                    <w:rFonts w:asciiTheme="minorBidi" w:hAnsiTheme="minorBidi" w:cstheme="minorBidi" w:hint="cs"/>
                    <w:rtl/>
                  </w:rPr>
                </w:rPrChange>
              </w:rPr>
            </w:pPr>
            <w:proofErr w:type="spellStart"/>
            <w:r w:rsidRPr="0078097A">
              <w:rPr>
                <w:rFonts w:asciiTheme="minorBidi" w:hAnsiTheme="minorBidi" w:cstheme="minorBidi"/>
                <w:sz w:val="20"/>
                <w:szCs w:val="20"/>
                <w:rPrChange w:id="842" w:author="Dalit Roth" w:date="2020-10-19T12:24:00Z">
                  <w:rPr>
                    <w:rFonts w:asciiTheme="minorBidi" w:hAnsiTheme="minorBidi" w:cstheme="minorBidi"/>
                  </w:rPr>
                </w:rPrChange>
              </w:rPr>
              <w:t>depart_custom_mkup_female</w:t>
            </w:r>
            <w:proofErr w:type="spellEnd"/>
          </w:p>
        </w:tc>
      </w:tr>
      <w:tr w:rsidR="0078097A" w:rsidRPr="0078097A" w14:paraId="314E4701" w14:textId="77777777" w:rsidTr="0078097A">
        <w:tblPrEx>
          <w:tblPrExChange w:id="843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84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84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B37DB5E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4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84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</w:t>
            </w:r>
            <w:r w:rsidRPr="0078097A">
              <w:rPr>
                <w:rFonts w:asciiTheme="minorBidi" w:hAnsiTheme="minorBidi" w:cstheme="minorBidi"/>
                <w:rPrChange w:id="848" w:author="Dalit Roth" w:date="2020-10-19T12:24:00Z">
                  <w:rPr>
                    <w:rFonts w:asciiTheme="minorBidi" w:hAnsiTheme="minorBidi" w:cstheme="minorBidi"/>
                    <w:sz w:val="22"/>
                    <w:szCs w:val="22"/>
                  </w:rPr>
                </w:rPrChange>
              </w:rPr>
              <w:t xml:space="preserve">ho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4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0.1628297 </w:t>
            </w:r>
          </w:p>
        </w:tc>
        <w:tc>
          <w:tcPr>
            <w:tcW w:w="1056" w:type="pct"/>
            <w:shd w:val="clear" w:color="auto" w:fill="auto"/>
            <w:noWrap/>
            <w:vAlign w:val="bottom"/>
            <w:tcPrChange w:id="85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8E77061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5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852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 xml:space="preserve">S = </w:t>
            </w: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5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3.685e+09</w:t>
            </w:r>
          </w:p>
        </w:tc>
        <w:tc>
          <w:tcPr>
            <w:tcW w:w="1211" w:type="pct"/>
            <w:shd w:val="clear" w:color="auto" w:fill="auto"/>
            <w:noWrap/>
            <w:vAlign w:val="bottom"/>
            <w:tcPrChange w:id="854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1CEFACE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5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5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t>p-value &lt; 2.2e-16</w:t>
            </w:r>
          </w:p>
        </w:tc>
        <w:tc>
          <w:tcPr>
            <w:tcW w:w="1645" w:type="pct"/>
            <w:shd w:val="clear" w:color="auto" w:fill="auto"/>
            <w:noWrap/>
            <w:vAlign w:val="bottom"/>
            <w:tcPrChange w:id="85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C7861D6" w14:textId="77777777" w:rsidR="00E46D16" w:rsidRPr="0078097A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5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r w:rsidRPr="0078097A">
              <w:rPr>
                <w:rFonts w:asciiTheme="minorBidi" w:hAnsiTheme="minorBidi" w:cstheme="minorBidi"/>
                <w:color w:val="000000"/>
                <w:rPrChange w:id="85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t>Row data</w:t>
            </w:r>
          </w:p>
        </w:tc>
      </w:tr>
      <w:tr w:rsidR="0078097A" w:rsidRPr="0078097A" w14:paraId="439D461B" w14:textId="77777777" w:rsidTr="0078097A">
        <w:tblPrEx>
          <w:tblPrExChange w:id="860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86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86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AA4D82D" w14:textId="77777777" w:rsidR="00985DB9" w:rsidRPr="0078097A" w:rsidRDefault="00985DB9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6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1056" w:type="pct"/>
            <w:shd w:val="clear" w:color="auto" w:fill="auto"/>
            <w:noWrap/>
            <w:vAlign w:val="bottom"/>
            <w:tcPrChange w:id="86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1061F8C" w14:textId="77777777" w:rsidR="00985DB9" w:rsidRPr="0078097A" w:rsidRDefault="00985DB9" w:rsidP="00FF5C9A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865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</w:p>
        </w:tc>
        <w:tc>
          <w:tcPr>
            <w:tcW w:w="1211" w:type="pct"/>
            <w:shd w:val="clear" w:color="auto" w:fill="auto"/>
            <w:noWrap/>
            <w:vAlign w:val="bottom"/>
            <w:tcPrChange w:id="86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2F51899" w14:textId="77777777" w:rsidR="00985DB9" w:rsidRPr="0078097A" w:rsidRDefault="00985DB9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6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</w:p>
        </w:tc>
        <w:tc>
          <w:tcPr>
            <w:tcW w:w="1645" w:type="pct"/>
            <w:shd w:val="clear" w:color="auto" w:fill="auto"/>
            <w:noWrap/>
            <w:vAlign w:val="bottom"/>
            <w:tcPrChange w:id="86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FBD7E26" w14:textId="77777777" w:rsidR="00985DB9" w:rsidRPr="0078097A" w:rsidRDefault="00985DB9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6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</w:p>
        </w:tc>
      </w:tr>
      <w:tr w:rsidR="0049784E" w:rsidRPr="0078097A" w14:paraId="5397772A" w14:textId="77777777" w:rsidTr="0078097A">
        <w:tblPrEx>
          <w:tblPrExChange w:id="870" w:author="Dalit Roth" w:date="2020-10-19T12:29:00Z">
            <w:tblPrEx>
              <w:tblW w:w="8275" w:type="dxa"/>
            </w:tblPrEx>
          </w:tblPrExChange>
        </w:tblPrEx>
        <w:trPr>
          <w:trHeight w:val="381"/>
          <w:trPrChange w:id="871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872" w:author="Dalit Roth" w:date="2020-10-19T12:29:00Z">
              <w:tcPr>
                <w:tcW w:w="8275" w:type="dxa"/>
                <w:gridSpan w:val="11"/>
                <w:shd w:val="clear" w:color="auto" w:fill="auto"/>
                <w:noWrap/>
                <w:vAlign w:val="bottom"/>
              </w:tcPr>
            </w:tcPrChange>
          </w:tcPr>
          <w:p w14:paraId="21FBCA95" w14:textId="3B3CC1E0" w:rsidR="0049784E" w:rsidRPr="0078097A" w:rsidRDefault="0049784E" w:rsidP="0049784E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highlight w:val="magenta"/>
                <w:rPrChange w:id="873" w:author="Dalit Roth" w:date="2020-10-19T12:24:00Z">
                  <w:rPr/>
                </w:rPrChange>
              </w:rPr>
              <w:pPrChange w:id="874" w:author="Dalit Roth" w:date="2020-10-19T10:53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proofErr w:type="spellStart"/>
            <w:ins w:id="875" w:author="Dalit Roth" w:date="2020-10-19T10:49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rPrChange w:id="876" w:author="Dalit Roth" w:date="2020-10-19T12:24:00Z">
                    <w:rPr>
                      <w:highlight w:val="magenta"/>
                    </w:rPr>
                  </w:rPrChange>
                </w:rPr>
                <w:t>countries_cnt</w:t>
              </w:r>
            </w:ins>
            <w:proofErr w:type="spellEnd"/>
          </w:p>
        </w:tc>
      </w:tr>
      <w:tr w:rsidR="0078097A" w:rsidRPr="0078097A" w14:paraId="214AAF5A" w14:textId="77777777" w:rsidTr="0078097A">
        <w:tblPrEx>
          <w:tblPrExChange w:id="877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87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87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4C37992" w14:textId="7CECC42F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8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881" w:author="Dalit Roth" w:date="2020-10-19T10:50:00Z">
              <w:r w:rsidRPr="0078097A">
                <w:rPr>
                  <w:rFonts w:asciiTheme="minorBidi" w:hAnsiTheme="minorBidi" w:cstheme="minorBidi"/>
                  <w:color w:val="FF0000"/>
                  <w:rPrChange w:id="882" w:author="Dalit Roth" w:date="2020-10-19T12:24:00Z">
                    <w:rPr>
                      <w:rFonts w:asciiTheme="minorBidi" w:hAnsiTheme="minorBidi" w:cstheme="minorBidi"/>
                      <w:color w:val="FF0000"/>
                      <w:sz w:val="22"/>
                      <w:szCs w:val="22"/>
                    </w:rPr>
                  </w:rPrChange>
                </w:rPr>
                <w:t xml:space="preserve">Rho = </w:t>
              </w:r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883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>0.086479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88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A1BC4C9" w14:textId="1BC31779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885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886" w:author="Dalit Roth" w:date="2020-10-19T10:50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887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888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4082135054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88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6659187A" w14:textId="31D4A69E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89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891" w:author="Dalit Roth" w:date="2020-10-19T10:50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89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p-value &lt;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893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2.158e-06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89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30CE8C6" w14:textId="47E58F8E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89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896" w:author="Dalit Roth" w:date="2020-10-19T10:51:00Z">
              <w:r w:rsidRPr="0078097A">
                <w:rPr>
                  <w:rFonts w:asciiTheme="minorBidi" w:hAnsiTheme="minorBidi" w:cstheme="minorBidi"/>
                  <w:color w:val="000000"/>
                  <w:rPrChange w:id="89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  <w:del w:id="898" w:author="Dalit Roth" w:date="2020-10-19T10:48:00Z">
              <w:r w:rsidRPr="0078097A" w:rsidDel="00CF6F44">
                <w:rPr>
                  <w:rFonts w:asciiTheme="minorBidi" w:hAnsiTheme="minorBidi" w:cstheme="minorBidi"/>
                  <w:color w:val="000000"/>
                  <w:rPrChange w:id="899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delText>Row data</w:delText>
              </w:r>
            </w:del>
          </w:p>
        </w:tc>
      </w:tr>
      <w:tr w:rsidR="0078097A" w:rsidRPr="0078097A" w14:paraId="21F5329F" w14:textId="77777777" w:rsidTr="0078097A">
        <w:tblPrEx>
          <w:tblPrExChange w:id="900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90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90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935C4BF" w14:textId="2C727576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0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04" w:author="Dalit Roth" w:date="2020-10-19T10:50:00Z">
              <w:r w:rsidRPr="0078097A">
                <w:rPr>
                  <w:rFonts w:asciiTheme="minorBidi" w:hAnsiTheme="minorBidi" w:cstheme="minorBidi"/>
                  <w:color w:val="000000"/>
                  <w:rPrChange w:id="905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906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07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NA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90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EC9B4F2" w14:textId="069E6FA4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909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10" w:author="Dalit Roth" w:date="2020-10-19T10:50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91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912" w:author="Dalit Roth" w:date="2020-10-19T12:24:00Z">
                    <w:rPr>
                      <w:rStyle w:val="gd15mcfceub"/>
                      <w:rFonts w:asciiTheme="minorBidi" w:hAnsiTheme="minorBidi"/>
                      <w:color w:val="000000"/>
                      <w:bdr w:val="none" w:sz="0" w:space="0" w:color="auto" w:frame="1"/>
                    </w:rPr>
                  </w:rPrChange>
                </w:rPr>
                <w:t>N</w:t>
              </w:r>
              <w:r w:rsidRPr="0078097A">
                <w:rPr>
                  <w:rStyle w:val="gd15mcfceub"/>
                  <w:rFonts w:asciiTheme="minorBidi" w:hAnsiTheme="minorBidi" w:cstheme="minorBidi"/>
                  <w:rPrChange w:id="913" w:author="Dalit Roth" w:date="2020-10-19T12:24:00Z">
                    <w:rPr>
                      <w:rStyle w:val="gd15mcfceub"/>
                      <w:rFonts w:asciiTheme="minorBidi" w:hAnsiTheme="minorBidi"/>
                    </w:rPr>
                  </w:rPrChange>
                </w:rPr>
                <w:t>A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914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B2F6E6D" w14:textId="43CF3E2B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91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16" w:author="Dalit Roth" w:date="2020-10-19T10:50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1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=NA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91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5ABFC27" w14:textId="1745819A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1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20" w:author="Dalit Roth" w:date="2020-10-19T10:51:00Z">
              <w:r w:rsidRPr="0078097A">
                <w:rPr>
                  <w:rFonts w:asciiTheme="minorBidi" w:hAnsiTheme="minorBidi" w:cstheme="minorBidi"/>
                  <w:color w:val="000000"/>
                  <w:rPrChange w:id="921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  <w:del w:id="922" w:author="Dalit Roth" w:date="2020-10-19T10:48:00Z">
              <w:r w:rsidRPr="0078097A" w:rsidDel="00CF6F44">
                <w:rPr>
                  <w:rFonts w:asciiTheme="minorBidi" w:hAnsiTheme="minorBidi" w:cstheme="minorBidi"/>
                  <w:color w:val="000000"/>
                  <w:rPrChange w:id="923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delText>Without outliers</w:delText>
              </w:r>
            </w:del>
          </w:p>
        </w:tc>
      </w:tr>
      <w:tr w:rsidR="0049784E" w:rsidRPr="0078097A" w14:paraId="11941B15" w14:textId="77777777" w:rsidTr="0078097A">
        <w:tblPrEx>
          <w:tblPrExChange w:id="924" w:author="Dalit Roth" w:date="2020-10-19T12:29:00Z">
            <w:tblPrEx>
              <w:tblW w:w="8275" w:type="dxa"/>
            </w:tblPrEx>
          </w:tblPrExChange>
        </w:tblPrEx>
        <w:trPr>
          <w:trHeight w:val="161"/>
          <w:trPrChange w:id="925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926" w:author="Dalit Roth" w:date="2020-10-19T12:29:00Z">
              <w:tcPr>
                <w:tcW w:w="8275" w:type="dxa"/>
                <w:gridSpan w:val="11"/>
                <w:shd w:val="clear" w:color="auto" w:fill="auto"/>
                <w:noWrap/>
                <w:vAlign w:val="bottom"/>
              </w:tcPr>
            </w:tcPrChange>
          </w:tcPr>
          <w:p w14:paraId="073EDC3F" w14:textId="6AE4F3E2" w:rsidR="0049784E" w:rsidRPr="0078097A" w:rsidRDefault="0049784E" w:rsidP="0049784E">
            <w:pPr>
              <w:bidi/>
              <w:spacing w:after="160" w:line="259" w:lineRule="auto"/>
              <w:ind w:left="26"/>
              <w:rPr>
                <w:rFonts w:asciiTheme="minorBidi" w:hAnsiTheme="minorBidi" w:cstheme="minorBidi" w:hint="cs"/>
                <w:sz w:val="20"/>
                <w:szCs w:val="20"/>
                <w:highlight w:val="magenta"/>
                <w:u w:val="single"/>
                <w:rtl/>
                <w:rPrChange w:id="927" w:author="Dalit Roth" w:date="2020-10-19T12:24:00Z">
                  <w:rPr/>
                </w:rPrChange>
              </w:rPr>
              <w:pPrChange w:id="928" w:author="Dalit Roth" w:date="2020-10-19T10:53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ins w:id="929" w:author="Dalit Roth" w:date="2020-10-19T10:53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930" w:author="Dalit Roth" w:date="2020-10-19T12:24:00Z">
                    <w:rPr>
                      <w:highlight w:val="magenta"/>
                    </w:rPr>
                  </w:rPrChange>
                </w:rPr>
                <w:t>actor0_movies_cnt</w:t>
              </w:r>
            </w:ins>
          </w:p>
        </w:tc>
      </w:tr>
      <w:tr w:rsidR="0078097A" w:rsidRPr="0078097A" w14:paraId="0CC8C6BA" w14:textId="77777777" w:rsidTr="0078097A">
        <w:tblPrEx>
          <w:tblPrExChange w:id="931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932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93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9DF9EF6" w14:textId="4F9A4340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3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35" w:author="Dalit Roth" w:date="2020-10-19T10:53:00Z">
              <w:r w:rsidRPr="0078097A">
                <w:rPr>
                  <w:rFonts w:asciiTheme="minorBidi" w:hAnsiTheme="minorBidi" w:cstheme="minorBidi"/>
                  <w:color w:val="000000"/>
                  <w:rPrChange w:id="936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937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38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0.3493433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93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2E23543" w14:textId="6C12D653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940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41" w:author="Dalit Roth" w:date="2020-10-19T10:53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942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43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2907506872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944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B22026A" w14:textId="29B51375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94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46" w:author="Dalit Roth" w:date="2020-10-19T10:53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4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94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2C36364" w14:textId="4FE11810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49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50" w:author="Dalit Roth" w:date="2020-10-19T10:53:00Z">
              <w:r w:rsidRPr="0078097A">
                <w:rPr>
                  <w:rFonts w:asciiTheme="minorBidi" w:hAnsiTheme="minorBidi" w:cstheme="minorBidi"/>
                  <w:color w:val="000000"/>
                  <w:rPrChange w:id="951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35D2BFAD" w14:textId="77777777" w:rsidTr="0078097A">
        <w:tblPrEx>
          <w:tblPrExChange w:id="952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953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954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D7C876B" w14:textId="22B83929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5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56" w:author="Dalit Roth" w:date="2020-10-19T10:53:00Z">
              <w:r w:rsidRPr="0078097A">
                <w:rPr>
                  <w:rFonts w:asciiTheme="minorBidi" w:hAnsiTheme="minorBidi" w:cstheme="minorBidi"/>
                  <w:color w:val="000000"/>
                  <w:rPrChange w:id="95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958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959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0.3460714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96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D63D009" w14:textId="1075A294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961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62" w:author="Dalit Roth" w:date="2020-10-19T10:53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963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64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2581857736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96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930E400" w14:textId="0BEAC296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966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67" w:author="Dalit Roth" w:date="2020-10-19T10:53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68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96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3A7C238" w14:textId="0964F58F" w:rsidR="0049784E" w:rsidRPr="0078097A" w:rsidRDefault="0049784E" w:rsidP="0049784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7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71" w:author="Dalit Roth" w:date="2020-10-19T10:53:00Z">
              <w:r w:rsidRPr="0078097A">
                <w:rPr>
                  <w:rFonts w:asciiTheme="minorBidi" w:hAnsiTheme="minorBidi" w:cstheme="minorBidi"/>
                  <w:color w:val="000000"/>
                  <w:rPrChange w:id="97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49784E" w:rsidRPr="0078097A" w14:paraId="0B8CBC06" w14:textId="77777777" w:rsidTr="0078097A">
        <w:trPr>
          <w:trHeight w:val="290"/>
          <w:trPrChange w:id="973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974" w:author="Dalit Roth" w:date="2020-10-19T12:29:00Z">
              <w:tcPr>
                <w:tcW w:w="8280" w:type="dxa"/>
                <w:gridSpan w:val="12"/>
                <w:shd w:val="clear" w:color="auto" w:fill="auto"/>
                <w:noWrap/>
                <w:vAlign w:val="bottom"/>
              </w:tcPr>
            </w:tcPrChange>
          </w:tcPr>
          <w:p w14:paraId="17E01B87" w14:textId="4453BCBA" w:rsidR="0049784E" w:rsidRPr="0078097A" w:rsidRDefault="00595B20" w:rsidP="00595B20">
            <w:pPr>
              <w:bidi/>
              <w:spacing w:line="276" w:lineRule="auto"/>
              <w:rPr>
                <w:rFonts w:asciiTheme="minorBidi" w:hAnsiTheme="minorBidi" w:cstheme="minorBidi" w:hint="cs"/>
                <w:sz w:val="20"/>
                <w:szCs w:val="20"/>
                <w:u w:val="single"/>
                <w:rtl/>
                <w:rPrChange w:id="97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pPrChange w:id="976" w:author="Dalit Roth" w:date="2020-10-19T11:23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ins w:id="977" w:author="Dalit Roth" w:date="2020-10-19T11:23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978" w:author="Dalit Roth" w:date="2020-10-19T12:24:00Z">
                    <w:rPr>
                      <w:highlight w:val="magenta"/>
                    </w:rPr>
                  </w:rPrChange>
                </w:rPr>
                <w:t>actor0_prev_revenue</w:t>
              </w:r>
            </w:ins>
          </w:p>
        </w:tc>
      </w:tr>
      <w:tr w:rsidR="0078097A" w:rsidRPr="0078097A" w14:paraId="573DDB01" w14:textId="77777777" w:rsidTr="0078097A">
        <w:tblPrEx>
          <w:tblPrExChange w:id="979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980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98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115EB93" w14:textId="5BC898AE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82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83" w:author="Dalit Roth" w:date="2020-10-19T11:22:00Z">
              <w:r w:rsidRPr="0078097A">
                <w:rPr>
                  <w:rFonts w:asciiTheme="minorBidi" w:hAnsiTheme="minorBidi" w:cstheme="minorBidi"/>
                  <w:color w:val="000000"/>
                  <w:rPrChange w:id="984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985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86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0.2738184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98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0FB457D" w14:textId="399628F2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988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89" w:author="Dalit Roth" w:date="2020-10-19T11:22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990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91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1065746862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99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2A59325" w14:textId="50ADAEAB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99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994" w:author="Dalit Roth" w:date="2020-10-19T11:22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995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99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50AB7E7" w14:textId="264A2BA0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997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998" w:author="Dalit Roth" w:date="2020-10-19T11:23:00Z">
              <w:r w:rsidRPr="0078097A">
                <w:rPr>
                  <w:rFonts w:asciiTheme="minorBidi" w:hAnsiTheme="minorBidi" w:cstheme="minorBidi"/>
                  <w:color w:val="000000"/>
                  <w:rPrChange w:id="999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3B3A3123" w14:textId="77777777" w:rsidTr="0078097A">
        <w:tblPrEx>
          <w:tblPrExChange w:id="1000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00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00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B079724" w14:textId="3212BF66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03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004" w:author="Dalit Roth" w:date="2020-10-19T11:22:00Z">
              <w:r w:rsidRPr="0078097A">
                <w:rPr>
                  <w:rFonts w:asciiTheme="minorBidi" w:hAnsiTheme="minorBidi" w:cstheme="minorBidi"/>
                  <w:color w:val="000000"/>
                  <w:rPrChange w:id="1005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006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B050"/>
                  <w:bdr w:val="none" w:sz="0" w:space="0" w:color="auto" w:frame="1"/>
                  <w:rPrChange w:id="1007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0.2766599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00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6D3E41DA" w14:textId="14456767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009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010" w:author="Dalit Roth" w:date="2020-10-19T11:22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01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12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885686414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01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871391E" w14:textId="459C8880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01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015" w:author="Dalit Roth" w:date="2020-10-19T11:22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16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01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AA8DD2E" w14:textId="06785466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1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019" w:author="Dalit Roth" w:date="2020-10-19T11:23:00Z">
              <w:r w:rsidRPr="0078097A">
                <w:rPr>
                  <w:rFonts w:asciiTheme="minorBidi" w:hAnsiTheme="minorBidi" w:cstheme="minorBidi"/>
                  <w:color w:val="000000"/>
                  <w:rPrChange w:id="1020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49784E" w:rsidRPr="0078097A" w14:paraId="416B3A5A" w14:textId="77777777" w:rsidTr="0078097A">
        <w:trPr>
          <w:trHeight w:val="290"/>
          <w:trPrChange w:id="1021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022" w:author="Dalit Roth" w:date="2020-10-19T12:29:00Z">
              <w:tcPr>
                <w:tcW w:w="8280" w:type="dxa"/>
                <w:gridSpan w:val="12"/>
                <w:shd w:val="clear" w:color="auto" w:fill="auto"/>
                <w:noWrap/>
                <w:vAlign w:val="bottom"/>
              </w:tcPr>
            </w:tcPrChange>
          </w:tcPr>
          <w:p w14:paraId="2929BE03" w14:textId="1CEC07BF" w:rsidR="0049784E" w:rsidRPr="0078097A" w:rsidRDefault="00595B20" w:rsidP="00595B20">
            <w:pPr>
              <w:bidi/>
              <w:spacing w:line="276" w:lineRule="auto"/>
              <w:ind w:left="26"/>
              <w:rPr>
                <w:rFonts w:asciiTheme="minorBidi" w:hAnsiTheme="minorBidi" w:cstheme="minorBidi" w:hint="cs"/>
                <w:sz w:val="20"/>
                <w:szCs w:val="20"/>
                <w:u w:val="single"/>
                <w:rtl/>
                <w:rPrChange w:id="1023" w:author="Dalit Roth" w:date="2020-10-19T12:24:00Z">
                  <w:rPr/>
                </w:rPrChange>
              </w:rPr>
              <w:pPrChange w:id="1024" w:author="Dalit Roth" w:date="2020-10-19T11:26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proofErr w:type="spellStart"/>
            <w:ins w:id="1025" w:author="Dalit Roth" w:date="2020-10-19T11:26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1026" w:author="Dalit Roth" w:date="2020-10-19T12:24:00Z">
                    <w:rPr>
                      <w:highlight w:val="magenta"/>
                    </w:rPr>
                  </w:rPrChange>
                </w:rPr>
                <w:t>director_movies_cnt</w:t>
              </w:r>
              <w:proofErr w:type="spellEnd"/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tl/>
                  <w:rPrChange w:id="1027" w:author="Dalit Roth" w:date="2020-10-19T12:24:00Z">
                    <w:rPr>
                      <w:highlight w:val="magenta"/>
                      <w:rtl/>
                    </w:rPr>
                  </w:rPrChange>
                </w:rPr>
                <w:t>:</w:t>
              </w:r>
            </w:ins>
          </w:p>
        </w:tc>
      </w:tr>
      <w:tr w:rsidR="0078097A" w:rsidRPr="0078097A" w14:paraId="475CCA07" w14:textId="77777777" w:rsidTr="0078097A">
        <w:tblPrEx>
          <w:tblPrExChange w:id="102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02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03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9AA708D" w14:textId="10F0F5A2" w:rsidR="00595B20" w:rsidRPr="0078097A" w:rsidRDefault="00595B20" w:rsidP="00F71BA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rPrChange w:id="103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pPrChange w:id="1032" w:author="Dalit Roth" w:date="2020-10-19T22:02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ins w:id="1033" w:author="Dalit Roth" w:date="2020-10-19T11:26:00Z">
              <w:r w:rsidRPr="0078097A">
                <w:rPr>
                  <w:rFonts w:asciiTheme="minorBidi" w:hAnsiTheme="minorBidi" w:cstheme="minorBidi"/>
                  <w:color w:val="000000"/>
                  <w:rPrChange w:id="1034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035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36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0.3727146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03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AACB39B" w14:textId="070C0752" w:rsidR="00595B20" w:rsidRPr="00F71BA7" w:rsidRDefault="00595B20" w:rsidP="00F71BA7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rPrChange w:id="1038" w:author="Dalit Roth" w:date="2020-10-19T22:02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  <w:pPrChange w:id="1039" w:author="Dalit Roth" w:date="2020-10-19T22:02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ins w:id="1040" w:author="Dalit Roth" w:date="2020-10-19T11:26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04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42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2803070570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04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E7307BE" w14:textId="7C3B74E7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04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045" w:author="Dalit Roth" w:date="2020-10-19T11:26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46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04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DFCD3F8" w14:textId="27487809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4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049" w:author="Dalit Roth" w:date="2020-10-19T11:26:00Z">
              <w:r w:rsidRPr="0078097A">
                <w:rPr>
                  <w:rFonts w:asciiTheme="minorBidi" w:hAnsiTheme="minorBidi" w:cstheme="minorBidi"/>
                  <w:color w:val="000000"/>
                  <w:rPrChange w:id="1050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36E62E71" w14:textId="77777777" w:rsidTr="0078097A">
        <w:tblPrEx>
          <w:tblPrExChange w:id="1051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052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05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DBF4ED3" w14:textId="1000BDDA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5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055" w:author="Dalit Roth" w:date="2020-10-19T11:26:00Z">
              <w:r w:rsidRPr="0078097A">
                <w:rPr>
                  <w:rFonts w:asciiTheme="minorBidi" w:hAnsiTheme="minorBidi" w:cstheme="minorBidi"/>
                  <w:color w:val="FF0000"/>
                  <w:rPrChange w:id="1056" w:author="Dalit Roth" w:date="2020-10-19T12:24:00Z">
                    <w:rPr>
                      <w:rFonts w:asciiTheme="minorBidi" w:hAnsiTheme="minorBidi" w:cstheme="minorBidi"/>
                      <w:color w:val="FF0000"/>
                      <w:sz w:val="22"/>
                      <w:szCs w:val="22"/>
                    </w:rPr>
                  </w:rPrChange>
                </w:rPr>
                <w:t xml:space="preserve">Rho = </w:t>
              </w:r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1057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0.350105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05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3F3FDE27" w14:textId="07801875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059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060" w:author="Dalit Roth" w:date="2020-10-19T11:26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06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62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2447199054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06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03A4E6B" w14:textId="58370630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064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065" w:author="Dalit Roth" w:date="2020-10-19T11:26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66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06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7DF26F4" w14:textId="2231B768" w:rsidR="00595B20" w:rsidRPr="0078097A" w:rsidRDefault="00595B20" w:rsidP="00595B2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68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069" w:author="Dalit Roth" w:date="2020-10-19T11:26:00Z">
              <w:r w:rsidRPr="0078097A">
                <w:rPr>
                  <w:rFonts w:asciiTheme="minorBidi" w:hAnsiTheme="minorBidi" w:cstheme="minorBidi"/>
                  <w:color w:val="000000"/>
                  <w:rPrChange w:id="1070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49784E" w:rsidRPr="0078097A" w14:paraId="7B0B8D69" w14:textId="77777777" w:rsidTr="0078097A">
        <w:trPr>
          <w:trHeight w:val="290"/>
          <w:trPrChange w:id="1071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072" w:author="Dalit Roth" w:date="2020-10-19T12:29:00Z">
              <w:tcPr>
                <w:tcW w:w="8280" w:type="dxa"/>
                <w:gridSpan w:val="12"/>
                <w:shd w:val="clear" w:color="auto" w:fill="auto"/>
                <w:noWrap/>
                <w:vAlign w:val="bottom"/>
              </w:tcPr>
            </w:tcPrChange>
          </w:tcPr>
          <w:p w14:paraId="6FB12CAB" w14:textId="6A6DF6F4" w:rsidR="0049784E" w:rsidRPr="0078097A" w:rsidRDefault="003B28F9" w:rsidP="003B28F9">
            <w:pPr>
              <w:bidi/>
              <w:spacing w:line="276" w:lineRule="auto"/>
              <w:ind w:left="360"/>
              <w:rPr>
                <w:rFonts w:asciiTheme="minorBidi" w:hAnsiTheme="minorBidi" w:cstheme="minorBidi"/>
                <w:sz w:val="20"/>
                <w:szCs w:val="20"/>
                <w:highlight w:val="magenta"/>
                <w:rPrChange w:id="1073" w:author="Dalit Roth" w:date="2020-10-19T12:24:00Z">
                  <w:rPr/>
                </w:rPrChange>
              </w:rPr>
              <w:pPrChange w:id="1074" w:author="Dalit Roth" w:date="2020-10-19T11:35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proofErr w:type="spellStart"/>
            <w:ins w:id="1075" w:author="Dalit Roth" w:date="2020-10-19T11:34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1076" w:author="Dalit Roth" w:date="2020-10-19T12:24:00Z">
                    <w:rPr>
                      <w:highlight w:val="magenta"/>
                    </w:rPr>
                  </w:rPrChange>
                </w:rPr>
                <w:t>depart_Art</w:t>
              </w:r>
            </w:ins>
            <w:proofErr w:type="spellEnd"/>
          </w:p>
        </w:tc>
      </w:tr>
      <w:tr w:rsidR="0078097A" w:rsidRPr="0078097A" w14:paraId="5D20EFBD" w14:textId="77777777" w:rsidTr="0078097A">
        <w:tblPrEx>
          <w:tblPrExChange w:id="1077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07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07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053CE790" w14:textId="03F595AF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80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081" w:author="Dalit Roth" w:date="2020-10-19T11:34:00Z">
              <w:r w:rsidRPr="0078097A">
                <w:rPr>
                  <w:rFonts w:asciiTheme="minorBidi" w:hAnsiTheme="minorBidi" w:cstheme="minorBidi"/>
                  <w:color w:val="000000"/>
                  <w:rPrChange w:id="108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083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84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0.3862735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08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C8C40E1" w14:textId="7F7C0667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086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087" w:author="Dalit Roth" w:date="2020-10-19T11:34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088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89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2701454392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09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BA1A8BD" w14:textId="540EA796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09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092" w:author="Dalit Roth" w:date="2020-10-19T11:34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093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09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3D352ED" w14:textId="513FFD3C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09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096" w:author="Dalit Roth" w:date="2020-10-19T11:34:00Z">
              <w:r w:rsidRPr="0078097A">
                <w:rPr>
                  <w:rFonts w:asciiTheme="minorBidi" w:hAnsiTheme="minorBidi" w:cstheme="minorBidi"/>
                  <w:color w:val="000000"/>
                  <w:rPrChange w:id="109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67EA2A5C" w14:textId="77777777" w:rsidTr="0078097A">
        <w:tblPrEx>
          <w:tblPrExChange w:id="1098" w:author="Dalit Roth" w:date="2020-10-19T12:29:00Z">
            <w:tblPrEx>
              <w:tblW w:w="0" w:type="auto"/>
            </w:tblPrEx>
          </w:tblPrExChange>
        </w:tblPrEx>
        <w:trPr>
          <w:trHeight w:val="290"/>
          <w:trPrChange w:id="1099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10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39A14DA" w14:textId="1EE2B52D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10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102" w:author="Dalit Roth" w:date="2020-10-19T11:34:00Z">
              <w:r w:rsidRPr="0078097A">
                <w:rPr>
                  <w:rFonts w:asciiTheme="minorBidi" w:hAnsiTheme="minorBidi" w:cstheme="minorBidi"/>
                  <w:color w:val="FF0000"/>
                  <w:rPrChange w:id="1103" w:author="Dalit Roth" w:date="2020-10-19T12:24:00Z">
                    <w:rPr>
                      <w:rFonts w:asciiTheme="minorBidi" w:hAnsiTheme="minorBidi" w:cstheme="minorBidi"/>
                      <w:color w:val="FF0000"/>
                      <w:sz w:val="22"/>
                      <w:szCs w:val="22"/>
                    </w:rPr>
                  </w:rPrChange>
                </w:rPr>
                <w:t xml:space="preserve">Rho = </w:t>
              </w:r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1104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0.2712621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10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91EDE50" w14:textId="7A4D32AC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106" w:author="Dalit Roth" w:date="2020-10-19T12:24:00Z">
                  <w:rPr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107" w:author="Dalit Roth" w:date="2020-10-19T11:34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108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09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2366797745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11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0438B37" w14:textId="7E9DDA94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1111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112" w:author="Dalit Roth" w:date="2020-10-19T11:34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13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114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A4082E4" w14:textId="08D767C4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rPrChange w:id="1115" w:author="Dalit Roth" w:date="2020-10-19T12:24:00Z">
                  <w:rPr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116" w:author="Dalit Roth" w:date="2020-10-19T11:34:00Z">
              <w:r w:rsidRPr="0078097A">
                <w:rPr>
                  <w:rFonts w:asciiTheme="minorBidi" w:hAnsiTheme="minorBidi" w:cstheme="minorBidi"/>
                  <w:color w:val="000000"/>
                  <w:rPrChange w:id="111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3B28F9" w:rsidRPr="0078097A" w14:paraId="38E8BB5A" w14:textId="77777777" w:rsidTr="0078097A">
        <w:trPr>
          <w:trHeight w:val="290"/>
          <w:ins w:id="1118" w:author="Dalit Roth" w:date="2020-10-19T11:34:00Z"/>
          <w:trPrChange w:id="1119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120" w:author="Dalit Roth" w:date="2020-10-19T12:29:00Z">
              <w:tcPr>
                <w:tcW w:w="8280" w:type="dxa"/>
                <w:gridSpan w:val="12"/>
                <w:shd w:val="clear" w:color="auto" w:fill="auto"/>
                <w:noWrap/>
                <w:vAlign w:val="bottom"/>
              </w:tcPr>
            </w:tcPrChange>
          </w:tcPr>
          <w:p w14:paraId="57217094" w14:textId="583ADB21" w:rsidR="003B28F9" w:rsidRPr="0078097A" w:rsidRDefault="003B28F9" w:rsidP="003B28F9">
            <w:pPr>
              <w:bidi/>
              <w:spacing w:line="276" w:lineRule="auto"/>
              <w:ind w:left="360"/>
              <w:rPr>
                <w:ins w:id="1121" w:author="Dalit Roth" w:date="2020-10-19T11:34:00Z"/>
                <w:rFonts w:asciiTheme="minorBidi" w:hAnsiTheme="minorBidi" w:cstheme="minorBidi"/>
                <w:sz w:val="20"/>
                <w:szCs w:val="20"/>
                <w:highlight w:val="magenta"/>
                <w:u w:val="single"/>
                <w:rPrChange w:id="1122" w:author="Dalit Roth" w:date="2020-10-19T12:24:00Z">
                  <w:rPr>
                    <w:ins w:id="1123" w:author="Dalit Roth" w:date="2020-10-19T11:34:00Z"/>
                  </w:rPr>
                </w:rPrChange>
              </w:rPr>
              <w:pPrChange w:id="1124" w:author="Dalit Roth" w:date="2020-10-19T11:35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proofErr w:type="spellStart"/>
            <w:ins w:id="1125" w:author="Dalit Roth" w:date="2020-10-19T11:35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1126" w:author="Dalit Roth" w:date="2020-10-19T12:24:00Z">
                    <w:rPr>
                      <w:highlight w:val="magenta"/>
                    </w:rPr>
                  </w:rPrChange>
                </w:rPr>
                <w:t>epart_custom_mkup</w:t>
              </w:r>
            </w:ins>
            <w:proofErr w:type="spellEnd"/>
          </w:p>
        </w:tc>
      </w:tr>
      <w:tr w:rsidR="0078097A" w:rsidRPr="0078097A" w14:paraId="3DF6D4E6" w14:textId="77777777" w:rsidTr="0078097A">
        <w:trPr>
          <w:trHeight w:val="290"/>
          <w:ins w:id="1127" w:author="Dalit Roth" w:date="2020-10-19T11:34:00Z"/>
        </w:trPr>
        <w:tc>
          <w:tcPr>
            <w:tcW w:w="1088" w:type="pct"/>
            <w:shd w:val="clear" w:color="auto" w:fill="auto"/>
            <w:noWrap/>
            <w:vAlign w:val="bottom"/>
          </w:tcPr>
          <w:p w14:paraId="53684083" w14:textId="5C24780F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28" w:author="Dalit Roth" w:date="2020-10-19T11:34:00Z"/>
                <w:rFonts w:asciiTheme="minorBidi" w:hAnsiTheme="minorBidi" w:cstheme="minorBidi"/>
                <w:color w:val="FF0000"/>
                <w:rPrChange w:id="1129" w:author="Dalit Roth" w:date="2020-10-19T12:24:00Z">
                  <w:rPr>
                    <w:ins w:id="1130" w:author="Dalit Roth" w:date="2020-10-19T11:34:00Z"/>
                    <w:rFonts w:asciiTheme="minorBidi" w:hAnsiTheme="minorBidi" w:cstheme="minorBidi"/>
                    <w:color w:val="FF0000"/>
                    <w:sz w:val="22"/>
                    <w:szCs w:val="22"/>
                  </w:rPr>
                </w:rPrChange>
              </w:rPr>
            </w:pPr>
            <w:ins w:id="1131" w:author="Dalit Roth" w:date="2020-10-19T11:35:00Z">
              <w:r w:rsidRPr="0078097A">
                <w:rPr>
                  <w:rFonts w:asciiTheme="minorBidi" w:hAnsiTheme="minorBidi" w:cstheme="minorBidi"/>
                  <w:color w:val="000000"/>
                  <w:rPrChange w:id="113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133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34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0.</w:t>
              </w:r>
              <w:r w:rsidRPr="0078097A">
                <w:rPr>
                  <w:rStyle w:val="a5"/>
                  <w:rFonts w:asciiTheme="minorBidi" w:hAnsiTheme="minorBidi" w:cstheme="minorBidi"/>
                  <w:color w:val="000000"/>
                  <w:bdr w:val="none" w:sz="0" w:space="0" w:color="auto" w:frame="1"/>
                  <w:rPrChange w:id="1135" w:author="Dalit Roth" w:date="2020-10-19T12:24:00Z">
                    <w:rPr>
                      <w:rStyle w:val="a5"/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36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334918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</w:tcPr>
          <w:p w14:paraId="617FD31B" w14:textId="5088BF31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37" w:author="Dalit Roth" w:date="2020-10-19T11:34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138" w:author="Dalit Roth" w:date="2020-10-19T12:24:00Z">
                  <w:rPr>
                    <w:ins w:id="1139" w:author="Dalit Roth" w:date="2020-10-19T11:34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140" w:author="Dalit Roth" w:date="2020-10-19T11:35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14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42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2927507289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</w:tcPr>
          <w:p w14:paraId="7FD293C3" w14:textId="225BA6AA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43" w:author="Dalit Roth" w:date="2020-10-19T11:34:00Z"/>
                <w:rFonts w:asciiTheme="minorBidi" w:hAnsiTheme="minorBidi" w:cstheme="minorBidi"/>
                <w:color w:val="000000"/>
                <w:bdr w:val="none" w:sz="0" w:space="0" w:color="auto" w:frame="1"/>
                <w:rPrChange w:id="1144" w:author="Dalit Roth" w:date="2020-10-19T12:24:00Z">
                  <w:rPr>
                    <w:ins w:id="1145" w:author="Dalit Roth" w:date="2020-10-19T11:34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146" w:author="Dalit Roth" w:date="2020-10-19T11:35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4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</w:tcPr>
          <w:p w14:paraId="4C7BA1B1" w14:textId="31159B74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48" w:author="Dalit Roth" w:date="2020-10-19T11:34:00Z"/>
                <w:rFonts w:asciiTheme="minorBidi" w:hAnsiTheme="minorBidi" w:cstheme="minorBidi"/>
                <w:color w:val="000000"/>
                <w:rPrChange w:id="1149" w:author="Dalit Roth" w:date="2020-10-19T12:24:00Z">
                  <w:rPr>
                    <w:ins w:id="1150" w:author="Dalit Roth" w:date="2020-10-19T11:34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151" w:author="Dalit Roth" w:date="2020-10-19T11:35:00Z">
              <w:r w:rsidRPr="0078097A">
                <w:rPr>
                  <w:rFonts w:asciiTheme="minorBidi" w:hAnsiTheme="minorBidi" w:cstheme="minorBidi"/>
                  <w:color w:val="000000"/>
                  <w:rPrChange w:id="115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5BD45FB3" w14:textId="77777777" w:rsidTr="0078097A">
        <w:trPr>
          <w:trHeight w:val="290"/>
          <w:ins w:id="1153" w:author="Dalit Roth" w:date="2020-10-19T11:34:00Z"/>
        </w:trPr>
        <w:tc>
          <w:tcPr>
            <w:tcW w:w="1088" w:type="pct"/>
            <w:shd w:val="clear" w:color="auto" w:fill="auto"/>
            <w:noWrap/>
            <w:vAlign w:val="bottom"/>
          </w:tcPr>
          <w:p w14:paraId="41524DFA" w14:textId="1F1CCF5A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54" w:author="Dalit Roth" w:date="2020-10-19T11:34:00Z"/>
                <w:rFonts w:asciiTheme="minorBidi" w:hAnsiTheme="minorBidi" w:cstheme="minorBidi"/>
                <w:color w:val="FF0000"/>
                <w:rPrChange w:id="1155" w:author="Dalit Roth" w:date="2020-10-19T12:24:00Z">
                  <w:rPr>
                    <w:ins w:id="1156" w:author="Dalit Roth" w:date="2020-10-19T11:34:00Z"/>
                    <w:rFonts w:asciiTheme="minorBidi" w:hAnsiTheme="minorBidi" w:cstheme="minorBidi"/>
                    <w:color w:val="FF0000"/>
                    <w:sz w:val="22"/>
                    <w:szCs w:val="22"/>
                  </w:rPr>
                </w:rPrChange>
              </w:rPr>
            </w:pPr>
            <w:ins w:id="1157" w:author="Dalit Roth" w:date="2020-10-19T11:35:00Z">
              <w:r w:rsidRPr="0078097A">
                <w:rPr>
                  <w:rFonts w:asciiTheme="minorBidi" w:hAnsiTheme="minorBidi" w:cstheme="minorBidi"/>
                  <w:color w:val="000000"/>
                  <w:rPrChange w:id="1158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159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1160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0.2057559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</w:tcPr>
          <w:p w14:paraId="0D86422B" w14:textId="51C87E69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61" w:author="Dalit Roth" w:date="2020-10-19T11:34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162" w:author="Dalit Roth" w:date="2020-10-19T12:24:00Z">
                  <w:rPr>
                    <w:ins w:id="1163" w:author="Dalit Roth" w:date="2020-10-19T11:34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164" w:author="Dalit Roth" w:date="2020-10-19T11:35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165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66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2262769066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</w:tcPr>
          <w:p w14:paraId="72A536FF" w14:textId="70D01C75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67" w:author="Dalit Roth" w:date="2020-10-19T11:34:00Z"/>
                <w:rFonts w:asciiTheme="minorBidi" w:hAnsiTheme="minorBidi" w:cstheme="minorBidi"/>
                <w:color w:val="000000"/>
                <w:bdr w:val="none" w:sz="0" w:space="0" w:color="auto" w:frame="1"/>
                <w:rPrChange w:id="1168" w:author="Dalit Roth" w:date="2020-10-19T12:24:00Z">
                  <w:rPr>
                    <w:ins w:id="1169" w:author="Dalit Roth" w:date="2020-10-19T11:34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170" w:author="Dalit Roth" w:date="2020-10-19T11:35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71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</w:tcPr>
          <w:p w14:paraId="473BCA80" w14:textId="7AE0A32B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72" w:author="Dalit Roth" w:date="2020-10-19T11:34:00Z"/>
                <w:rFonts w:asciiTheme="minorBidi" w:hAnsiTheme="minorBidi" w:cstheme="minorBidi"/>
                <w:color w:val="000000"/>
                <w:rPrChange w:id="1173" w:author="Dalit Roth" w:date="2020-10-19T12:24:00Z">
                  <w:rPr>
                    <w:ins w:id="1174" w:author="Dalit Roth" w:date="2020-10-19T11:34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175" w:author="Dalit Roth" w:date="2020-10-19T11:35:00Z">
              <w:r w:rsidRPr="0078097A">
                <w:rPr>
                  <w:rFonts w:asciiTheme="minorBidi" w:hAnsiTheme="minorBidi" w:cstheme="minorBidi"/>
                  <w:color w:val="000000"/>
                  <w:rPrChange w:id="1176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3B28F9" w:rsidRPr="0078097A" w14:paraId="17CD397B" w14:textId="77777777" w:rsidTr="0078097A">
        <w:trPr>
          <w:trHeight w:val="290"/>
          <w:ins w:id="1177" w:author="Dalit Roth" w:date="2020-10-19T11:36:00Z"/>
          <w:trPrChange w:id="1178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179" w:author="Dalit Roth" w:date="2020-10-19T12:29:00Z">
              <w:tcPr>
                <w:tcW w:w="8280" w:type="dxa"/>
                <w:gridSpan w:val="12"/>
                <w:shd w:val="clear" w:color="auto" w:fill="auto"/>
                <w:noWrap/>
                <w:vAlign w:val="bottom"/>
              </w:tcPr>
            </w:tcPrChange>
          </w:tcPr>
          <w:p w14:paraId="2585C46C" w14:textId="613055FF" w:rsidR="003B28F9" w:rsidRPr="0078097A" w:rsidRDefault="003B28F9" w:rsidP="003B28F9">
            <w:pPr>
              <w:bidi/>
              <w:spacing w:line="276" w:lineRule="auto"/>
              <w:rPr>
                <w:ins w:id="1180" w:author="Dalit Roth" w:date="2020-10-19T11:36:00Z"/>
                <w:rFonts w:asciiTheme="minorBidi" w:hAnsiTheme="minorBidi" w:cstheme="minorBidi"/>
                <w:sz w:val="20"/>
                <w:szCs w:val="20"/>
                <w:highlight w:val="magenta"/>
                <w:u w:val="single"/>
                <w:rPrChange w:id="1181" w:author="Dalit Roth" w:date="2020-10-19T12:24:00Z">
                  <w:rPr>
                    <w:ins w:id="1182" w:author="Dalit Roth" w:date="2020-10-19T11:36:00Z"/>
                  </w:rPr>
                </w:rPrChange>
              </w:rPr>
              <w:pPrChange w:id="1183" w:author="Dalit Roth" w:date="2020-10-19T11:36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proofErr w:type="spellStart"/>
            <w:ins w:id="1184" w:author="Dalit Roth" w:date="2020-10-19T11:36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1185" w:author="Dalit Roth" w:date="2020-10-19T12:24:00Z">
                    <w:rPr>
                      <w:highlight w:val="magenta"/>
                    </w:rPr>
                  </w:rPrChange>
                </w:rPr>
                <w:t>depart_Lightning</w:t>
              </w:r>
              <w:proofErr w:type="spellEnd"/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tl/>
                  <w:rPrChange w:id="1186" w:author="Dalit Roth" w:date="2020-10-19T12:24:00Z">
                    <w:rPr>
                      <w:highlight w:val="magenta"/>
                      <w:rtl/>
                    </w:rPr>
                  </w:rPrChange>
                </w:rPr>
                <w:t>:</w:t>
              </w:r>
            </w:ins>
          </w:p>
        </w:tc>
      </w:tr>
      <w:tr w:rsidR="0078097A" w:rsidRPr="0078097A" w14:paraId="1DFCE6EF" w14:textId="77777777" w:rsidTr="0078097A">
        <w:trPr>
          <w:trHeight w:val="290"/>
          <w:ins w:id="1187" w:author="Dalit Roth" w:date="2020-10-19T11:36:00Z"/>
        </w:trPr>
        <w:tc>
          <w:tcPr>
            <w:tcW w:w="1088" w:type="pct"/>
            <w:shd w:val="clear" w:color="auto" w:fill="auto"/>
            <w:noWrap/>
            <w:vAlign w:val="bottom"/>
          </w:tcPr>
          <w:p w14:paraId="32374517" w14:textId="00ABFABC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88" w:author="Dalit Roth" w:date="2020-10-19T11:36:00Z"/>
                <w:rFonts w:asciiTheme="minorBidi" w:hAnsiTheme="minorBidi" w:cstheme="minorBidi"/>
                <w:color w:val="000000"/>
                <w:rPrChange w:id="1189" w:author="Dalit Roth" w:date="2020-10-19T12:24:00Z">
                  <w:rPr>
                    <w:ins w:id="1190" w:author="Dalit Roth" w:date="2020-10-19T11:36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191" w:author="Dalit Roth" w:date="2020-10-19T11:36:00Z">
              <w:r w:rsidRPr="0078097A">
                <w:rPr>
                  <w:rFonts w:asciiTheme="minorBidi" w:hAnsiTheme="minorBidi" w:cstheme="minorBidi"/>
                  <w:color w:val="FF0000"/>
                  <w:rPrChange w:id="1192" w:author="Dalit Roth" w:date="2020-10-19T12:24:00Z">
                    <w:rPr>
                      <w:rFonts w:asciiTheme="minorBidi" w:hAnsiTheme="minorBidi" w:cstheme="minorBidi"/>
                      <w:color w:val="FF0000"/>
                      <w:sz w:val="22"/>
                      <w:szCs w:val="22"/>
                    </w:rPr>
                  </w:rPrChange>
                </w:rPr>
                <w:t xml:space="preserve">Rho = </w:t>
              </w:r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1193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0.2893307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</w:tcPr>
          <w:p w14:paraId="0D62503D" w14:textId="60BEA0E9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194" w:author="Dalit Roth" w:date="2020-10-19T11:36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195" w:author="Dalit Roth" w:date="2020-10-19T12:24:00Z">
                  <w:rPr>
                    <w:ins w:id="1196" w:author="Dalit Roth" w:date="2020-10-19T11:36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197" w:author="Dalit Roth" w:date="2020-10-19T11:36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198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199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3128169913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</w:tcPr>
          <w:p w14:paraId="0FACE637" w14:textId="0C3007B4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00" w:author="Dalit Roth" w:date="2020-10-19T11:36:00Z"/>
                <w:rFonts w:asciiTheme="minorBidi" w:hAnsiTheme="minorBidi" w:cstheme="minorBidi"/>
                <w:color w:val="000000"/>
                <w:bdr w:val="none" w:sz="0" w:space="0" w:color="auto" w:frame="1"/>
                <w:rPrChange w:id="1201" w:author="Dalit Roth" w:date="2020-10-19T12:24:00Z">
                  <w:rPr>
                    <w:ins w:id="1202" w:author="Dalit Roth" w:date="2020-10-19T11:36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203" w:author="Dalit Roth" w:date="2020-10-19T11:36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04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</w:tcPr>
          <w:p w14:paraId="77088C57" w14:textId="29A44967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05" w:author="Dalit Roth" w:date="2020-10-19T11:36:00Z"/>
                <w:rFonts w:asciiTheme="minorBidi" w:hAnsiTheme="minorBidi" w:cstheme="minorBidi"/>
                <w:color w:val="000000"/>
                <w:rPrChange w:id="1206" w:author="Dalit Roth" w:date="2020-10-19T12:24:00Z">
                  <w:rPr>
                    <w:ins w:id="1207" w:author="Dalit Roth" w:date="2020-10-19T11:36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208" w:author="Dalit Roth" w:date="2020-10-19T11:36:00Z">
              <w:r w:rsidRPr="0078097A">
                <w:rPr>
                  <w:rFonts w:asciiTheme="minorBidi" w:hAnsiTheme="minorBidi" w:cstheme="minorBidi"/>
                  <w:color w:val="000000"/>
                  <w:rPrChange w:id="1209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1F624FB7" w14:textId="77777777" w:rsidTr="0078097A">
        <w:trPr>
          <w:trHeight w:val="290"/>
          <w:ins w:id="1210" w:author="Dalit Roth" w:date="2020-10-19T11:36:00Z"/>
        </w:trPr>
        <w:tc>
          <w:tcPr>
            <w:tcW w:w="1088" w:type="pct"/>
            <w:shd w:val="clear" w:color="auto" w:fill="auto"/>
            <w:noWrap/>
            <w:vAlign w:val="bottom"/>
          </w:tcPr>
          <w:p w14:paraId="5D460F39" w14:textId="1EA0B30F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11" w:author="Dalit Roth" w:date="2020-10-19T11:36:00Z"/>
                <w:rFonts w:asciiTheme="minorBidi" w:hAnsiTheme="minorBidi" w:cstheme="minorBidi"/>
                <w:color w:val="000000"/>
                <w:rPrChange w:id="1212" w:author="Dalit Roth" w:date="2020-10-19T12:24:00Z">
                  <w:rPr>
                    <w:ins w:id="1213" w:author="Dalit Roth" w:date="2020-10-19T11:36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214" w:author="Dalit Roth" w:date="2020-10-19T11:36:00Z">
              <w:r w:rsidRPr="0078097A">
                <w:rPr>
                  <w:rFonts w:asciiTheme="minorBidi" w:hAnsiTheme="minorBidi" w:cstheme="minorBidi"/>
                  <w:color w:val="000000"/>
                  <w:rPrChange w:id="1215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216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>ho = NA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</w:tcPr>
          <w:p w14:paraId="63C2D6F2" w14:textId="16021A99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17" w:author="Dalit Roth" w:date="2020-10-19T11:36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218" w:author="Dalit Roth" w:date="2020-10-19T12:24:00Z">
                  <w:rPr>
                    <w:ins w:id="1219" w:author="Dalit Roth" w:date="2020-10-19T11:36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220" w:author="Dalit Roth" w:date="2020-10-19T11:36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22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2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NA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</w:tcPr>
          <w:p w14:paraId="44BCE891" w14:textId="69C31262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23" w:author="Dalit Roth" w:date="2020-10-19T11:36:00Z"/>
                <w:rFonts w:asciiTheme="minorBidi" w:hAnsiTheme="minorBidi" w:cstheme="minorBidi"/>
                <w:color w:val="000000"/>
                <w:bdr w:val="none" w:sz="0" w:space="0" w:color="auto" w:frame="1"/>
                <w:rPrChange w:id="1224" w:author="Dalit Roth" w:date="2020-10-19T12:24:00Z">
                  <w:rPr>
                    <w:ins w:id="1225" w:author="Dalit Roth" w:date="2020-10-19T11:36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226" w:author="Dalit Roth" w:date="2020-10-19T11:36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2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=NA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</w:tcPr>
          <w:p w14:paraId="1E32D6AC" w14:textId="7BA51948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28" w:author="Dalit Roth" w:date="2020-10-19T11:36:00Z"/>
                <w:rFonts w:asciiTheme="minorBidi" w:hAnsiTheme="minorBidi" w:cstheme="minorBidi"/>
                <w:color w:val="000000"/>
                <w:rPrChange w:id="1229" w:author="Dalit Roth" w:date="2020-10-19T12:24:00Z">
                  <w:rPr>
                    <w:ins w:id="1230" w:author="Dalit Roth" w:date="2020-10-19T11:36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231" w:author="Dalit Roth" w:date="2020-10-19T11:36:00Z">
              <w:r w:rsidRPr="0078097A">
                <w:rPr>
                  <w:rFonts w:asciiTheme="minorBidi" w:hAnsiTheme="minorBidi" w:cstheme="minorBidi"/>
                  <w:color w:val="000000"/>
                  <w:rPrChange w:id="123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3B28F9" w:rsidRPr="0078097A" w14:paraId="7E6F6F11" w14:textId="77777777" w:rsidTr="0078097A">
        <w:trPr>
          <w:trHeight w:val="290"/>
          <w:ins w:id="1233" w:author="Dalit Roth" w:date="2020-10-19T11:37:00Z"/>
          <w:trPrChange w:id="1234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235" w:author="Dalit Roth" w:date="2020-10-19T12:29:00Z">
              <w:tcPr>
                <w:tcW w:w="8280" w:type="dxa"/>
                <w:gridSpan w:val="12"/>
                <w:shd w:val="clear" w:color="auto" w:fill="auto"/>
                <w:noWrap/>
                <w:vAlign w:val="bottom"/>
              </w:tcPr>
            </w:tcPrChange>
          </w:tcPr>
          <w:p w14:paraId="60502A30" w14:textId="028E91D5" w:rsidR="003B28F9" w:rsidRPr="0078097A" w:rsidRDefault="003B28F9" w:rsidP="003B28F9">
            <w:pPr>
              <w:bidi/>
              <w:spacing w:line="276" w:lineRule="auto"/>
              <w:ind w:left="26"/>
              <w:rPr>
                <w:ins w:id="1236" w:author="Dalit Roth" w:date="2020-10-19T11:37:00Z"/>
                <w:rFonts w:asciiTheme="minorBidi" w:hAnsiTheme="minorBidi" w:cstheme="minorBidi" w:hint="cs"/>
                <w:sz w:val="20"/>
                <w:szCs w:val="20"/>
                <w:highlight w:val="magenta"/>
                <w:u w:val="single"/>
                <w:rtl/>
                <w:rPrChange w:id="1237" w:author="Dalit Roth" w:date="2020-10-19T12:24:00Z">
                  <w:rPr>
                    <w:ins w:id="1238" w:author="Dalit Roth" w:date="2020-10-19T11:3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  <w:pPrChange w:id="1239" w:author="Dalit Roth" w:date="2020-10-19T11:38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ins w:id="1240" w:author="Dalit Roth" w:date="2020-10-19T11:38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1241" w:author="Dalit Roth" w:date="2020-10-19T12:24:00Z">
                    <w:rPr>
                      <w:highlight w:val="magenta"/>
                    </w:rPr>
                  </w:rPrChange>
                </w:rPr>
                <w:t>depart Visual effect</w:t>
              </w:r>
            </w:ins>
          </w:p>
        </w:tc>
      </w:tr>
      <w:tr w:rsidR="0078097A" w:rsidRPr="0078097A" w14:paraId="1619F568" w14:textId="77777777" w:rsidTr="0078097A">
        <w:tblPrEx>
          <w:tblPrExChange w:id="1242" w:author="Dalit Roth" w:date="2020-10-19T12:29:00Z">
            <w:tblPrEx>
              <w:tblW w:w="0" w:type="auto"/>
            </w:tblPrEx>
          </w:tblPrExChange>
        </w:tblPrEx>
        <w:trPr>
          <w:trHeight w:val="290"/>
          <w:ins w:id="1243" w:author="Dalit Roth" w:date="2020-10-19T11:37:00Z"/>
          <w:trPrChange w:id="124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24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C518333" w14:textId="3738451D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46" w:author="Dalit Roth" w:date="2020-10-19T11:37:00Z"/>
                <w:rFonts w:asciiTheme="minorBidi" w:hAnsiTheme="minorBidi" w:cstheme="minorBidi"/>
                <w:color w:val="000000"/>
                <w:rPrChange w:id="1247" w:author="Dalit Roth" w:date="2020-10-19T12:24:00Z">
                  <w:rPr>
                    <w:ins w:id="1248" w:author="Dalit Roth" w:date="2020-10-19T11:3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249" w:author="Dalit Roth" w:date="2020-10-19T11:38:00Z">
              <w:r w:rsidRPr="0078097A">
                <w:rPr>
                  <w:rFonts w:asciiTheme="minorBidi" w:hAnsiTheme="minorBidi" w:cstheme="minorBidi"/>
                  <w:color w:val="000000"/>
                  <w:rPrChange w:id="1250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lastRenderedPageBreak/>
                <w:t>R</w:t>
              </w:r>
              <w:r w:rsidRPr="0078097A">
                <w:rPr>
                  <w:rFonts w:asciiTheme="minorBidi" w:hAnsiTheme="minorBidi" w:cstheme="minorBidi"/>
                  <w:rPrChange w:id="1251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5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0.</w:t>
              </w:r>
              <w:r w:rsidRPr="0078097A">
                <w:rPr>
                  <w:rStyle w:val="a5"/>
                  <w:rFonts w:asciiTheme="minorBidi" w:hAnsiTheme="minorBidi" w:cstheme="minorBidi"/>
                  <w:color w:val="000000"/>
                  <w:bdr w:val="none" w:sz="0" w:space="0" w:color="auto" w:frame="1"/>
                  <w:rPrChange w:id="1253" w:author="Dalit Roth" w:date="2020-10-19T12:24:00Z">
                    <w:rPr>
                      <w:rStyle w:val="a5"/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54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3684147 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255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7E22F777" w14:textId="04C03930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56" w:author="Dalit Roth" w:date="2020-10-19T11:37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257" w:author="Dalit Roth" w:date="2020-10-19T12:24:00Z">
                  <w:rPr>
                    <w:ins w:id="1258" w:author="Dalit Roth" w:date="2020-10-19T11:37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259" w:author="Dalit Roth" w:date="2020-10-19T11:3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260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</w:t>
              </w:r>
              <w:proofErr w:type="gramStart"/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26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= </w:t>
              </w:r>
              <w:r w:rsidRPr="0078097A">
                <w:rPr>
                  <w:rStyle w:val="a5"/>
                  <w:rFonts w:asciiTheme="minorBidi" w:hAnsiTheme="minorBidi" w:cstheme="minorBidi"/>
                  <w:color w:val="000000"/>
                  <w:bdr w:val="none" w:sz="0" w:space="0" w:color="auto" w:frame="1"/>
                  <w:rPrChange w:id="1262" w:author="Dalit Roth" w:date="2020-10-19T12:24:00Z">
                    <w:rPr>
                      <w:rStyle w:val="a5"/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63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2780064190</w:t>
              </w:r>
            </w:ins>
            <w:proofErr w:type="gramEnd"/>
          </w:p>
        </w:tc>
        <w:tc>
          <w:tcPr>
            <w:tcW w:w="1211" w:type="pct"/>
            <w:shd w:val="clear" w:color="auto" w:fill="auto"/>
            <w:noWrap/>
            <w:vAlign w:val="bottom"/>
            <w:tcPrChange w:id="1264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E7C9C6C" w14:textId="5D5E9D22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65" w:author="Dalit Roth" w:date="2020-10-19T11:37:00Z"/>
                <w:rFonts w:asciiTheme="minorBidi" w:hAnsiTheme="minorBidi" w:cstheme="minorBidi"/>
                <w:color w:val="000000"/>
                <w:bdr w:val="none" w:sz="0" w:space="0" w:color="auto" w:frame="1"/>
                <w:rPrChange w:id="1266" w:author="Dalit Roth" w:date="2020-10-19T12:24:00Z">
                  <w:rPr>
                    <w:ins w:id="1267" w:author="Dalit Roth" w:date="2020-10-19T11:37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268" w:author="Dalit Roth" w:date="2020-10-19T11:38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69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&lt; 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270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D89AF61" w14:textId="11BF121F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71" w:author="Dalit Roth" w:date="2020-10-19T11:37:00Z"/>
                <w:rFonts w:asciiTheme="minorBidi" w:hAnsiTheme="minorBidi" w:cstheme="minorBidi"/>
                <w:color w:val="000000"/>
                <w:rPrChange w:id="1272" w:author="Dalit Roth" w:date="2020-10-19T12:24:00Z">
                  <w:rPr>
                    <w:ins w:id="1273" w:author="Dalit Roth" w:date="2020-10-19T11:3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274" w:author="Dalit Roth" w:date="2020-10-19T11:38:00Z">
              <w:r w:rsidRPr="0078097A">
                <w:rPr>
                  <w:rFonts w:asciiTheme="minorBidi" w:hAnsiTheme="minorBidi" w:cstheme="minorBidi"/>
                  <w:color w:val="000000"/>
                  <w:rPrChange w:id="1275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2E2E595E" w14:textId="77777777" w:rsidTr="0078097A">
        <w:tblPrEx>
          <w:tblPrExChange w:id="1276" w:author="Dalit Roth" w:date="2020-10-19T12:29:00Z">
            <w:tblPrEx>
              <w:tblW w:w="0" w:type="auto"/>
            </w:tblPrEx>
          </w:tblPrExChange>
        </w:tblPrEx>
        <w:trPr>
          <w:trHeight w:val="290"/>
          <w:ins w:id="1277" w:author="Dalit Roth" w:date="2020-10-19T11:37:00Z"/>
          <w:trPrChange w:id="1278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27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8CCC64B" w14:textId="6A26F0E6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80" w:author="Dalit Roth" w:date="2020-10-19T11:37:00Z"/>
                <w:rFonts w:asciiTheme="minorBidi" w:hAnsiTheme="minorBidi" w:cstheme="minorBidi"/>
                <w:color w:val="000000"/>
                <w:rPrChange w:id="1281" w:author="Dalit Roth" w:date="2020-10-19T12:24:00Z">
                  <w:rPr>
                    <w:ins w:id="1282" w:author="Dalit Roth" w:date="2020-10-19T11:3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283" w:author="Dalit Roth" w:date="2020-10-19T11:38:00Z">
              <w:r w:rsidRPr="0078097A">
                <w:rPr>
                  <w:rFonts w:asciiTheme="minorBidi" w:hAnsiTheme="minorBidi" w:cstheme="minorBidi"/>
                  <w:color w:val="000000"/>
                  <w:rPrChange w:id="1284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285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>ho =NA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28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2E00889" w14:textId="72F485E3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87" w:author="Dalit Roth" w:date="2020-10-19T11:37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288" w:author="Dalit Roth" w:date="2020-10-19T12:24:00Z">
                  <w:rPr>
                    <w:ins w:id="1289" w:author="Dalit Roth" w:date="2020-10-19T11:37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290" w:author="Dalit Roth" w:date="2020-10-19T11:3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291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9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NA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293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27B4371A" w14:textId="29C1499B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294" w:author="Dalit Roth" w:date="2020-10-19T11:37:00Z"/>
                <w:rFonts w:asciiTheme="minorBidi" w:hAnsiTheme="minorBidi" w:cstheme="minorBidi"/>
                <w:color w:val="000000"/>
                <w:bdr w:val="none" w:sz="0" w:space="0" w:color="auto" w:frame="1"/>
                <w:rPrChange w:id="1295" w:author="Dalit Roth" w:date="2020-10-19T12:24:00Z">
                  <w:rPr>
                    <w:ins w:id="1296" w:author="Dalit Roth" w:date="2020-10-19T11:37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297" w:author="Dalit Roth" w:date="2020-10-19T11:38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298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=NA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29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7B2B749" w14:textId="773187C3" w:rsidR="003B28F9" w:rsidRPr="0078097A" w:rsidRDefault="003B28F9" w:rsidP="003B28F9">
            <w:pPr>
              <w:pStyle w:val="HTML"/>
              <w:shd w:val="clear" w:color="auto" w:fill="FFFFFF"/>
              <w:wordWrap w:val="0"/>
              <w:jc w:val="center"/>
              <w:rPr>
                <w:ins w:id="1300" w:author="Dalit Roth" w:date="2020-10-19T11:37:00Z"/>
                <w:rFonts w:asciiTheme="minorBidi" w:hAnsiTheme="minorBidi" w:cstheme="minorBidi"/>
                <w:color w:val="000000"/>
                <w:rPrChange w:id="1301" w:author="Dalit Roth" w:date="2020-10-19T12:24:00Z">
                  <w:rPr>
                    <w:ins w:id="1302" w:author="Dalit Roth" w:date="2020-10-19T11:3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303" w:author="Dalit Roth" w:date="2020-10-19T11:38:00Z">
              <w:r w:rsidRPr="0078097A">
                <w:rPr>
                  <w:rFonts w:asciiTheme="minorBidi" w:hAnsiTheme="minorBidi" w:cstheme="minorBidi"/>
                  <w:color w:val="000000"/>
                  <w:rPrChange w:id="1304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C367D9" w:rsidRPr="0078097A" w14:paraId="140199FA" w14:textId="77777777" w:rsidTr="0078097A">
        <w:trPr>
          <w:trHeight w:val="290"/>
          <w:ins w:id="1305" w:author="Dalit Roth" w:date="2020-10-19T11:57:00Z"/>
          <w:trPrChange w:id="1306" w:author="Dalit Roth" w:date="2020-10-19T12:29:00Z">
            <w:trPr>
              <w:gridAfter w:val="0"/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307" w:author="Dalit Roth" w:date="2020-10-19T12:29:00Z">
              <w:tcPr>
                <w:tcW w:w="8280" w:type="dxa"/>
                <w:gridSpan w:val="12"/>
                <w:shd w:val="clear" w:color="auto" w:fill="auto"/>
                <w:noWrap/>
                <w:vAlign w:val="bottom"/>
              </w:tcPr>
            </w:tcPrChange>
          </w:tcPr>
          <w:p w14:paraId="00854701" w14:textId="20D472A6" w:rsidR="00C367D9" w:rsidRPr="0078097A" w:rsidRDefault="00C367D9" w:rsidP="00C367D9">
            <w:pPr>
              <w:pStyle w:val="a3"/>
              <w:numPr>
                <w:ilvl w:val="0"/>
                <w:numId w:val="10"/>
              </w:numPr>
              <w:bidi/>
              <w:spacing w:line="276" w:lineRule="auto"/>
              <w:ind w:left="386"/>
              <w:rPr>
                <w:ins w:id="1308" w:author="Dalit Roth" w:date="2020-10-19T11:57:00Z"/>
                <w:rFonts w:asciiTheme="minorBidi" w:hAnsiTheme="minorBidi" w:cstheme="minorBidi"/>
                <w:sz w:val="20"/>
                <w:szCs w:val="20"/>
                <w:highlight w:val="magenta"/>
                <w:u w:val="single"/>
                <w:rPrChange w:id="1309" w:author="Dalit Roth" w:date="2020-10-19T12:24:00Z">
                  <w:rPr>
                    <w:ins w:id="1310" w:author="Dalit Roth" w:date="2020-10-19T11:57:00Z"/>
                  </w:rPr>
                </w:rPrChange>
              </w:rPr>
              <w:pPrChange w:id="1311" w:author="Dalit Roth" w:date="2020-10-19T11:58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proofErr w:type="spellStart"/>
            <w:ins w:id="1312" w:author="Dalit Roth" w:date="2020-10-19T11:58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u w:val="single"/>
                  <w:rPrChange w:id="1313" w:author="Dalit Roth" w:date="2020-10-19T12:24:00Z">
                    <w:rPr>
                      <w:rFonts w:asciiTheme="minorBidi" w:hAnsiTheme="minorBidi" w:cstheme="minorBidi"/>
                      <w:highlight w:val="magenta"/>
                      <w:u w:val="single"/>
                    </w:rPr>
                  </w:rPrChange>
                </w:rPr>
                <w:t>depart_directing_female</w:t>
              </w:r>
            </w:ins>
            <w:proofErr w:type="spellEnd"/>
          </w:p>
        </w:tc>
      </w:tr>
      <w:tr w:rsidR="0078097A" w:rsidRPr="0078097A" w14:paraId="7EC699D3" w14:textId="77777777" w:rsidTr="0078097A">
        <w:tblPrEx>
          <w:tblPrExChange w:id="1314" w:author="Dalit Roth" w:date="2020-10-19T12:29:00Z">
            <w:tblPrEx>
              <w:tblW w:w="0" w:type="auto"/>
            </w:tblPrEx>
          </w:tblPrExChange>
        </w:tblPrEx>
        <w:trPr>
          <w:trHeight w:val="290"/>
          <w:ins w:id="1315" w:author="Dalit Roth" w:date="2020-10-19T11:57:00Z"/>
          <w:trPrChange w:id="1316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317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008D251" w14:textId="0437B8F4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18" w:author="Dalit Roth" w:date="2020-10-19T11:57:00Z"/>
                <w:rFonts w:asciiTheme="minorBidi" w:hAnsiTheme="minorBidi" w:cstheme="minorBidi"/>
                <w:color w:val="000000"/>
                <w:rPrChange w:id="1319" w:author="Dalit Roth" w:date="2020-10-19T12:24:00Z">
                  <w:rPr>
                    <w:ins w:id="1320" w:author="Dalit Roth" w:date="2020-10-19T11:5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321" w:author="Dalit Roth" w:date="2020-10-19T11:58:00Z">
              <w:r w:rsidRPr="0078097A">
                <w:rPr>
                  <w:rFonts w:asciiTheme="minorBidi" w:hAnsiTheme="minorBidi" w:cstheme="minorBidi"/>
                  <w:color w:val="000000"/>
                  <w:rPrChange w:id="1322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323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</w:t>
              </w:r>
              <w:proofErr w:type="gramStart"/>
              <w:r w:rsidRPr="0078097A">
                <w:rPr>
                  <w:rFonts w:asciiTheme="minorBidi" w:hAnsiTheme="minorBidi" w:cstheme="minorBidi"/>
                  <w:color w:val="FF0000"/>
                  <w:rPrChange w:id="1324" w:author="Dalit Roth" w:date="2020-10-19T12:24:00Z">
                    <w:rPr>
                      <w:rFonts w:asciiTheme="minorBidi" w:hAnsiTheme="minorBidi" w:cstheme="minorBidi"/>
                      <w:color w:val="FF0000"/>
                      <w:sz w:val="22"/>
                      <w:szCs w:val="22"/>
                    </w:rPr>
                  </w:rPrChange>
                </w:rPr>
                <w:t xml:space="preserve">= </w:t>
              </w:r>
              <w:r w:rsidRPr="0078097A">
                <w:rPr>
                  <w:rStyle w:val="a5"/>
                  <w:rFonts w:asciiTheme="minorBidi" w:hAnsiTheme="minorBidi" w:cstheme="minorBidi"/>
                  <w:color w:val="FF0000"/>
                  <w:bdr w:val="none" w:sz="0" w:space="0" w:color="auto" w:frame="1"/>
                  <w:rPrChange w:id="1325" w:author="Dalit Roth" w:date="2020-10-19T12:24:00Z">
                    <w:rPr>
                      <w:rStyle w:val="a5"/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 </w:t>
              </w:r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1326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>0</w:t>
              </w:r>
              <w:proofErr w:type="gramEnd"/>
              <w:r w:rsidRPr="0078097A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1327" w:author="Dalit Roth" w:date="2020-10-19T12:24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>.126197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328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D793F19" w14:textId="68BF1BBD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29" w:author="Dalit Roth" w:date="2020-10-19T11:57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330" w:author="Dalit Roth" w:date="2020-10-19T12:24:00Z">
                  <w:rPr>
                    <w:ins w:id="1331" w:author="Dalit Roth" w:date="2020-10-19T11:57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332" w:author="Dalit Roth" w:date="2020-10-19T11:5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333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Style w:val="a5"/>
                  <w:rFonts w:asciiTheme="minorBidi" w:hAnsiTheme="minorBidi" w:cstheme="minorBidi"/>
                  <w:color w:val="000000"/>
                  <w:bdr w:val="none" w:sz="0" w:space="0" w:color="auto" w:frame="1"/>
                  <w:rPrChange w:id="1334" w:author="Dalit Roth" w:date="2020-10-19T12:24:00Z">
                    <w:rPr>
                      <w:rStyle w:val="a5"/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 xml:space="preserve"> 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335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384623810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33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F767B79" w14:textId="18E55D06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37" w:author="Dalit Roth" w:date="2020-10-19T11:57:00Z"/>
                <w:rFonts w:asciiTheme="minorBidi" w:hAnsiTheme="minorBidi" w:cstheme="minorBidi"/>
                <w:color w:val="000000"/>
                <w:bdr w:val="none" w:sz="0" w:space="0" w:color="auto" w:frame="1"/>
                <w:rPrChange w:id="1338" w:author="Dalit Roth" w:date="2020-10-19T12:24:00Z">
                  <w:rPr>
                    <w:ins w:id="1339" w:author="Dalit Roth" w:date="2020-10-19T11:57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340" w:author="Dalit Roth" w:date="2020-10-19T11:58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341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p-value &lt;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342" w:author="Dalit Roth" w:date="2020-10-19T12:24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4.796e-12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34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F6B9F2F" w14:textId="14A5B4FA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44" w:author="Dalit Roth" w:date="2020-10-19T11:57:00Z"/>
                <w:rFonts w:asciiTheme="minorBidi" w:hAnsiTheme="minorBidi" w:cstheme="minorBidi"/>
                <w:color w:val="000000"/>
                <w:rPrChange w:id="1345" w:author="Dalit Roth" w:date="2020-10-19T12:24:00Z">
                  <w:rPr>
                    <w:ins w:id="1346" w:author="Dalit Roth" w:date="2020-10-19T11:5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347" w:author="Dalit Roth" w:date="2020-10-19T11:58:00Z">
              <w:r w:rsidRPr="0078097A">
                <w:rPr>
                  <w:rFonts w:asciiTheme="minorBidi" w:hAnsiTheme="minorBidi" w:cstheme="minorBidi"/>
                  <w:color w:val="000000"/>
                  <w:rPrChange w:id="1348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0AA244B6" w14:textId="77777777" w:rsidTr="0078097A">
        <w:tblPrEx>
          <w:tblPrExChange w:id="1349" w:author="Dalit Roth" w:date="2020-10-19T12:29:00Z">
            <w:tblPrEx>
              <w:tblW w:w="0" w:type="auto"/>
            </w:tblPrEx>
          </w:tblPrExChange>
        </w:tblPrEx>
        <w:trPr>
          <w:trHeight w:val="290"/>
          <w:ins w:id="1350" w:author="Dalit Roth" w:date="2020-10-19T11:57:00Z"/>
          <w:trPrChange w:id="1351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352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1EA46496" w14:textId="341CA72C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53" w:author="Dalit Roth" w:date="2020-10-19T11:57:00Z"/>
                <w:rFonts w:asciiTheme="minorBidi" w:hAnsiTheme="minorBidi" w:cstheme="minorBidi"/>
                <w:color w:val="000000"/>
                <w:rPrChange w:id="1354" w:author="Dalit Roth" w:date="2020-10-19T12:24:00Z">
                  <w:rPr>
                    <w:ins w:id="1355" w:author="Dalit Roth" w:date="2020-10-19T11:5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356" w:author="Dalit Roth" w:date="2020-10-19T11:58:00Z">
              <w:r w:rsidRPr="0078097A">
                <w:rPr>
                  <w:rFonts w:asciiTheme="minorBidi" w:hAnsiTheme="minorBidi" w:cstheme="minorBidi"/>
                  <w:color w:val="000000"/>
                  <w:rPrChange w:id="135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358" w:author="Dalit Roth" w:date="2020-10-19T12:24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>ho =NA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359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3B39959" w14:textId="4A462058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60" w:author="Dalit Roth" w:date="2020-10-19T11:57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361" w:author="Dalit Roth" w:date="2020-10-19T12:24:00Z">
                  <w:rPr>
                    <w:ins w:id="1362" w:author="Dalit Roth" w:date="2020-10-19T11:57:00Z"/>
                    <w:rStyle w:val="gd15mcfceub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363" w:author="Dalit Roth" w:date="2020-10-19T11:5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364" w:author="Dalit Roth" w:date="2020-10-19T12:24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365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NA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366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3C0EB06B" w14:textId="7F53B63E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67" w:author="Dalit Roth" w:date="2020-10-19T11:57:00Z"/>
                <w:rFonts w:asciiTheme="minorBidi" w:hAnsiTheme="minorBidi" w:cstheme="minorBidi"/>
                <w:color w:val="000000"/>
                <w:bdr w:val="none" w:sz="0" w:space="0" w:color="auto" w:frame="1"/>
                <w:rPrChange w:id="1368" w:author="Dalit Roth" w:date="2020-10-19T12:24:00Z">
                  <w:rPr>
                    <w:ins w:id="1369" w:author="Dalit Roth" w:date="2020-10-19T11:57:00Z"/>
                    <w:rFonts w:asciiTheme="minorBidi" w:hAnsiTheme="minorBidi" w:cstheme="minorBidi"/>
                    <w:color w:val="000000"/>
                    <w:sz w:val="22"/>
                    <w:szCs w:val="22"/>
                    <w:bdr w:val="none" w:sz="0" w:space="0" w:color="auto" w:frame="1"/>
                  </w:rPr>
                </w:rPrChange>
              </w:rPr>
            </w:pPr>
            <w:ins w:id="1370" w:author="Dalit Roth" w:date="2020-10-19T11:58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371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>p-value =NA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37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1A92BE7B" w14:textId="49836667" w:rsidR="00C367D9" w:rsidRPr="0078097A" w:rsidRDefault="00C367D9" w:rsidP="00C367D9">
            <w:pPr>
              <w:pStyle w:val="HTML"/>
              <w:shd w:val="clear" w:color="auto" w:fill="FFFFFF"/>
              <w:wordWrap w:val="0"/>
              <w:jc w:val="center"/>
              <w:rPr>
                <w:ins w:id="1373" w:author="Dalit Roth" w:date="2020-10-19T11:57:00Z"/>
                <w:rFonts w:asciiTheme="minorBidi" w:hAnsiTheme="minorBidi" w:cstheme="minorBidi"/>
                <w:color w:val="000000"/>
                <w:rPrChange w:id="1374" w:author="Dalit Roth" w:date="2020-10-19T12:24:00Z">
                  <w:rPr>
                    <w:ins w:id="1375" w:author="Dalit Roth" w:date="2020-10-19T11:57:00Z"/>
                    <w:rFonts w:asciiTheme="minorBidi" w:hAnsiTheme="minorBidi" w:cstheme="minorBidi"/>
                    <w:color w:val="000000"/>
                    <w:sz w:val="22"/>
                    <w:szCs w:val="22"/>
                  </w:rPr>
                </w:rPrChange>
              </w:rPr>
            </w:pPr>
            <w:ins w:id="1376" w:author="Dalit Roth" w:date="2020-10-19T11:58:00Z">
              <w:r w:rsidRPr="0078097A">
                <w:rPr>
                  <w:rFonts w:asciiTheme="minorBidi" w:hAnsiTheme="minorBidi" w:cstheme="minorBidi"/>
                  <w:color w:val="000000"/>
                  <w:rPrChange w:id="1377" w:author="Dalit Roth" w:date="2020-10-19T12:24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  <w:tr w:rsidR="0078097A" w:rsidRPr="0078097A" w14:paraId="3DF4FF65" w14:textId="77777777" w:rsidTr="0078097A">
        <w:tblPrEx>
          <w:tblPrExChange w:id="1378" w:author="Dalit Roth" w:date="2020-10-19T12:29:00Z">
            <w:tblPrEx>
              <w:tblW w:w="0" w:type="auto"/>
            </w:tblPrEx>
          </w:tblPrExChange>
        </w:tblPrEx>
        <w:trPr>
          <w:trHeight w:val="290"/>
          <w:ins w:id="1379" w:author="Dalit Roth" w:date="2020-10-19T12:27:00Z"/>
          <w:trPrChange w:id="1380" w:author="Dalit Roth" w:date="2020-10-19T12:29:00Z">
            <w:trPr>
              <w:trHeight w:val="290"/>
            </w:trPr>
          </w:trPrChange>
        </w:trPr>
        <w:tc>
          <w:tcPr>
            <w:tcW w:w="5000" w:type="pct"/>
            <w:gridSpan w:val="4"/>
            <w:shd w:val="clear" w:color="auto" w:fill="BFBFBF" w:themeFill="background1" w:themeFillShade="BF"/>
            <w:noWrap/>
            <w:vAlign w:val="bottom"/>
            <w:tcPrChange w:id="1381" w:author="Dalit Roth" w:date="2020-10-19T12:29:00Z">
              <w:tcPr>
                <w:tcW w:w="0" w:type="auto"/>
                <w:gridSpan w:val="14"/>
                <w:shd w:val="clear" w:color="auto" w:fill="auto"/>
                <w:noWrap/>
                <w:vAlign w:val="bottom"/>
              </w:tcPr>
            </w:tcPrChange>
          </w:tcPr>
          <w:p w14:paraId="052A2C60" w14:textId="6B090400" w:rsidR="0078097A" w:rsidRPr="0078097A" w:rsidRDefault="0078097A" w:rsidP="0078097A">
            <w:pPr>
              <w:bidi/>
              <w:spacing w:line="276" w:lineRule="auto"/>
              <w:ind w:left="360"/>
              <w:rPr>
                <w:ins w:id="1382" w:author="Dalit Roth" w:date="2020-10-19T12:27:00Z"/>
                <w:rFonts w:asciiTheme="minorBidi" w:hAnsiTheme="minorBidi" w:cstheme="minorBidi" w:hint="cs"/>
                <w:sz w:val="20"/>
                <w:szCs w:val="20"/>
                <w:highlight w:val="magenta"/>
                <w:rtl/>
                <w:rPrChange w:id="1383" w:author="Dalit Roth" w:date="2020-10-19T12:29:00Z">
                  <w:rPr>
                    <w:ins w:id="1384" w:author="Dalit Roth" w:date="2020-10-19T12:27:00Z"/>
                    <w:rFonts w:asciiTheme="minorBidi" w:hAnsiTheme="minorBidi" w:cstheme="minorBidi"/>
                    <w:color w:val="000000"/>
                  </w:rPr>
                </w:rPrChange>
              </w:rPr>
              <w:pPrChange w:id="1385" w:author="Dalit Roth" w:date="2020-10-19T12:28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proofErr w:type="spellStart"/>
            <w:ins w:id="1386" w:author="Dalit Roth" w:date="2020-10-19T12:28:00Z">
              <w:r w:rsidRPr="0078097A">
                <w:rPr>
                  <w:rFonts w:asciiTheme="minorBidi" w:hAnsiTheme="minorBidi" w:cstheme="minorBidi"/>
                  <w:sz w:val="20"/>
                  <w:szCs w:val="20"/>
                  <w:highlight w:val="magenta"/>
                  <w:rPrChange w:id="1387" w:author="Dalit Roth" w:date="2020-10-19T12:29:00Z">
                    <w:rPr>
                      <w:highlight w:val="magenta"/>
                    </w:rPr>
                  </w:rPrChange>
                </w:rPr>
                <w:t>epart_production_female</w:t>
              </w:r>
            </w:ins>
            <w:proofErr w:type="spellEnd"/>
          </w:p>
        </w:tc>
      </w:tr>
      <w:tr w:rsidR="0078097A" w:rsidRPr="0078097A" w14:paraId="0B34667B" w14:textId="77777777" w:rsidTr="0078097A">
        <w:tblPrEx>
          <w:tblPrExChange w:id="1388" w:author="Dalit Roth" w:date="2020-10-19T12:29:00Z">
            <w:tblPrEx>
              <w:tblW w:w="0" w:type="auto"/>
            </w:tblPrEx>
          </w:tblPrExChange>
        </w:tblPrEx>
        <w:trPr>
          <w:trHeight w:val="290"/>
          <w:ins w:id="1389" w:author="Dalit Roth" w:date="2020-10-19T12:27:00Z"/>
          <w:trPrChange w:id="1390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391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4F6F7177" w14:textId="1351DED9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392" w:author="Dalit Roth" w:date="2020-10-19T12:27:00Z"/>
                <w:rFonts w:asciiTheme="minorBidi" w:hAnsiTheme="minorBidi" w:cstheme="minorBidi"/>
                <w:color w:val="000000"/>
                <w:rPrChange w:id="1393" w:author="Dalit Roth" w:date="2020-10-19T12:29:00Z">
                  <w:rPr>
                    <w:ins w:id="1394" w:author="Dalit Roth" w:date="2020-10-19T12:27:00Z"/>
                    <w:rFonts w:asciiTheme="minorBidi" w:hAnsiTheme="minorBidi" w:cstheme="minorBidi"/>
                    <w:color w:val="000000"/>
                  </w:rPr>
                </w:rPrChange>
              </w:rPr>
            </w:pPr>
            <w:ins w:id="1395" w:author="Dalit Roth" w:date="2020-10-19T12:28:00Z">
              <w:r w:rsidRPr="0078097A">
                <w:rPr>
                  <w:rFonts w:asciiTheme="minorBidi" w:hAnsiTheme="minorBidi" w:cstheme="minorBidi"/>
                  <w:color w:val="000000"/>
                  <w:rPrChange w:id="1396" w:author="Dalit Roth" w:date="2020-10-19T12:29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397" w:author="Dalit Roth" w:date="2020-10-19T12:29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 xml:space="preserve">ho </w:t>
              </w:r>
              <w:proofErr w:type="gramStart"/>
              <w:r w:rsidRPr="0078097A">
                <w:rPr>
                  <w:rFonts w:asciiTheme="minorBidi" w:hAnsiTheme="minorBidi" w:cstheme="minorBidi"/>
                  <w:color w:val="FF0000"/>
                  <w:rPrChange w:id="1398" w:author="Dalit Roth" w:date="2020-10-19T12:29:00Z">
                    <w:rPr>
                      <w:rFonts w:asciiTheme="minorBidi" w:hAnsiTheme="minorBidi" w:cstheme="minorBidi"/>
                      <w:color w:val="FF0000"/>
                      <w:sz w:val="22"/>
                      <w:szCs w:val="22"/>
                    </w:rPr>
                  </w:rPrChange>
                </w:rPr>
                <w:t xml:space="preserve">= </w:t>
              </w:r>
              <w:r w:rsidRPr="0078097A">
                <w:rPr>
                  <w:rStyle w:val="a5"/>
                  <w:rFonts w:ascii="Lucida Console" w:hAnsi="Lucida Console"/>
                  <w:color w:val="FF0000"/>
                  <w:bdr w:val="none" w:sz="0" w:space="0" w:color="auto" w:frame="1"/>
                  <w:rPrChange w:id="1399" w:author="Dalit Roth" w:date="2020-10-19T12:29:00Z">
                    <w:rPr>
                      <w:rStyle w:val="a5"/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 xml:space="preserve"> </w:t>
              </w:r>
              <w:r w:rsidRPr="0078097A">
                <w:rPr>
                  <w:rFonts w:ascii="Lucida Console" w:hAnsi="Lucida Console"/>
                  <w:color w:val="000000"/>
                  <w:bdr w:val="none" w:sz="0" w:space="0" w:color="auto" w:frame="1"/>
                  <w:rPrChange w:id="1400" w:author="Dalit Roth" w:date="2020-10-19T12:29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0</w:t>
              </w:r>
              <w:proofErr w:type="gramEnd"/>
              <w:r w:rsidRPr="0078097A">
                <w:rPr>
                  <w:rFonts w:ascii="Lucida Console" w:hAnsi="Lucida Console"/>
                  <w:color w:val="000000"/>
                  <w:bdr w:val="none" w:sz="0" w:space="0" w:color="auto" w:frame="1"/>
                  <w:rPrChange w:id="1401" w:author="Dalit Roth" w:date="2020-10-19T12:29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.38748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402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0160D4CD" w14:textId="07338A47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403" w:author="Dalit Roth" w:date="2020-10-19T12:27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404" w:author="Dalit Roth" w:date="2020-10-19T12:29:00Z">
                  <w:rPr>
                    <w:ins w:id="1405" w:author="Dalit Roth" w:date="2020-10-19T12:27:00Z"/>
                    <w:rStyle w:val="gd15mcfceub"/>
                    <w:rFonts w:asciiTheme="minorBidi" w:hAnsiTheme="minorBidi" w:cstheme="minorBidi"/>
                    <w:color w:val="000000"/>
                    <w:bdr w:val="none" w:sz="0" w:space="0" w:color="auto" w:frame="1"/>
                  </w:rPr>
                </w:rPrChange>
              </w:rPr>
            </w:pPr>
            <w:ins w:id="1406" w:author="Dalit Roth" w:date="2020-10-19T12:2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407" w:author="Dalit Roth" w:date="2020-10-19T12:29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="Lucida Console" w:hAnsi="Lucida Console"/>
                  <w:color w:val="000000"/>
                  <w:bdr w:val="none" w:sz="0" w:space="0" w:color="auto" w:frame="1"/>
                  <w:rPrChange w:id="1408" w:author="Dalit Roth" w:date="2020-10-19T12:29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2696134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409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AD06588" w14:textId="12F210C6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410" w:author="Dalit Roth" w:date="2020-10-19T12:27:00Z"/>
                <w:rFonts w:asciiTheme="minorBidi" w:hAnsiTheme="minorBidi" w:cstheme="minorBidi"/>
                <w:color w:val="000000"/>
                <w:bdr w:val="none" w:sz="0" w:space="0" w:color="auto" w:frame="1"/>
                <w:rPrChange w:id="1411" w:author="Dalit Roth" w:date="2020-10-19T12:29:00Z">
                  <w:rPr>
                    <w:ins w:id="1412" w:author="Dalit Roth" w:date="2020-10-19T12:27:00Z"/>
                    <w:rFonts w:asciiTheme="minorBidi" w:hAnsiTheme="minorBidi" w:cstheme="minorBidi"/>
                    <w:color w:val="000000"/>
                    <w:bdr w:val="none" w:sz="0" w:space="0" w:color="auto" w:frame="1"/>
                  </w:rPr>
                </w:rPrChange>
              </w:rPr>
            </w:pPr>
            <w:ins w:id="1413" w:author="Dalit Roth" w:date="2020-10-19T12:28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414" w:author="Dalit Roth" w:date="2020-10-19T12:29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p-value &lt; </w:t>
              </w:r>
              <w:r w:rsidRPr="0078097A">
                <w:rPr>
                  <w:rFonts w:ascii="Lucida Console" w:hAnsi="Lucida Console"/>
                  <w:color w:val="000000"/>
                  <w:bdr w:val="none" w:sz="0" w:space="0" w:color="auto" w:frame="1"/>
                  <w:rPrChange w:id="1415" w:author="Dalit Roth" w:date="2020-10-19T12:29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416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27D400EE" w14:textId="29649157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417" w:author="Dalit Roth" w:date="2020-10-19T12:27:00Z"/>
                <w:rFonts w:asciiTheme="minorBidi" w:hAnsiTheme="minorBidi" w:cstheme="minorBidi"/>
                <w:color w:val="000000"/>
                <w:rPrChange w:id="1418" w:author="Dalit Roth" w:date="2020-10-19T12:29:00Z">
                  <w:rPr>
                    <w:ins w:id="1419" w:author="Dalit Roth" w:date="2020-10-19T12:27:00Z"/>
                    <w:rFonts w:asciiTheme="minorBidi" w:hAnsiTheme="minorBidi" w:cstheme="minorBidi"/>
                    <w:color w:val="000000"/>
                  </w:rPr>
                </w:rPrChange>
              </w:rPr>
            </w:pPr>
            <w:ins w:id="1420" w:author="Dalit Roth" w:date="2020-10-19T12:28:00Z">
              <w:r w:rsidRPr="0078097A">
                <w:rPr>
                  <w:rFonts w:asciiTheme="minorBidi" w:hAnsiTheme="minorBidi" w:cstheme="minorBidi"/>
                  <w:color w:val="000000"/>
                  <w:rPrChange w:id="1421" w:author="Dalit Roth" w:date="2020-10-19T12:29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Row data</w:t>
              </w:r>
            </w:ins>
          </w:p>
        </w:tc>
      </w:tr>
      <w:tr w:rsidR="0078097A" w:rsidRPr="0078097A" w14:paraId="3A1F4233" w14:textId="77777777" w:rsidTr="0078097A">
        <w:tblPrEx>
          <w:tblPrExChange w:id="1422" w:author="Dalit Roth" w:date="2020-10-19T12:29:00Z">
            <w:tblPrEx>
              <w:tblW w:w="0" w:type="auto"/>
            </w:tblPrEx>
          </w:tblPrExChange>
        </w:tblPrEx>
        <w:trPr>
          <w:trHeight w:val="290"/>
          <w:ins w:id="1423" w:author="Dalit Roth" w:date="2020-10-19T12:27:00Z"/>
          <w:trPrChange w:id="1424" w:author="Dalit Roth" w:date="2020-10-19T12:29:00Z">
            <w:trPr>
              <w:trHeight w:val="290"/>
            </w:trPr>
          </w:trPrChange>
        </w:trPr>
        <w:tc>
          <w:tcPr>
            <w:tcW w:w="1088" w:type="pct"/>
            <w:shd w:val="clear" w:color="auto" w:fill="auto"/>
            <w:noWrap/>
            <w:vAlign w:val="bottom"/>
            <w:tcPrChange w:id="1425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525CA7AF" w14:textId="435616D8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426" w:author="Dalit Roth" w:date="2020-10-19T12:27:00Z"/>
                <w:rFonts w:asciiTheme="minorBidi" w:hAnsiTheme="minorBidi" w:cstheme="minorBidi"/>
                <w:color w:val="000000"/>
                <w:rPrChange w:id="1427" w:author="Dalit Roth" w:date="2020-10-19T12:29:00Z">
                  <w:rPr>
                    <w:ins w:id="1428" w:author="Dalit Roth" w:date="2020-10-19T12:27:00Z"/>
                    <w:rFonts w:asciiTheme="minorBidi" w:hAnsiTheme="minorBidi" w:cstheme="minorBidi"/>
                    <w:color w:val="000000"/>
                  </w:rPr>
                </w:rPrChange>
              </w:rPr>
            </w:pPr>
            <w:ins w:id="1429" w:author="Dalit Roth" w:date="2020-10-19T12:28:00Z">
              <w:r w:rsidRPr="0078097A">
                <w:rPr>
                  <w:rFonts w:asciiTheme="minorBidi" w:hAnsiTheme="minorBidi" w:cstheme="minorBidi"/>
                  <w:color w:val="000000"/>
                  <w:rPrChange w:id="1430" w:author="Dalit Roth" w:date="2020-10-19T12:29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R</w:t>
              </w:r>
              <w:r w:rsidRPr="0078097A">
                <w:rPr>
                  <w:rFonts w:asciiTheme="minorBidi" w:hAnsiTheme="minorBidi" w:cstheme="minorBidi"/>
                  <w:rPrChange w:id="1431" w:author="Dalit Roth" w:date="2020-10-19T12:29:00Z">
                    <w:rPr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t>ho =</w:t>
              </w:r>
              <w:r w:rsidRPr="0078097A">
                <w:rPr>
                  <w:rFonts w:ascii="Lucida Console" w:hAnsi="Lucida Console"/>
                  <w:color w:val="FF0000"/>
                  <w:bdr w:val="none" w:sz="0" w:space="0" w:color="auto" w:frame="1"/>
                  <w:rPrChange w:id="1432" w:author="Dalit Roth" w:date="2020-10-19T12:29:00Z">
                    <w:rPr>
                      <w:rFonts w:ascii="Lucida Console" w:hAnsi="Lucida Console"/>
                      <w:color w:val="FF0000"/>
                      <w:bdr w:val="none" w:sz="0" w:space="0" w:color="auto" w:frame="1"/>
                    </w:rPr>
                  </w:rPrChange>
                </w:rPr>
                <w:t>0.383355</w:t>
              </w:r>
            </w:ins>
          </w:p>
        </w:tc>
        <w:tc>
          <w:tcPr>
            <w:tcW w:w="1056" w:type="pct"/>
            <w:shd w:val="clear" w:color="auto" w:fill="auto"/>
            <w:noWrap/>
            <w:vAlign w:val="bottom"/>
            <w:tcPrChange w:id="1433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4799D57E" w14:textId="58FED59F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434" w:author="Dalit Roth" w:date="2020-10-19T12:27:00Z"/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  <w:rPrChange w:id="1435" w:author="Dalit Roth" w:date="2020-10-19T12:29:00Z">
                  <w:rPr>
                    <w:ins w:id="1436" w:author="Dalit Roth" w:date="2020-10-19T12:27:00Z"/>
                    <w:rStyle w:val="gd15mcfceub"/>
                    <w:rFonts w:asciiTheme="minorBidi" w:hAnsiTheme="minorBidi" w:cstheme="minorBidi"/>
                    <w:color w:val="000000"/>
                    <w:bdr w:val="none" w:sz="0" w:space="0" w:color="auto" w:frame="1"/>
                  </w:rPr>
                </w:rPrChange>
              </w:rPr>
            </w:pPr>
            <w:ins w:id="1437" w:author="Dalit Roth" w:date="2020-10-19T12:28:00Z">
              <w:r w:rsidRPr="0078097A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438" w:author="Dalit Roth" w:date="2020-10-19T12:29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S = </w:t>
              </w:r>
              <w:r w:rsidRPr="0078097A">
                <w:rPr>
                  <w:rFonts w:ascii="Lucida Console" w:hAnsi="Lucida Console"/>
                  <w:color w:val="000000"/>
                  <w:bdr w:val="none" w:sz="0" w:space="0" w:color="auto" w:frame="1"/>
                  <w:rPrChange w:id="1439" w:author="Dalit Roth" w:date="2020-10-19T12:29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261971584</w:t>
              </w:r>
            </w:ins>
          </w:p>
        </w:tc>
        <w:tc>
          <w:tcPr>
            <w:tcW w:w="1211" w:type="pct"/>
            <w:shd w:val="clear" w:color="auto" w:fill="auto"/>
            <w:noWrap/>
            <w:vAlign w:val="bottom"/>
            <w:tcPrChange w:id="1440" w:author="Dalit Roth" w:date="2020-10-19T12:29:00Z">
              <w:tcPr>
                <w:tcW w:w="0" w:type="auto"/>
                <w:gridSpan w:val="3"/>
                <w:shd w:val="clear" w:color="auto" w:fill="auto"/>
                <w:noWrap/>
                <w:vAlign w:val="bottom"/>
              </w:tcPr>
            </w:tcPrChange>
          </w:tcPr>
          <w:p w14:paraId="73A01258" w14:textId="605504AC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441" w:author="Dalit Roth" w:date="2020-10-19T12:27:00Z"/>
                <w:rFonts w:asciiTheme="minorBidi" w:hAnsiTheme="minorBidi" w:cstheme="minorBidi"/>
                <w:color w:val="000000"/>
                <w:bdr w:val="none" w:sz="0" w:space="0" w:color="auto" w:frame="1"/>
                <w:rPrChange w:id="1442" w:author="Dalit Roth" w:date="2020-10-19T12:29:00Z">
                  <w:rPr>
                    <w:ins w:id="1443" w:author="Dalit Roth" w:date="2020-10-19T12:27:00Z"/>
                    <w:rFonts w:asciiTheme="minorBidi" w:hAnsiTheme="minorBidi" w:cstheme="minorBidi"/>
                    <w:color w:val="000000"/>
                    <w:bdr w:val="none" w:sz="0" w:space="0" w:color="auto" w:frame="1"/>
                  </w:rPr>
                </w:rPrChange>
              </w:rPr>
            </w:pPr>
            <w:ins w:id="1444" w:author="Dalit Roth" w:date="2020-10-19T12:28:00Z">
              <w:r w:rsidRPr="0078097A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445" w:author="Dalit Roth" w:date="2020-10-19T12:29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t xml:space="preserve">p-value &lt; </w:t>
              </w:r>
              <w:r w:rsidRPr="0078097A">
                <w:rPr>
                  <w:rFonts w:ascii="Lucida Console" w:hAnsi="Lucida Console"/>
                  <w:color w:val="000000"/>
                  <w:bdr w:val="none" w:sz="0" w:space="0" w:color="auto" w:frame="1"/>
                  <w:rPrChange w:id="1446" w:author="Dalit Roth" w:date="2020-10-19T12:29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t>2.2e-16</w:t>
              </w:r>
            </w:ins>
          </w:p>
        </w:tc>
        <w:tc>
          <w:tcPr>
            <w:tcW w:w="1645" w:type="pct"/>
            <w:shd w:val="clear" w:color="auto" w:fill="auto"/>
            <w:noWrap/>
            <w:vAlign w:val="bottom"/>
            <w:tcPrChange w:id="1447" w:author="Dalit Roth" w:date="2020-10-19T12:29:00Z">
              <w:tcPr>
                <w:tcW w:w="0" w:type="auto"/>
                <w:gridSpan w:val="4"/>
                <w:shd w:val="clear" w:color="auto" w:fill="auto"/>
                <w:noWrap/>
                <w:vAlign w:val="bottom"/>
              </w:tcPr>
            </w:tcPrChange>
          </w:tcPr>
          <w:p w14:paraId="5EECB66C" w14:textId="64D5B7BE" w:rsidR="0078097A" w:rsidRPr="0078097A" w:rsidRDefault="0078097A" w:rsidP="0078097A">
            <w:pPr>
              <w:pStyle w:val="HTML"/>
              <w:shd w:val="clear" w:color="auto" w:fill="FFFFFF"/>
              <w:wordWrap w:val="0"/>
              <w:jc w:val="center"/>
              <w:rPr>
                <w:ins w:id="1448" w:author="Dalit Roth" w:date="2020-10-19T12:27:00Z"/>
                <w:rFonts w:asciiTheme="minorBidi" w:hAnsiTheme="minorBidi" w:cstheme="minorBidi"/>
                <w:color w:val="000000"/>
                <w:rPrChange w:id="1449" w:author="Dalit Roth" w:date="2020-10-19T12:29:00Z">
                  <w:rPr>
                    <w:ins w:id="1450" w:author="Dalit Roth" w:date="2020-10-19T12:27:00Z"/>
                    <w:rFonts w:asciiTheme="minorBidi" w:hAnsiTheme="minorBidi" w:cstheme="minorBidi"/>
                    <w:color w:val="000000"/>
                  </w:rPr>
                </w:rPrChange>
              </w:rPr>
            </w:pPr>
            <w:ins w:id="1451" w:author="Dalit Roth" w:date="2020-10-19T12:28:00Z">
              <w:r w:rsidRPr="0078097A">
                <w:rPr>
                  <w:rFonts w:asciiTheme="minorBidi" w:hAnsiTheme="minorBidi" w:cstheme="minorBidi"/>
                  <w:color w:val="000000"/>
                  <w:rPrChange w:id="1452" w:author="Dalit Roth" w:date="2020-10-19T12:29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rPrChange>
                </w:rPr>
                <w:t>Without outliers</w:t>
              </w:r>
            </w:ins>
          </w:p>
        </w:tc>
      </w:tr>
    </w:tbl>
    <w:p w14:paraId="4B1519C3" w14:textId="28887D44" w:rsidR="00E46D16" w:rsidRDefault="00E46D16" w:rsidP="00E46D16">
      <w:pPr>
        <w:bidi/>
        <w:spacing w:line="276" w:lineRule="auto"/>
        <w:rPr>
          <w:rFonts w:asciiTheme="minorBidi" w:hAnsiTheme="minorBidi" w:cstheme="minorBidi" w:hint="cs"/>
          <w:b/>
          <w:bCs/>
          <w:sz w:val="28"/>
          <w:szCs w:val="28"/>
          <w:rtl/>
        </w:rPr>
      </w:pPr>
    </w:p>
    <w:tbl>
      <w:tblPr>
        <w:tblStyle w:val="a4"/>
        <w:bidiVisual/>
        <w:tblW w:w="5000" w:type="pct"/>
        <w:tblLook w:val="04A0" w:firstRow="1" w:lastRow="0" w:firstColumn="1" w:lastColumn="0" w:noHBand="0" w:noVBand="1"/>
        <w:tblPrChange w:id="1453" w:author="Dalit Roth" w:date="2020-10-19T11:31:00Z">
          <w:tblPr>
            <w:tblStyle w:val="a4"/>
            <w:bidiVisual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236"/>
        <w:gridCol w:w="1381"/>
        <w:gridCol w:w="2464"/>
        <w:gridCol w:w="2215"/>
        <w:tblGridChange w:id="1454">
          <w:tblGrid>
            <w:gridCol w:w="2297"/>
            <w:gridCol w:w="1419"/>
            <w:gridCol w:w="2531"/>
            <w:gridCol w:w="2275"/>
          </w:tblGrid>
        </w:tblGridChange>
      </w:tblGrid>
      <w:tr w:rsidR="00595B20" w:rsidRPr="00595B20" w:rsidDel="008955CE" w14:paraId="79AA9F7A" w14:textId="4326EF6B" w:rsidTr="00595B20">
        <w:trPr>
          <w:del w:id="1455" w:author="Dalit Roth" w:date="2020-10-19T12:30:00Z"/>
        </w:trPr>
        <w:tc>
          <w:tcPr>
            <w:tcW w:w="1347" w:type="pct"/>
            <w:tcPrChange w:id="1456" w:author="Dalit Roth" w:date="2020-10-19T11:31:00Z">
              <w:tcPr>
                <w:tcW w:w="1347" w:type="pct"/>
              </w:tcPr>
            </w:tcPrChange>
          </w:tcPr>
          <w:p w14:paraId="3E1D0729" w14:textId="77425D36" w:rsidR="00985DB9" w:rsidRPr="00595B20" w:rsidDel="008955CE" w:rsidRDefault="00985DB9" w:rsidP="00595B20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del w:id="1457" w:author="Dalit Roth" w:date="2020-10-19T12:30:00Z"/>
                <w:rFonts w:asciiTheme="minorBidi" w:hAnsiTheme="minorBidi" w:cstheme="minorBidi"/>
                <w:sz w:val="20"/>
                <w:szCs w:val="20"/>
                <w:rtl/>
                <w:rPrChange w:id="1458" w:author="Dalit Roth" w:date="2020-10-19T11:30:00Z">
                  <w:rPr>
                    <w:del w:id="1459" w:author="Dalit Roth" w:date="2020-10-19T12:30:00Z"/>
                    <w:rFonts w:hint="cs"/>
                    <w:rtl/>
                  </w:rPr>
                </w:rPrChange>
              </w:rPr>
              <w:pPrChange w:id="1460" w:author="Dalit Roth" w:date="2020-10-19T11:30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832" w:type="pct"/>
            <w:tcPrChange w:id="1461" w:author="Dalit Roth" w:date="2020-10-19T11:31:00Z">
              <w:tcPr>
                <w:tcW w:w="832" w:type="pct"/>
              </w:tcPr>
            </w:tcPrChange>
          </w:tcPr>
          <w:p w14:paraId="7AA890EC" w14:textId="47FED13C" w:rsidR="00985DB9" w:rsidRPr="00595B20" w:rsidDel="008955CE" w:rsidRDefault="00985DB9" w:rsidP="00595B20">
            <w:pPr>
              <w:spacing w:line="276" w:lineRule="auto"/>
              <w:jc w:val="center"/>
              <w:rPr>
                <w:del w:id="1462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463" w:author="Dalit Roth" w:date="2020-10-19T11:30:00Z">
                  <w:rPr>
                    <w:del w:id="1464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465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485" w:type="pct"/>
            <w:tcPrChange w:id="1466" w:author="Dalit Roth" w:date="2020-10-19T11:31:00Z">
              <w:tcPr>
                <w:tcW w:w="1485" w:type="pct"/>
              </w:tcPr>
            </w:tcPrChange>
          </w:tcPr>
          <w:p w14:paraId="2FCCB68E" w14:textId="15ADC4F0" w:rsidR="00985DB9" w:rsidRPr="00595B20" w:rsidDel="008955CE" w:rsidRDefault="00985DB9" w:rsidP="00595B20">
            <w:pPr>
              <w:spacing w:line="276" w:lineRule="auto"/>
              <w:jc w:val="center"/>
              <w:rPr>
                <w:del w:id="1467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468" w:author="Dalit Roth" w:date="2020-10-19T11:30:00Z">
                  <w:rPr>
                    <w:del w:id="1469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470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335" w:type="pct"/>
            <w:tcPrChange w:id="1471" w:author="Dalit Roth" w:date="2020-10-19T11:31:00Z">
              <w:tcPr>
                <w:tcW w:w="1335" w:type="pct"/>
              </w:tcPr>
            </w:tcPrChange>
          </w:tcPr>
          <w:p w14:paraId="5B843323" w14:textId="4668F25F" w:rsidR="00985DB9" w:rsidRPr="00595B20" w:rsidDel="008955CE" w:rsidRDefault="00985DB9" w:rsidP="00595B20">
            <w:pPr>
              <w:spacing w:line="276" w:lineRule="auto"/>
              <w:jc w:val="center"/>
              <w:rPr>
                <w:del w:id="1472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473" w:author="Dalit Roth" w:date="2020-10-19T11:30:00Z">
                  <w:rPr>
                    <w:del w:id="1474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475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</w:tr>
      <w:tr w:rsidR="00595B20" w:rsidRPr="00595B20" w:rsidDel="008955CE" w14:paraId="08E800C4" w14:textId="3543FC82" w:rsidTr="00595B20">
        <w:trPr>
          <w:del w:id="1476" w:author="Dalit Roth" w:date="2020-10-19T12:30:00Z"/>
        </w:trPr>
        <w:tc>
          <w:tcPr>
            <w:tcW w:w="1347" w:type="pct"/>
            <w:tcPrChange w:id="1477" w:author="Dalit Roth" w:date="2020-10-19T11:31:00Z">
              <w:tcPr>
                <w:tcW w:w="1347" w:type="pct"/>
              </w:tcPr>
            </w:tcPrChange>
          </w:tcPr>
          <w:p w14:paraId="21B4FC64" w14:textId="3705BF89" w:rsidR="00985DB9" w:rsidRPr="00595B20" w:rsidDel="008955CE" w:rsidRDefault="00985DB9" w:rsidP="00595B20">
            <w:pPr>
              <w:spacing w:line="276" w:lineRule="auto"/>
              <w:rPr>
                <w:del w:id="1478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479" w:author="Dalit Roth" w:date="2020-10-19T11:30:00Z">
                  <w:rPr>
                    <w:del w:id="1480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481" w:author="Dalit Roth" w:date="2020-10-19T11:30:00Z">
                <w:pPr>
                  <w:bidi/>
                  <w:spacing w:line="276" w:lineRule="auto"/>
                </w:pPr>
              </w:pPrChange>
            </w:pPr>
            <w:del w:id="1482" w:author="Dalit Roth" w:date="2020-10-19T12:30:00Z">
              <w:r w:rsidRPr="00595B20" w:rsidDel="008955CE">
                <w:rPr>
                  <w:rFonts w:asciiTheme="minorBidi" w:hAnsiTheme="minorBidi" w:cstheme="minorBidi"/>
                  <w:sz w:val="20"/>
                  <w:szCs w:val="20"/>
                  <w:highlight w:val="magenta"/>
                  <w:rPrChange w:id="1483" w:author="Dalit Roth" w:date="2020-10-19T11:30:00Z">
                    <w:rPr>
                      <w:rFonts w:asciiTheme="minorBidi" w:hAnsiTheme="minorBidi" w:cstheme="minorBidi"/>
                      <w:highlight w:val="magenta"/>
                    </w:rPr>
                  </w:rPrChange>
                </w:rPr>
                <w:delText>sw_lang_en</w:delText>
              </w:r>
            </w:del>
          </w:p>
        </w:tc>
        <w:tc>
          <w:tcPr>
            <w:tcW w:w="832" w:type="pct"/>
            <w:tcPrChange w:id="1484" w:author="Dalit Roth" w:date="2020-10-19T11:31:00Z">
              <w:tcPr>
                <w:tcW w:w="832" w:type="pct"/>
              </w:tcPr>
            </w:tcPrChange>
          </w:tcPr>
          <w:p w14:paraId="37433F8D" w14:textId="295B8E21" w:rsidR="00985DB9" w:rsidRPr="00595B20" w:rsidDel="008955CE" w:rsidRDefault="00985DB9" w:rsidP="00595B20">
            <w:pPr>
              <w:spacing w:line="276" w:lineRule="auto"/>
              <w:jc w:val="center"/>
              <w:rPr>
                <w:del w:id="1485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486" w:author="Dalit Roth" w:date="2020-10-19T11:30:00Z">
                  <w:rPr>
                    <w:del w:id="1487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488" w:author="Dalit Roth" w:date="2020-10-19T11:31:00Z">
                <w:pPr>
                  <w:bidi/>
                  <w:spacing w:line="276" w:lineRule="auto"/>
                </w:pPr>
              </w:pPrChange>
            </w:pPr>
            <w:del w:id="1489" w:author="Dalit Roth" w:date="2020-10-19T12:30:00Z">
              <w:r w:rsidRPr="00595B20" w:rsidDel="008955CE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1490" w:author="Dalit Roth" w:date="2020-10-19T11:30:00Z">
                    <w:rPr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delText xml:space="preserve">df = </w:delText>
              </w:r>
              <w:r w:rsidRPr="00595B20" w:rsidDel="008955CE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1491" w:author="Dalit Roth" w:date="2020-10-19T11:30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delText>2843</w:delText>
              </w:r>
            </w:del>
          </w:p>
        </w:tc>
        <w:tc>
          <w:tcPr>
            <w:tcW w:w="1485" w:type="pct"/>
            <w:tcPrChange w:id="1492" w:author="Dalit Roth" w:date="2020-10-19T11:31:00Z">
              <w:tcPr>
                <w:tcW w:w="1485" w:type="pct"/>
              </w:tcPr>
            </w:tcPrChange>
          </w:tcPr>
          <w:p w14:paraId="37C64E38" w14:textId="49B26D2E" w:rsidR="00985DB9" w:rsidRPr="00595B20" w:rsidDel="008955CE" w:rsidRDefault="00985DB9" w:rsidP="00595B20">
            <w:pPr>
              <w:pStyle w:val="HTML"/>
              <w:shd w:val="clear" w:color="auto" w:fill="FFFFFF"/>
              <w:wordWrap w:val="0"/>
              <w:jc w:val="center"/>
              <w:rPr>
                <w:del w:id="1493" w:author="Dalit Roth" w:date="2020-10-19T12:30:00Z"/>
                <w:rFonts w:asciiTheme="minorBidi" w:hAnsiTheme="minorBidi" w:cstheme="minorBidi"/>
                <w:color w:val="000000"/>
                <w:rPrChange w:id="1494" w:author="Dalit Roth" w:date="2020-10-19T11:30:00Z">
                  <w:rPr>
                    <w:del w:id="1495" w:author="Dalit Roth" w:date="2020-10-19T12:30:00Z"/>
                    <w:rFonts w:ascii="Lucida Console" w:hAnsi="Lucida Console"/>
                    <w:color w:val="000000"/>
                  </w:rPr>
                </w:rPrChange>
              </w:rPr>
              <w:pPrChange w:id="1496" w:author="Dalit Roth" w:date="2020-10-19T11:31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del w:id="1497" w:author="Dalit Roth" w:date="2020-10-19T12:30:00Z">
              <w:r w:rsidRPr="00595B20" w:rsidDel="008955CE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498" w:author="Dalit Roth" w:date="2020-10-19T11:30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delText xml:space="preserve">X-squared = </w:delText>
              </w:r>
              <w:r w:rsidRPr="00595B20" w:rsidDel="008955CE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499" w:author="Dalit Roth" w:date="2020-10-19T11:30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delText>2775.9</w:delText>
              </w:r>
            </w:del>
          </w:p>
          <w:p w14:paraId="29E9D90B" w14:textId="5D134A5C" w:rsidR="00985DB9" w:rsidRPr="00595B20" w:rsidDel="008955CE" w:rsidRDefault="00985DB9" w:rsidP="00595B20">
            <w:pPr>
              <w:spacing w:line="276" w:lineRule="auto"/>
              <w:jc w:val="center"/>
              <w:rPr>
                <w:del w:id="1500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01" w:author="Dalit Roth" w:date="2020-10-19T11:30:00Z">
                  <w:rPr>
                    <w:del w:id="1502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03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335" w:type="pct"/>
            <w:tcPrChange w:id="1504" w:author="Dalit Roth" w:date="2020-10-19T11:31:00Z">
              <w:tcPr>
                <w:tcW w:w="1335" w:type="pct"/>
              </w:tcPr>
            </w:tcPrChange>
          </w:tcPr>
          <w:p w14:paraId="4DB38040" w14:textId="45178F02" w:rsidR="00985DB9" w:rsidRPr="00595B20" w:rsidDel="008955CE" w:rsidRDefault="00985DB9" w:rsidP="00595B20">
            <w:pPr>
              <w:pStyle w:val="HTML"/>
              <w:shd w:val="clear" w:color="auto" w:fill="FFFFFF"/>
              <w:wordWrap w:val="0"/>
              <w:jc w:val="center"/>
              <w:rPr>
                <w:del w:id="1505" w:author="Dalit Roth" w:date="2020-10-19T12:30:00Z"/>
                <w:rFonts w:asciiTheme="minorBidi" w:hAnsiTheme="minorBidi" w:cstheme="minorBidi"/>
                <w:color w:val="000000"/>
                <w:rPrChange w:id="1506" w:author="Dalit Roth" w:date="2020-10-19T11:30:00Z">
                  <w:rPr>
                    <w:del w:id="1507" w:author="Dalit Roth" w:date="2020-10-19T12:30:00Z"/>
                    <w:rFonts w:ascii="Lucida Console" w:hAnsi="Lucida Console"/>
                    <w:color w:val="000000"/>
                  </w:rPr>
                </w:rPrChange>
              </w:rPr>
              <w:pPrChange w:id="1508" w:author="Dalit Roth" w:date="2020-10-19T11:31:00Z">
                <w:pPr>
                  <w:pStyle w:val="HTML"/>
                  <w:shd w:val="clear" w:color="auto" w:fill="FFFFFF"/>
                  <w:wordWrap w:val="0"/>
                  <w:jc w:val="center"/>
                </w:pPr>
              </w:pPrChange>
            </w:pPr>
            <w:del w:id="1509" w:author="Dalit Roth" w:date="2020-10-19T12:30:00Z">
              <w:r w:rsidRPr="00595B20" w:rsidDel="008955CE">
                <w:rPr>
                  <w:rStyle w:val="gd15mcfceub"/>
                  <w:rFonts w:asciiTheme="minorBidi" w:hAnsiTheme="minorBidi" w:cstheme="minorBidi"/>
                  <w:color w:val="000000"/>
                  <w:bdr w:val="none" w:sz="0" w:space="0" w:color="auto" w:frame="1"/>
                  <w:rPrChange w:id="1510" w:author="Dalit Roth" w:date="2020-10-19T11:30:00Z">
                    <w:rPr>
                      <w:rStyle w:val="gd15mcfceub"/>
                      <w:rFonts w:asciiTheme="minorBidi" w:hAnsiTheme="minorBidi" w:cstheme="minorBidi"/>
                      <w:color w:val="000000"/>
                      <w:sz w:val="22"/>
                      <w:szCs w:val="22"/>
                      <w:bdr w:val="none" w:sz="0" w:space="0" w:color="auto" w:frame="1"/>
                    </w:rPr>
                  </w:rPrChange>
                </w:rPr>
                <w:delText xml:space="preserve">p-value </w:delText>
              </w:r>
              <w:r w:rsidRPr="00595B20" w:rsidDel="008955CE">
                <w:rPr>
                  <w:rStyle w:val="gd15mcfceub"/>
                  <w:rFonts w:asciiTheme="minorBidi" w:hAnsiTheme="minorBidi" w:cstheme="minorBidi"/>
                  <w:rPrChange w:id="1511" w:author="Dalit Roth" w:date="2020-10-19T11:30:00Z">
                    <w:rPr>
                      <w:rStyle w:val="gd15mcfceub"/>
                      <w:rFonts w:asciiTheme="minorBidi" w:hAnsiTheme="minorBidi" w:cstheme="minorBidi"/>
                      <w:sz w:val="22"/>
                      <w:szCs w:val="22"/>
                    </w:rPr>
                  </w:rPrChange>
                </w:rPr>
                <w:delText>=</w:delText>
              </w:r>
              <w:r w:rsidRPr="00595B20" w:rsidDel="008955CE">
                <w:rPr>
                  <w:rStyle w:val="gd15mcfceub"/>
                  <w:rFonts w:asciiTheme="minorBidi" w:hAnsiTheme="minorBidi" w:cstheme="minorBidi"/>
                  <w:rPrChange w:id="1512" w:author="Dalit Roth" w:date="2020-10-19T11:30:00Z">
                    <w:rPr>
                      <w:rStyle w:val="gd15mcfceub"/>
                      <w:rFonts w:asciiTheme="minorBidi" w:hAnsiTheme="minorBidi"/>
                    </w:rPr>
                  </w:rPrChange>
                </w:rPr>
                <w:delText xml:space="preserve"> </w:delText>
              </w:r>
              <w:r w:rsidRPr="00595B20" w:rsidDel="008955CE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1513" w:author="Dalit Roth" w:date="2020-10-19T11:30:00Z">
                    <w:rPr>
                      <w:rFonts w:ascii="Lucida Console" w:hAnsi="Lucida Console"/>
                      <w:color w:val="000000"/>
                      <w:bdr w:val="none" w:sz="0" w:space="0" w:color="auto" w:frame="1"/>
                    </w:rPr>
                  </w:rPrChange>
                </w:rPr>
                <w:delText>0.8126</w:delText>
              </w:r>
            </w:del>
          </w:p>
          <w:p w14:paraId="0B384627" w14:textId="33D609D5" w:rsidR="00985DB9" w:rsidRPr="00595B20" w:rsidDel="008955CE" w:rsidRDefault="00985DB9" w:rsidP="00595B20">
            <w:pPr>
              <w:spacing w:line="276" w:lineRule="auto"/>
              <w:jc w:val="center"/>
              <w:rPr>
                <w:del w:id="1514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15" w:author="Dalit Roth" w:date="2020-10-19T11:30:00Z">
                  <w:rPr>
                    <w:del w:id="1516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17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</w:tr>
      <w:tr w:rsidR="00595B20" w:rsidRPr="00595B20" w:rsidDel="008955CE" w14:paraId="688EF2D0" w14:textId="1DF6C40F" w:rsidTr="00595B20">
        <w:tblPrEx>
          <w:tblPrExChange w:id="1518" w:author="Dalit Roth" w:date="2020-10-19T11:31:00Z">
            <w:tblPrEx>
              <w:jc w:val="center"/>
            </w:tblPrEx>
          </w:tblPrExChange>
        </w:tblPrEx>
        <w:trPr>
          <w:del w:id="1519" w:author="Dalit Roth" w:date="2020-10-19T12:30:00Z"/>
          <w:trPrChange w:id="1520" w:author="Dalit Roth" w:date="2020-10-19T11:31:00Z">
            <w:trPr>
              <w:jc w:val="center"/>
            </w:trPr>
          </w:trPrChange>
        </w:trPr>
        <w:tc>
          <w:tcPr>
            <w:tcW w:w="1347" w:type="pct"/>
            <w:tcPrChange w:id="1521" w:author="Dalit Roth" w:date="2020-10-19T11:31:00Z">
              <w:tcPr>
                <w:tcW w:w="1347" w:type="pct"/>
              </w:tcPr>
            </w:tcPrChange>
          </w:tcPr>
          <w:p w14:paraId="47721454" w14:textId="3917D997" w:rsidR="00985DB9" w:rsidRPr="00595B20" w:rsidDel="008955CE" w:rsidRDefault="00985DB9" w:rsidP="00595B20">
            <w:pPr>
              <w:spacing w:after="160" w:line="276" w:lineRule="auto"/>
              <w:rPr>
                <w:del w:id="1522" w:author="Dalit Roth" w:date="2020-10-19T12:30:00Z"/>
                <w:rFonts w:asciiTheme="minorBidi" w:hAnsiTheme="minorBidi" w:cstheme="minorBidi"/>
                <w:sz w:val="20"/>
                <w:szCs w:val="20"/>
                <w:highlight w:val="magenta"/>
                <w:rtl/>
                <w:rPrChange w:id="1523" w:author="Dalit Roth" w:date="2020-10-19T11:30:00Z">
                  <w:rPr>
                    <w:del w:id="1524" w:author="Dalit Roth" w:date="2020-10-19T12:30:00Z"/>
                    <w:rFonts w:hint="cs"/>
                    <w:rtl/>
                  </w:rPr>
                </w:rPrChange>
              </w:rPr>
              <w:pPrChange w:id="1525" w:author="Dalit Roth" w:date="2020-10-19T11:30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832" w:type="pct"/>
            <w:tcPrChange w:id="1526" w:author="Dalit Roth" w:date="2020-10-19T11:31:00Z">
              <w:tcPr>
                <w:tcW w:w="832" w:type="pct"/>
              </w:tcPr>
            </w:tcPrChange>
          </w:tcPr>
          <w:p w14:paraId="7E82AC09" w14:textId="1B082B74" w:rsidR="00985DB9" w:rsidRPr="00595B20" w:rsidDel="008955CE" w:rsidRDefault="00985DB9" w:rsidP="00595B20">
            <w:pPr>
              <w:spacing w:line="276" w:lineRule="auto"/>
              <w:jc w:val="center"/>
              <w:rPr>
                <w:del w:id="1527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28" w:author="Dalit Roth" w:date="2020-10-19T11:30:00Z">
                  <w:rPr>
                    <w:del w:id="1529" w:author="Dalit Roth" w:date="2020-10-19T12:30:00Z"/>
                    <w:rFonts w:asciiTheme="minorBidi" w:hAnsiTheme="minorBidi" w:cstheme="minorBidi" w:hint="cs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30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485" w:type="pct"/>
            <w:tcPrChange w:id="1531" w:author="Dalit Roth" w:date="2020-10-19T11:31:00Z">
              <w:tcPr>
                <w:tcW w:w="1485" w:type="pct"/>
              </w:tcPr>
            </w:tcPrChange>
          </w:tcPr>
          <w:p w14:paraId="760EC715" w14:textId="5ECA03AE" w:rsidR="00985DB9" w:rsidRPr="00595B20" w:rsidDel="008955CE" w:rsidRDefault="00985DB9" w:rsidP="00595B20">
            <w:pPr>
              <w:spacing w:line="276" w:lineRule="auto"/>
              <w:jc w:val="center"/>
              <w:rPr>
                <w:del w:id="1532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33" w:author="Dalit Roth" w:date="2020-10-19T11:30:00Z">
                  <w:rPr>
                    <w:del w:id="1534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35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335" w:type="pct"/>
            <w:tcPrChange w:id="1536" w:author="Dalit Roth" w:date="2020-10-19T11:31:00Z">
              <w:tcPr>
                <w:tcW w:w="1335" w:type="pct"/>
              </w:tcPr>
            </w:tcPrChange>
          </w:tcPr>
          <w:p w14:paraId="2FF86D89" w14:textId="0F5A8040" w:rsidR="00985DB9" w:rsidRPr="00595B20" w:rsidDel="008955CE" w:rsidRDefault="00985DB9" w:rsidP="00595B20">
            <w:pPr>
              <w:spacing w:line="276" w:lineRule="auto"/>
              <w:jc w:val="center"/>
              <w:rPr>
                <w:del w:id="1537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38" w:author="Dalit Roth" w:date="2020-10-19T11:30:00Z">
                  <w:rPr>
                    <w:del w:id="1539" w:author="Dalit Roth" w:date="2020-10-19T12:30:00Z"/>
                    <w:rFonts w:asciiTheme="minorBidi" w:hAnsiTheme="minorBidi" w:cstheme="minorBidi" w:hint="cs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40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</w:tr>
      <w:tr w:rsidR="00595B20" w:rsidRPr="00595B20" w:rsidDel="008955CE" w14:paraId="32415928" w14:textId="75E838D6" w:rsidTr="00595B20">
        <w:tblPrEx>
          <w:tblPrExChange w:id="1541" w:author="Dalit Roth" w:date="2020-10-19T11:31:00Z">
            <w:tblPrEx>
              <w:jc w:val="center"/>
            </w:tblPrEx>
          </w:tblPrExChange>
        </w:tblPrEx>
        <w:trPr>
          <w:del w:id="1542" w:author="Dalit Roth" w:date="2020-10-19T12:30:00Z"/>
          <w:trPrChange w:id="1543" w:author="Dalit Roth" w:date="2020-10-19T11:31:00Z">
            <w:trPr>
              <w:jc w:val="center"/>
            </w:trPr>
          </w:trPrChange>
        </w:trPr>
        <w:tc>
          <w:tcPr>
            <w:tcW w:w="1347" w:type="pct"/>
            <w:tcPrChange w:id="1544" w:author="Dalit Roth" w:date="2020-10-19T11:31:00Z">
              <w:tcPr>
                <w:tcW w:w="1347" w:type="pct"/>
              </w:tcPr>
            </w:tcPrChange>
          </w:tcPr>
          <w:p w14:paraId="4F0611CB" w14:textId="64269F2F" w:rsidR="00985DB9" w:rsidRPr="00595B20" w:rsidDel="008955CE" w:rsidRDefault="00985DB9" w:rsidP="00595B20">
            <w:pPr>
              <w:spacing w:line="276" w:lineRule="auto"/>
              <w:jc w:val="right"/>
              <w:rPr>
                <w:del w:id="1545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46" w:author="Dalit Roth" w:date="2020-10-19T11:30:00Z">
                  <w:rPr>
                    <w:del w:id="1547" w:author="Dalit Roth" w:date="2020-10-19T12:30:00Z"/>
                    <w:rFonts w:asciiTheme="minorBidi" w:hAnsiTheme="minorBidi" w:cstheme="minorBidi" w:hint="cs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48" w:author="Dalit Roth" w:date="2020-10-19T11:30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832" w:type="pct"/>
            <w:tcPrChange w:id="1549" w:author="Dalit Roth" w:date="2020-10-19T11:31:00Z">
              <w:tcPr>
                <w:tcW w:w="832" w:type="pct"/>
              </w:tcPr>
            </w:tcPrChange>
          </w:tcPr>
          <w:p w14:paraId="36E578BB" w14:textId="064B1683" w:rsidR="00985DB9" w:rsidRPr="00595B20" w:rsidDel="008955CE" w:rsidRDefault="00985DB9" w:rsidP="00595B20">
            <w:pPr>
              <w:spacing w:line="276" w:lineRule="auto"/>
              <w:jc w:val="center"/>
              <w:rPr>
                <w:del w:id="1550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51" w:author="Dalit Roth" w:date="2020-10-19T11:30:00Z">
                  <w:rPr>
                    <w:del w:id="1552" w:author="Dalit Roth" w:date="2020-10-19T12:30:00Z"/>
                    <w:rFonts w:asciiTheme="minorBidi" w:hAnsiTheme="minorBidi" w:cstheme="minorBidi" w:hint="cs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53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485" w:type="pct"/>
            <w:tcPrChange w:id="1554" w:author="Dalit Roth" w:date="2020-10-19T11:31:00Z">
              <w:tcPr>
                <w:tcW w:w="1485" w:type="pct"/>
              </w:tcPr>
            </w:tcPrChange>
          </w:tcPr>
          <w:p w14:paraId="1C556B90" w14:textId="1CE10D95" w:rsidR="00985DB9" w:rsidRPr="00595B20" w:rsidDel="008955CE" w:rsidRDefault="00985DB9" w:rsidP="00595B20">
            <w:pPr>
              <w:spacing w:line="276" w:lineRule="auto"/>
              <w:jc w:val="center"/>
              <w:rPr>
                <w:del w:id="1555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56" w:author="Dalit Roth" w:date="2020-10-19T11:30:00Z">
                  <w:rPr>
                    <w:del w:id="1557" w:author="Dalit Roth" w:date="2020-10-19T12:30:00Z"/>
                    <w:rFonts w:asciiTheme="minorBidi" w:hAnsiTheme="minorBidi" w:cstheme="minorBidi" w:hint="cs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58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335" w:type="pct"/>
            <w:tcPrChange w:id="1559" w:author="Dalit Roth" w:date="2020-10-19T11:31:00Z">
              <w:tcPr>
                <w:tcW w:w="1335" w:type="pct"/>
              </w:tcPr>
            </w:tcPrChange>
          </w:tcPr>
          <w:p w14:paraId="140C2DAF" w14:textId="0CF38955" w:rsidR="00985DB9" w:rsidRPr="00595B20" w:rsidDel="008955CE" w:rsidRDefault="00985DB9" w:rsidP="00595B20">
            <w:pPr>
              <w:spacing w:line="276" w:lineRule="auto"/>
              <w:jc w:val="center"/>
              <w:rPr>
                <w:del w:id="1560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61" w:author="Dalit Roth" w:date="2020-10-19T11:30:00Z">
                  <w:rPr>
                    <w:del w:id="1562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63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</w:tr>
      <w:tr w:rsidR="00595B20" w:rsidRPr="00595B20" w:rsidDel="008955CE" w14:paraId="5AEE0055" w14:textId="598FE8C7" w:rsidTr="00595B20">
        <w:tblPrEx>
          <w:tblPrExChange w:id="1564" w:author="Dalit Roth" w:date="2020-10-19T11:31:00Z">
            <w:tblPrEx>
              <w:jc w:val="center"/>
            </w:tblPrEx>
          </w:tblPrExChange>
        </w:tblPrEx>
        <w:trPr>
          <w:del w:id="1565" w:author="Dalit Roth" w:date="2020-10-19T12:30:00Z"/>
          <w:trPrChange w:id="1566" w:author="Dalit Roth" w:date="2020-10-19T11:31:00Z">
            <w:trPr>
              <w:jc w:val="center"/>
            </w:trPr>
          </w:trPrChange>
        </w:trPr>
        <w:tc>
          <w:tcPr>
            <w:tcW w:w="1347" w:type="pct"/>
            <w:tcPrChange w:id="1567" w:author="Dalit Roth" w:date="2020-10-19T11:31:00Z">
              <w:tcPr>
                <w:tcW w:w="1347" w:type="pct"/>
              </w:tcPr>
            </w:tcPrChange>
          </w:tcPr>
          <w:p w14:paraId="1006316B" w14:textId="24C73F9D" w:rsidR="00985DB9" w:rsidRPr="00595B20" w:rsidDel="008955CE" w:rsidRDefault="00985DB9" w:rsidP="00595B20">
            <w:pPr>
              <w:spacing w:line="276" w:lineRule="auto"/>
              <w:jc w:val="center"/>
              <w:rPr>
                <w:del w:id="1568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69" w:author="Dalit Roth" w:date="2020-10-19T11:30:00Z">
                  <w:rPr>
                    <w:del w:id="1570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71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832" w:type="pct"/>
            <w:tcPrChange w:id="1572" w:author="Dalit Roth" w:date="2020-10-19T11:31:00Z">
              <w:tcPr>
                <w:tcW w:w="832" w:type="pct"/>
              </w:tcPr>
            </w:tcPrChange>
          </w:tcPr>
          <w:p w14:paraId="58A2A033" w14:textId="3DE5F028" w:rsidR="00985DB9" w:rsidRPr="00595B20" w:rsidDel="008955CE" w:rsidRDefault="00985DB9" w:rsidP="00595B20">
            <w:pPr>
              <w:spacing w:line="276" w:lineRule="auto"/>
              <w:jc w:val="center"/>
              <w:rPr>
                <w:del w:id="1573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74" w:author="Dalit Roth" w:date="2020-10-19T11:30:00Z">
                  <w:rPr>
                    <w:del w:id="1575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76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485" w:type="pct"/>
            <w:tcPrChange w:id="1577" w:author="Dalit Roth" w:date="2020-10-19T11:31:00Z">
              <w:tcPr>
                <w:tcW w:w="1485" w:type="pct"/>
              </w:tcPr>
            </w:tcPrChange>
          </w:tcPr>
          <w:p w14:paraId="71E8A58F" w14:textId="265B919A" w:rsidR="00985DB9" w:rsidRPr="00595B20" w:rsidDel="008955CE" w:rsidRDefault="00985DB9" w:rsidP="00595B20">
            <w:pPr>
              <w:spacing w:line="276" w:lineRule="auto"/>
              <w:jc w:val="center"/>
              <w:rPr>
                <w:del w:id="1578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79" w:author="Dalit Roth" w:date="2020-10-19T11:30:00Z">
                  <w:rPr>
                    <w:del w:id="1580" w:author="Dalit Roth" w:date="2020-10-19T12:30:00Z"/>
                    <w:rFonts w:asciiTheme="minorBidi" w:hAnsiTheme="minorBidi" w:cstheme="minorBidi" w:hint="cs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81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335" w:type="pct"/>
            <w:tcPrChange w:id="1582" w:author="Dalit Roth" w:date="2020-10-19T11:31:00Z">
              <w:tcPr>
                <w:tcW w:w="1335" w:type="pct"/>
              </w:tcPr>
            </w:tcPrChange>
          </w:tcPr>
          <w:p w14:paraId="05244169" w14:textId="0E0B10CB" w:rsidR="00985DB9" w:rsidRPr="00595B20" w:rsidDel="008955CE" w:rsidRDefault="00985DB9" w:rsidP="00595B20">
            <w:pPr>
              <w:spacing w:line="276" w:lineRule="auto"/>
              <w:jc w:val="center"/>
              <w:rPr>
                <w:del w:id="1583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84" w:author="Dalit Roth" w:date="2020-10-19T11:30:00Z">
                  <w:rPr>
                    <w:del w:id="1585" w:author="Dalit Roth" w:date="2020-10-19T12:30:00Z"/>
                    <w:rFonts w:asciiTheme="minorBidi" w:hAnsiTheme="minorBidi" w:cstheme="minorBidi" w:hint="cs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86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</w:tr>
      <w:tr w:rsidR="00595B20" w:rsidRPr="00595B20" w:rsidDel="008955CE" w14:paraId="5CD7F570" w14:textId="3ED4D32E" w:rsidTr="00595B20">
        <w:tblPrEx>
          <w:tblPrExChange w:id="1587" w:author="Dalit Roth" w:date="2020-10-19T11:31:00Z">
            <w:tblPrEx>
              <w:jc w:val="center"/>
            </w:tblPrEx>
          </w:tblPrExChange>
        </w:tblPrEx>
        <w:trPr>
          <w:del w:id="1588" w:author="Dalit Roth" w:date="2020-10-19T12:30:00Z"/>
          <w:trPrChange w:id="1589" w:author="Dalit Roth" w:date="2020-10-19T11:31:00Z">
            <w:trPr>
              <w:jc w:val="center"/>
            </w:trPr>
          </w:trPrChange>
        </w:trPr>
        <w:tc>
          <w:tcPr>
            <w:tcW w:w="1347" w:type="pct"/>
            <w:tcPrChange w:id="1590" w:author="Dalit Roth" w:date="2020-10-19T11:31:00Z">
              <w:tcPr>
                <w:tcW w:w="1347" w:type="pct"/>
              </w:tcPr>
            </w:tcPrChange>
          </w:tcPr>
          <w:p w14:paraId="778F96A4" w14:textId="3C687AE8" w:rsidR="00985DB9" w:rsidRPr="00595B20" w:rsidDel="008955CE" w:rsidRDefault="00985DB9" w:rsidP="00595B20">
            <w:pPr>
              <w:spacing w:line="276" w:lineRule="auto"/>
              <w:jc w:val="center"/>
              <w:rPr>
                <w:del w:id="1591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92" w:author="Dalit Roth" w:date="2020-10-19T11:30:00Z">
                  <w:rPr>
                    <w:del w:id="1593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94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832" w:type="pct"/>
            <w:tcPrChange w:id="1595" w:author="Dalit Roth" w:date="2020-10-19T11:31:00Z">
              <w:tcPr>
                <w:tcW w:w="832" w:type="pct"/>
              </w:tcPr>
            </w:tcPrChange>
          </w:tcPr>
          <w:p w14:paraId="5A9302A5" w14:textId="1FB58BEC" w:rsidR="00985DB9" w:rsidRPr="00595B20" w:rsidDel="008955CE" w:rsidRDefault="00985DB9" w:rsidP="00595B20">
            <w:pPr>
              <w:spacing w:line="276" w:lineRule="auto"/>
              <w:jc w:val="center"/>
              <w:rPr>
                <w:del w:id="1596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597" w:author="Dalit Roth" w:date="2020-10-19T11:30:00Z">
                  <w:rPr>
                    <w:del w:id="1598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599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485" w:type="pct"/>
            <w:tcPrChange w:id="1600" w:author="Dalit Roth" w:date="2020-10-19T11:31:00Z">
              <w:tcPr>
                <w:tcW w:w="1485" w:type="pct"/>
              </w:tcPr>
            </w:tcPrChange>
          </w:tcPr>
          <w:p w14:paraId="54D95187" w14:textId="0F16FF1A" w:rsidR="00985DB9" w:rsidRPr="00595B20" w:rsidDel="008955CE" w:rsidRDefault="00985DB9" w:rsidP="00595B20">
            <w:pPr>
              <w:spacing w:line="276" w:lineRule="auto"/>
              <w:jc w:val="center"/>
              <w:rPr>
                <w:del w:id="1601" w:author="Dalit Roth" w:date="2020-10-19T12:30:00Z"/>
                <w:rFonts w:asciiTheme="minorBidi" w:hAnsiTheme="minorBidi" w:cstheme="minorBidi"/>
                <w:b/>
                <w:bCs/>
                <w:sz w:val="20"/>
                <w:szCs w:val="20"/>
                <w:rtl/>
                <w:rPrChange w:id="1602" w:author="Dalit Roth" w:date="2020-10-19T11:30:00Z">
                  <w:rPr>
                    <w:del w:id="1603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604" w:author="Dalit Roth" w:date="2020-10-19T11:3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1335" w:type="pct"/>
            <w:tcPrChange w:id="1605" w:author="Dalit Roth" w:date="2020-10-19T11:31:00Z">
              <w:tcPr>
                <w:tcW w:w="1335" w:type="pct"/>
              </w:tcPr>
            </w:tcPrChange>
          </w:tcPr>
          <w:p w14:paraId="30197CDD" w14:textId="56EF8BD8" w:rsidR="00985DB9" w:rsidRPr="00595B20" w:rsidDel="008955CE" w:rsidRDefault="00985DB9" w:rsidP="00595B2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606" w:author="Dalit Roth" w:date="2020-10-19T12:30:00Z"/>
                <w:rFonts w:ascii="Lucida Console" w:hAnsi="Lucida Console" w:cs="Courier New"/>
                <w:color w:val="000000"/>
                <w:sz w:val="20"/>
                <w:szCs w:val="20"/>
                <w:rtl/>
                <w:rPrChange w:id="1607" w:author="Dalit Roth" w:date="2020-10-19T11:32:00Z">
                  <w:rPr>
                    <w:del w:id="1608" w:author="Dalit Roth" w:date="2020-10-19T12:30:00Z"/>
                    <w:rFonts w:asciiTheme="minorBidi" w:hAnsiTheme="minorBidi" w:cstheme="minorBidi"/>
                    <w:b/>
                    <w:bCs/>
                    <w:sz w:val="28"/>
                    <w:szCs w:val="28"/>
                    <w:rtl/>
                  </w:rPr>
                </w:rPrChange>
              </w:rPr>
              <w:pPrChange w:id="1609" w:author="Dalit Roth" w:date="2020-10-19T11:32:00Z">
                <w:pPr>
                  <w:bidi/>
                  <w:spacing w:line="276" w:lineRule="auto"/>
                </w:pPr>
              </w:pPrChange>
            </w:pPr>
          </w:p>
        </w:tc>
      </w:tr>
    </w:tbl>
    <w:p w14:paraId="173A653C" w14:textId="364A65DF" w:rsidR="00985DB9" w:rsidDel="008955CE" w:rsidRDefault="00985DB9" w:rsidP="00985DB9">
      <w:pPr>
        <w:bidi/>
        <w:spacing w:line="276" w:lineRule="auto"/>
        <w:rPr>
          <w:del w:id="1610" w:author="Dalit Roth" w:date="2020-10-19T12:30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5F32E2E4" w14:textId="3E373E96" w:rsidR="00985DB9" w:rsidDel="008955CE" w:rsidRDefault="00985DB9" w:rsidP="00985DB9">
      <w:pPr>
        <w:bidi/>
        <w:spacing w:line="276" w:lineRule="auto"/>
        <w:rPr>
          <w:del w:id="1611" w:author="Dalit Roth" w:date="2020-10-19T12:30:00Z"/>
          <w:rFonts w:asciiTheme="minorBidi" w:hAnsiTheme="minorBidi" w:cstheme="minorBidi"/>
          <w:b/>
          <w:bCs/>
          <w:sz w:val="28"/>
          <w:szCs w:val="28"/>
          <w:rtl/>
        </w:rPr>
      </w:pPr>
    </w:p>
    <w:p w14:paraId="6868E0B3" w14:textId="77777777" w:rsidR="00985DB9" w:rsidRDefault="00985DB9" w:rsidP="00985DB9">
      <w:pPr>
        <w:bidi/>
        <w:spacing w:line="276" w:lineRule="auto"/>
        <w:rPr>
          <w:rFonts w:asciiTheme="minorBidi" w:hAnsiTheme="minorBidi" w:cstheme="minorBidi" w:hint="cs"/>
          <w:b/>
          <w:bCs/>
          <w:sz w:val="28"/>
          <w:szCs w:val="28"/>
        </w:rPr>
        <w:pPrChange w:id="1612" w:author="Dalit Roth" w:date="2020-10-19T10:41:00Z">
          <w:pPr>
            <w:bidi/>
            <w:spacing w:line="276" w:lineRule="auto"/>
          </w:pPr>
        </w:pPrChange>
      </w:pPr>
    </w:p>
    <w:p w14:paraId="5FB9D5C4" w14:textId="31DFA6D3" w:rsidR="0000665A" w:rsidRDefault="0000665A" w:rsidP="006E5B7A">
      <w:pPr>
        <w:bidi/>
        <w:spacing w:line="276" w:lineRule="auto"/>
        <w:rPr>
          <w:rFonts w:asciiTheme="minorBidi" w:hAnsiTheme="minorBidi" w:cstheme="minorBidi"/>
        </w:rPr>
      </w:pPr>
      <w:r w:rsidRPr="00B672EE">
        <w:rPr>
          <w:rFonts w:asciiTheme="minorBidi" w:hAnsiTheme="minorBidi" w:cstheme="minorBidi" w:hint="cs"/>
          <w:rtl/>
        </w:rPr>
        <w:t xml:space="preserve">בטבלה הבאה מרוכזים </w:t>
      </w:r>
      <w:r>
        <w:rPr>
          <w:rFonts w:asciiTheme="minorBidi" w:hAnsiTheme="minorBidi" w:cstheme="minorBidi" w:hint="cs"/>
          <w:rtl/>
        </w:rPr>
        <w:t>מדדי הפיזור</w:t>
      </w:r>
      <w:r w:rsidRPr="00B672EE">
        <w:rPr>
          <w:rFonts w:asciiTheme="minorBidi" w:hAnsiTheme="minorBidi" w:cstheme="minorBidi" w:hint="cs"/>
          <w:rtl/>
        </w:rPr>
        <w:t xml:space="preserve"> עבור </w:t>
      </w:r>
      <w:r>
        <w:rPr>
          <w:rFonts w:asciiTheme="minorBidi" w:hAnsiTheme="minorBidi" w:cstheme="minorBidi" w:hint="cs"/>
          <w:rtl/>
        </w:rPr>
        <w:t>משתנים נוספים</w:t>
      </w:r>
      <w:r w:rsidRPr="00B672EE">
        <w:rPr>
          <w:rFonts w:asciiTheme="minorBidi" w:hAnsiTheme="minorBidi" w:cstheme="minorBidi" w:hint="cs"/>
          <w:rtl/>
        </w:rPr>
        <w:t xml:space="preserve"> שבחרנו לא לנתח הלאה</w:t>
      </w:r>
      <w:r>
        <w:rPr>
          <w:rFonts w:asciiTheme="minorBidi" w:hAnsiTheme="minorBidi" w:cstheme="minorBidi" w:hint="cs"/>
          <w:rtl/>
        </w:rPr>
        <w:t xml:space="preserve"> מכיוון שיש בהם אחוז גבוה מאד של אפסים</w:t>
      </w:r>
      <w:r w:rsidR="006E5B7A">
        <w:rPr>
          <w:rFonts w:asciiTheme="minorBidi" w:hAnsiTheme="minorBidi" w:cstheme="minorBidi" w:hint="cs"/>
          <w:rtl/>
        </w:rPr>
        <w:t xml:space="preserve"> (או במקרה אחד, של </w:t>
      </w:r>
      <w:r w:rsidR="006E5B7A">
        <w:rPr>
          <w:rFonts w:asciiTheme="minorBidi" w:hAnsiTheme="minorBidi" w:cstheme="minorBidi"/>
        </w:rPr>
        <w:t>SW</w:t>
      </w:r>
      <w:r w:rsidR="006E5B7A">
        <w:rPr>
          <w:rFonts w:asciiTheme="minorBidi" w:hAnsiTheme="minorBidi" w:cstheme="minorBidi" w:hint="cs"/>
          <w:rtl/>
        </w:rPr>
        <w:t>- עם 2 אחדים)</w:t>
      </w:r>
      <w:r>
        <w:rPr>
          <w:rFonts w:asciiTheme="minorBidi" w:hAnsiTheme="minorBidi" w:cstheme="minorBidi" w:hint="cs"/>
          <w:rtl/>
        </w:rPr>
        <w:t xml:space="preserve"> ולכן הם חסרי משמעות:</w:t>
      </w:r>
    </w:p>
    <w:p w14:paraId="411DDD3B" w14:textId="77777777" w:rsidR="00044610" w:rsidRPr="00B672EE" w:rsidRDefault="00044610" w:rsidP="0004461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3C9A5FD" w14:textId="270BE73D" w:rsidR="0000665A" w:rsidRDefault="00CC5BE7" w:rsidP="002D0350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CC5BE7">
        <w:rPr>
          <w:noProof/>
          <w:rtl/>
        </w:rPr>
        <w:drawing>
          <wp:inline distT="0" distB="0" distL="0" distR="0" wp14:anchorId="151BA208" wp14:editId="036C3D81">
            <wp:extent cx="5757319" cy="146685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38" cy="146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C073" w14:textId="77777777" w:rsidR="0000665A" w:rsidRDefault="0000665A" w:rsidP="0000665A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784C9621" w14:textId="544BD75C" w:rsidR="005F6E46" w:rsidRDefault="005F6E46" w:rsidP="0092715D">
      <w:pPr>
        <w:bidi/>
        <w:spacing w:after="160" w:line="259" w:lineRule="auto"/>
        <w:rPr>
          <w:rFonts w:asciiTheme="minorBidi" w:hAnsiTheme="minorBidi" w:cstheme="minorBidi"/>
          <w:u w:val="single"/>
        </w:rPr>
      </w:pPr>
    </w:p>
    <w:p w14:paraId="7C91D3D6" w14:textId="0178BCC5" w:rsidR="0092715D" w:rsidRDefault="0092715D" w:rsidP="0092715D">
      <w:pPr>
        <w:bidi/>
        <w:spacing w:after="160" w:line="259" w:lineRule="auto"/>
        <w:rPr>
          <w:rFonts w:asciiTheme="minorBidi" w:hAnsiTheme="minorBidi" w:cstheme="minorBidi"/>
          <w:u w:val="single"/>
        </w:rPr>
      </w:pPr>
    </w:p>
    <w:p w14:paraId="0FEE8725" w14:textId="4CC3450C" w:rsidR="0092715D" w:rsidRDefault="0092715D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7A3CC1F3" w14:textId="2525895B" w:rsidR="0092715D" w:rsidRDefault="0092715D" w:rsidP="0092715D">
      <w:pPr>
        <w:bidi/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 w:hint="cs"/>
          <w:u w:val="single"/>
          <w:rtl/>
        </w:rPr>
        <w:lastRenderedPageBreak/>
        <w:t>ניתוח חוסרים:</w:t>
      </w:r>
    </w:p>
    <w:p w14:paraId="1CF8A45A" w14:textId="3F3F989E" w:rsidR="0087646D" w:rsidRDefault="0087646D" w:rsidP="0092715D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על מנת להבין האם החוסרים בנתונים הם רנדומליים או לא נבדוק ונחפש קורלציות בין המשתנים בעלי החוסרים. ביצענו שתי פעולות הכנה:</w:t>
      </w:r>
    </w:p>
    <w:p w14:paraId="53DD173B" w14:textId="77777777" w:rsidR="00F21FA5" w:rsidRDefault="0087646D" w:rsidP="00393021">
      <w:pPr>
        <w:pStyle w:val="a3"/>
        <w:numPr>
          <w:ilvl w:val="0"/>
          <w:numId w:val="12"/>
        </w:numPr>
        <w:bidi/>
        <w:spacing w:after="160" w:line="259" w:lineRule="auto"/>
        <w:ind w:left="386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זיהינו קבוצת משתנים בעלי </w:t>
      </w:r>
      <w:r w:rsidR="00F21FA5">
        <w:rPr>
          <w:rFonts w:asciiTheme="minorBidi" w:hAnsiTheme="minorBidi" w:cstheme="minorBidi" w:hint="cs"/>
          <w:rtl/>
        </w:rPr>
        <w:t>ערך 0</w:t>
      </w:r>
      <w:r>
        <w:rPr>
          <w:rFonts w:asciiTheme="minorBidi" w:hAnsiTheme="minorBidi" w:cstheme="minorBidi" w:hint="cs"/>
          <w:rtl/>
        </w:rPr>
        <w:t xml:space="preserve"> עקבי בערכים שקשורים למספרים סידוריים 3037-3673. </w:t>
      </w:r>
      <w:r w:rsidR="00F21FA5">
        <w:rPr>
          <w:rFonts w:asciiTheme="minorBidi" w:hAnsiTheme="minorBidi" w:cstheme="minorBidi" w:hint="cs"/>
          <w:rtl/>
        </w:rPr>
        <w:t xml:space="preserve">לאחר בדיקה זיהינו שמדובר בחוסר של הנתונים ולכן בכל המשתנים האלה החלפנו את האפסים ב- </w:t>
      </w:r>
      <w:r w:rsidR="00F21FA5">
        <w:rPr>
          <w:rFonts w:asciiTheme="minorBidi" w:hAnsiTheme="minorBidi" w:cstheme="minorBidi" w:hint="cs"/>
        </w:rPr>
        <w:t>NA</w:t>
      </w:r>
      <w:r w:rsidR="00F21FA5">
        <w:rPr>
          <w:rFonts w:asciiTheme="minorBidi" w:hAnsiTheme="minorBidi" w:cstheme="minorBidi" w:hint="cs"/>
          <w:rtl/>
        </w:rPr>
        <w:t>. כך שגם קבוצת משתנים זו שייכת לקבוצת החוסרים.</w:t>
      </w:r>
    </w:p>
    <w:p w14:paraId="2C133563" w14:textId="63D115F0" w:rsidR="0092715D" w:rsidRDefault="0087646D" w:rsidP="00393021">
      <w:pPr>
        <w:pStyle w:val="a3"/>
        <w:numPr>
          <w:ilvl w:val="0"/>
          <w:numId w:val="12"/>
        </w:numPr>
        <w:bidi/>
        <w:spacing w:after="160" w:line="259" w:lineRule="auto"/>
        <w:ind w:left="386"/>
        <w:rPr>
          <w:rFonts w:asciiTheme="minorBidi" w:hAnsiTheme="minorBidi" w:cstheme="minorBidi"/>
        </w:rPr>
      </w:pPr>
      <w:r w:rsidRPr="00F21FA5">
        <w:rPr>
          <w:rFonts w:asciiTheme="minorBidi" w:hAnsiTheme="minorBidi" w:cstheme="minorBidi" w:hint="cs"/>
          <w:rtl/>
        </w:rPr>
        <w:t>יצרנו טבלה חדשה שמכילה רק את המשתנים שיש בהם חוסרים.</w:t>
      </w:r>
    </w:p>
    <w:p w14:paraId="67437A6B" w14:textId="0B9F6218" w:rsidR="00F21FA5" w:rsidRDefault="00F21FA5" w:rsidP="00F21FA5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מטריצת החוסרים הבאה מדגימה את הקשר בין החוסרים של המשתנים השונים, ובהמשך נבצע גם חישוב מספרי:</w:t>
      </w:r>
    </w:p>
    <w:p w14:paraId="7C82F268" w14:textId="5BF945D5" w:rsidR="00F21FA5" w:rsidRPr="00F21FA5" w:rsidRDefault="00F539E7" w:rsidP="00F21FA5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04F8DA1E" wp14:editId="6A803CF3">
            <wp:extent cx="5274310" cy="6249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B3CB" w14:textId="2CC719F4" w:rsidR="001C31C3" w:rsidRDefault="001C31C3" w:rsidP="001C31C3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במטריצה ניתן לראות את הקשר ההדוק בין החוסרים של המשתנים הבאים ולכן הם כנראה לא חוסרים רנדומליים</w:t>
      </w:r>
      <w:r w:rsidR="00F539E7">
        <w:rPr>
          <w:rFonts w:asciiTheme="minorBidi" w:hAnsiTheme="minorBidi" w:cstheme="minorBidi" w:hint="cs"/>
          <w:rtl/>
        </w:rPr>
        <w:t>:</w:t>
      </w:r>
    </w:p>
    <w:p w14:paraId="6D3B6F71" w14:textId="2F7E2704" w:rsidR="00D12C30" w:rsidRDefault="00D12C30" w:rsidP="00D12C30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lastRenderedPageBreak/>
        <w:t xml:space="preserve">חילקנו את הערכים לקבוצות לפי טבלאות המקור שמהן הן הגיעו ולכן </w:t>
      </w:r>
      <w:r w:rsidR="00B97026">
        <w:rPr>
          <w:rFonts w:asciiTheme="minorBidi" w:hAnsiTheme="minorBidi" w:cstheme="minorBidi" w:hint="cs"/>
          <w:rtl/>
        </w:rPr>
        <w:t>מעניין לראות את המשתנים האלה ביחד בקבוצות.</w:t>
      </w:r>
    </w:p>
    <w:p w14:paraId="15AB7E27" w14:textId="7C739F18" w:rsidR="00B97026" w:rsidRDefault="00B97026" w:rsidP="00B97026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כפי שהראינו לעיל, חלק מהמשתנים מופיעים בקורלציה נמוכה מול משתנה המטרה, ומשתנים אחרים מכילים אפסים רבים ולכן הוחלט לא להמשיך לחקור אותם.</w:t>
      </w:r>
    </w:p>
    <w:p w14:paraId="7AAB533A" w14:textId="37BE01E9" w:rsidR="00B97026" w:rsidRPr="00D12C30" w:rsidRDefault="00B97026" w:rsidP="00B97026">
      <w:pPr>
        <w:bidi/>
        <w:spacing w:after="160" w:line="259" w:lineRule="auto"/>
        <w:rPr>
          <w:rFonts w:asciiTheme="minorBidi" w:hAnsiTheme="minorBidi" w:cstheme="minorBidi"/>
          <w:b/>
          <w:bCs/>
          <w:rtl/>
        </w:rPr>
      </w:pPr>
      <w:r>
        <w:rPr>
          <w:rFonts w:asciiTheme="minorBidi" w:hAnsiTheme="minorBidi" w:cstheme="minorBidi" w:hint="cs"/>
          <w:rtl/>
        </w:rPr>
        <w:t>הרשימה הבאה כוללת את הערכים שמכילים חוסרים ושאותם נמשיך לחקור:</w:t>
      </w:r>
    </w:p>
    <w:p w14:paraId="0F4265B9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actor0_movies_5y_cnt3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</w:t>
      </w:r>
    </w:p>
    <w:p w14:paraId="01452B06" w14:textId="0105279B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actor2_movies_cnt3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low correlation</w:t>
      </w:r>
    </w:p>
    <w:p w14:paraId="55903D3A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actor0_movies_cnt3</w:t>
      </w:r>
    </w:p>
    <w:p w14:paraId="1989AED1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actor1_movies_cnt3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</w:t>
      </w:r>
    </w:p>
    <w:p w14:paraId="52045793" w14:textId="22CC3C60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actor1_movies_5y_cnt3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low correlation</w:t>
      </w:r>
    </w:p>
    <w:p w14:paraId="0BA07F78" w14:textId="1034F4F0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actor2_movies_5y_cnt3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 – low correlation</w:t>
      </w:r>
    </w:p>
    <w:p w14:paraId="4E4B9188" w14:textId="5895DF5A" w:rsidR="00F539E7" w:rsidRPr="005D0D74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actors_cnt</w:t>
      </w:r>
    </w:p>
    <w:p w14:paraId="08A6556B" w14:textId="0F4EF441" w:rsidR="00FD0590" w:rsidRDefault="00FD0590" w:rsidP="00FD05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rtl/>
          <w:lang/>
        </w:rPr>
      </w:pPr>
    </w:p>
    <w:p w14:paraId="54D2058D" w14:textId="77777777" w:rsidR="005D0D74" w:rsidRPr="00B97026" w:rsidRDefault="005D0D74" w:rsidP="005D0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B97026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 xml:space="preserve">sw_female_actor0 </w:t>
      </w:r>
    </w:p>
    <w:p w14:paraId="182BD6DB" w14:textId="77777777" w:rsidR="005D0D74" w:rsidRPr="00B97026" w:rsidRDefault="005D0D74" w:rsidP="005D0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B97026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sw_female_actor1</w:t>
      </w:r>
    </w:p>
    <w:p w14:paraId="64DE40DC" w14:textId="77777777" w:rsidR="005D0D74" w:rsidRPr="00B97026" w:rsidRDefault="005D0D74" w:rsidP="005D0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B97026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 xml:space="preserve">sw_female_actor2 </w:t>
      </w:r>
    </w:p>
    <w:p w14:paraId="3D6B25B1" w14:textId="77777777" w:rsidR="005D0D74" w:rsidRPr="00B97026" w:rsidRDefault="005D0D74" w:rsidP="005D0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B97026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 xml:space="preserve">sw_male_actor0 </w:t>
      </w:r>
    </w:p>
    <w:p w14:paraId="5291D51C" w14:textId="77777777" w:rsidR="005D0D74" w:rsidRPr="00B97026" w:rsidRDefault="005D0D74" w:rsidP="005D0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B97026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 xml:space="preserve">sw_male_actor1 </w:t>
      </w:r>
    </w:p>
    <w:p w14:paraId="2DD80F5C" w14:textId="5E9C95D0" w:rsidR="005D0D74" w:rsidRDefault="005D0D74" w:rsidP="005D0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rtl/>
          <w:lang/>
        </w:rPr>
      </w:pPr>
      <w:r w:rsidRPr="00B97026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sw_male_actor2</w:t>
      </w:r>
    </w:p>
    <w:p w14:paraId="382C273A" w14:textId="77777777" w:rsidR="00B62A56" w:rsidRPr="00B97026" w:rsidRDefault="00B62A56" w:rsidP="005D0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rtl/>
          <w:lang/>
        </w:rPr>
      </w:pPr>
    </w:p>
    <w:p w14:paraId="6989F728" w14:textId="77777777" w:rsidR="009A719B" w:rsidRPr="00F539E7" w:rsidRDefault="009A719B" w:rsidP="009A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 xml:space="preserve">revenue           </w:t>
      </w:r>
    </w:p>
    <w:p w14:paraId="6CDBAFD7" w14:textId="77777777" w:rsidR="009A719B" w:rsidRPr="00F539E7" w:rsidRDefault="009A719B" w:rsidP="009A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actor0_prev_revenue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</w:t>
      </w:r>
    </w:p>
    <w:p w14:paraId="42F5C40A" w14:textId="5AA5484B" w:rsidR="009A719B" w:rsidRPr="00F539E7" w:rsidRDefault="009A719B" w:rsidP="009A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actor1_prev_revenue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low correlation</w:t>
      </w:r>
    </w:p>
    <w:p w14:paraId="40C63740" w14:textId="7227A9A4" w:rsidR="00F539E7" w:rsidRPr="00B97026" w:rsidRDefault="009A719B" w:rsidP="00393021">
      <w:pPr>
        <w:spacing w:after="160" w:line="259" w:lineRule="auto"/>
        <w:rPr>
          <w:rFonts w:asciiTheme="minorBidi" w:hAnsiTheme="minorBidi" w:cstheme="minorBidi"/>
          <w:color w:val="000000"/>
          <w:bdr w:val="none" w:sz="0" w:space="0" w:color="auto" w:frame="1"/>
          <w:rtl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actor2_prev_revenue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low correlation</w:t>
      </w:r>
    </w:p>
    <w:p w14:paraId="105663BB" w14:textId="77777777" w:rsidR="00F539E7" w:rsidRPr="00B97026" w:rsidRDefault="00F539E7" w:rsidP="00F539E7">
      <w:pPr>
        <w:bidi/>
        <w:spacing w:after="160" w:line="259" w:lineRule="auto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</w:p>
    <w:p w14:paraId="58C787F3" w14:textId="45C1D22A" w:rsidR="00F539E7" w:rsidRPr="00B97026" w:rsidRDefault="00B97026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>
        <w:rPr>
          <w:rFonts w:asciiTheme="minorBidi" w:hAnsiTheme="minorBidi" w:cstheme="minorBidi"/>
          <w:color w:val="000000"/>
          <w:bdr w:val="none" w:sz="0" w:space="0" w:color="auto" w:frame="1"/>
          <w:lang/>
        </w:rPr>
        <w:t>r</w:t>
      </w:r>
      <w:r w:rsidR="00F539E7"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untime</w:t>
      </w:r>
      <w:r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low correlation</w:t>
      </w:r>
    </w:p>
    <w:p w14:paraId="4609980C" w14:textId="6DD81A12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director_cnt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low correlation</w:t>
      </w:r>
    </w:p>
    <w:p w14:paraId="1095D16B" w14:textId="33B432DF" w:rsidR="00F539E7" w:rsidRPr="00B97026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producers_cnt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low correlation</w:t>
      </w:r>
    </w:p>
    <w:p w14:paraId="1244F175" w14:textId="77777777" w:rsidR="00393021" w:rsidRPr="00F539E7" w:rsidRDefault="00393021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</w:p>
    <w:p w14:paraId="10B94A3D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depart_Art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    </w:t>
      </w:r>
    </w:p>
    <w:p w14:paraId="7B999B75" w14:textId="3964E38D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depart_Camera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low correlation</w:t>
      </w:r>
    </w:p>
    <w:p w14:paraId="45F55463" w14:textId="6E7A6219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depart_Crew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low correlation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   </w:t>
      </w:r>
    </w:p>
    <w:p w14:paraId="4A51626C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depart_Custom_Mkup </w:t>
      </w:r>
    </w:p>
    <w:p w14:paraId="50EDACEE" w14:textId="1844CFCA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depart_Directing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low correlation</w:t>
      </w:r>
      <w:r w:rsidR="00B97026"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   </w:t>
      </w:r>
    </w:p>
    <w:p w14:paraId="4F995457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 xml:space="preserve">depart_Editing  </w:t>
      </w:r>
    </w:p>
    <w:p w14:paraId="2EA1DD06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depart_Lighting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  </w:t>
      </w:r>
    </w:p>
    <w:p w14:paraId="38BA4758" w14:textId="68125D0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depart_Production 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low correlation</w:t>
      </w:r>
    </w:p>
    <w:p w14:paraId="5E4862A8" w14:textId="2387D0CD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depart_Sound  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low correlation</w:t>
      </w:r>
    </w:p>
    <w:p w14:paraId="28876FA0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depart_Visual_Effects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</w:t>
      </w:r>
    </w:p>
    <w:p w14:paraId="43A010CE" w14:textId="2C621A98" w:rsidR="00F539E7" w:rsidRPr="00B97026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depart_Writing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low correlation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 </w:t>
      </w:r>
    </w:p>
    <w:p w14:paraId="06F8E7AE" w14:textId="77777777" w:rsidR="00393021" w:rsidRPr="00F539E7" w:rsidRDefault="00393021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</w:p>
    <w:p w14:paraId="5B8F3E05" w14:textId="6D91F2F2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depart_Art_female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low correlation</w:t>
      </w:r>
    </w:p>
    <w:p w14:paraId="7CC2EE5C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 xml:space="preserve">depart_Camera_female </w:t>
      </w:r>
    </w:p>
    <w:p w14:paraId="47ADB6C1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depart_Crew_female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</w:t>
      </w:r>
    </w:p>
    <w:p w14:paraId="11A6D397" w14:textId="39C67C0A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depart_Custom_Mkup_female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- – low correlation</w:t>
      </w:r>
    </w:p>
    <w:p w14:paraId="2F8BD7A6" w14:textId="1AF7C75C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depart_Directing_female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too many zeros</w:t>
      </w:r>
    </w:p>
    <w:p w14:paraId="6344E5AB" w14:textId="369E10BC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depart_Editing_female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too many zeros</w:t>
      </w:r>
    </w:p>
    <w:p w14:paraId="3C55B73E" w14:textId="66340D64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lastRenderedPageBreak/>
        <w:t xml:space="preserve">depart_Lighting_female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too many zeros</w:t>
      </w:r>
    </w:p>
    <w:p w14:paraId="050FE470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  <w:t>depart_Production_female</w:t>
      </w: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</w:t>
      </w:r>
    </w:p>
    <w:p w14:paraId="031397B6" w14:textId="779E9CF1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depart_Sound_female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too many zeros</w:t>
      </w:r>
    </w:p>
    <w:p w14:paraId="26E9DDC1" w14:textId="4F8FFA5B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depart_Visual_Effects_female 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>– too many zeros</w:t>
      </w:r>
    </w:p>
    <w:p w14:paraId="4B2A73FD" w14:textId="4D7257C5" w:rsidR="00F539E7" w:rsidRPr="00B97026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  <w:r w:rsidRPr="00F539E7">
        <w:rPr>
          <w:rFonts w:asciiTheme="minorBidi" w:hAnsiTheme="minorBidi" w:cstheme="minorBidi"/>
          <w:color w:val="000000"/>
          <w:bdr w:val="none" w:sz="0" w:space="0" w:color="auto" w:frame="1"/>
          <w:lang/>
        </w:rPr>
        <w:t>depart_Writing_female</w:t>
      </w:r>
      <w:r w:rsidR="00B97026">
        <w:rPr>
          <w:rFonts w:asciiTheme="minorBidi" w:hAnsiTheme="minorBidi" w:cstheme="minorBidi"/>
          <w:color w:val="000000"/>
          <w:bdr w:val="none" w:sz="0" w:space="0" w:color="auto" w:frame="1"/>
          <w:lang/>
        </w:rPr>
        <w:t xml:space="preserve"> – too many zeros</w:t>
      </w:r>
    </w:p>
    <w:p w14:paraId="1A4752FD" w14:textId="77777777" w:rsidR="00D12C30" w:rsidRPr="00F539E7" w:rsidRDefault="00D12C30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lang/>
        </w:rPr>
      </w:pPr>
    </w:p>
    <w:p w14:paraId="596CC9FA" w14:textId="77777777" w:rsidR="00F539E7" w:rsidRPr="00F539E7" w:rsidRDefault="00F539E7" w:rsidP="00F53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lang/>
        </w:rPr>
      </w:pPr>
    </w:p>
    <w:p w14:paraId="01320F98" w14:textId="05E6828D" w:rsidR="001C31C3" w:rsidDel="008955CE" w:rsidRDefault="001C31C3" w:rsidP="008955CE">
      <w:pPr>
        <w:bidi/>
        <w:spacing w:after="160" w:line="259" w:lineRule="auto"/>
        <w:rPr>
          <w:del w:id="1613" w:author="Dalit Roth" w:date="2020-10-19T12:33:00Z"/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לכן, עבור כל החוסרים האלה, על מנת לא לאבד את הנתונים נהפוך את המשתנה לקטגוריאלי ונגדיר קטגוריה אחת </w:t>
      </w:r>
      <w:r w:rsidR="005305B0">
        <w:rPr>
          <w:rFonts w:asciiTheme="minorBidi" w:hAnsiTheme="minorBidi" w:cstheme="minorBidi" w:hint="cs"/>
          <w:rtl/>
        </w:rPr>
        <w:t xml:space="preserve"> </w:t>
      </w:r>
      <w:r w:rsidR="005305B0">
        <w:rPr>
          <w:rFonts w:asciiTheme="minorBidi" w:hAnsiTheme="minorBidi" w:cstheme="minorBidi"/>
        </w:rPr>
        <w:t>Missing</w:t>
      </w:r>
      <w:r>
        <w:rPr>
          <w:rFonts w:asciiTheme="minorBidi" w:hAnsiTheme="minorBidi" w:cstheme="minorBidi" w:hint="cs"/>
          <w:rtl/>
        </w:rPr>
        <w:t>.</w:t>
      </w:r>
    </w:p>
    <w:p w14:paraId="772B0BFF" w14:textId="77777777" w:rsidR="008955CE" w:rsidRDefault="008955CE" w:rsidP="008955CE">
      <w:pPr>
        <w:bidi/>
        <w:spacing w:after="160" w:line="259" w:lineRule="auto"/>
        <w:rPr>
          <w:ins w:id="1614" w:author="Dalit Roth" w:date="2020-10-19T12:33:00Z"/>
          <w:rFonts w:asciiTheme="minorBidi" w:hAnsiTheme="minorBidi" w:cstheme="minorBidi" w:hint="cs"/>
          <w:rtl/>
        </w:rPr>
        <w:pPrChange w:id="1615" w:author="Dalit Roth" w:date="2020-10-19T12:33:00Z">
          <w:pPr>
            <w:bidi/>
            <w:spacing w:after="160" w:line="259" w:lineRule="auto"/>
          </w:pPr>
        </w:pPrChange>
      </w:pPr>
    </w:p>
    <w:p w14:paraId="5763EA70" w14:textId="77777777" w:rsidR="001C31C3" w:rsidRPr="001C31C3" w:rsidDel="008955CE" w:rsidRDefault="001C31C3" w:rsidP="001C31C3">
      <w:pPr>
        <w:bidi/>
        <w:spacing w:after="160" w:line="259" w:lineRule="auto"/>
        <w:rPr>
          <w:del w:id="1616" w:author="Dalit Roth" w:date="2020-10-19T12:33:00Z"/>
          <w:rFonts w:asciiTheme="minorBidi" w:hAnsiTheme="minorBidi" w:cstheme="minorBidi"/>
        </w:rPr>
      </w:pPr>
    </w:p>
    <w:p w14:paraId="49C36C2F" w14:textId="77777777" w:rsidR="0087646D" w:rsidRPr="0092715D" w:rsidRDefault="0087646D" w:rsidP="008955CE">
      <w:pPr>
        <w:bidi/>
        <w:spacing w:after="160" w:line="259" w:lineRule="auto"/>
        <w:rPr>
          <w:rFonts w:asciiTheme="minorBidi" w:hAnsiTheme="minorBidi" w:cstheme="minorBidi"/>
          <w:rtl/>
        </w:rPr>
        <w:pPrChange w:id="1617" w:author="Dalit Roth" w:date="2020-10-19T12:33:00Z">
          <w:pPr>
            <w:bidi/>
            <w:spacing w:after="160" w:line="259" w:lineRule="auto"/>
          </w:pPr>
        </w:pPrChange>
      </w:pPr>
    </w:p>
    <w:p w14:paraId="3840E77E" w14:textId="2844E09D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ADFC705" w14:textId="2248D34E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2,993</w:t>
      </w:r>
    </w:p>
    <w:p w14:paraId="76BD4082" w14:textId="4C3D5E55" w:rsidR="00083667" w:rsidRDefault="00083667" w:rsidP="00D70537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4,382</w:t>
      </w:r>
    </w:p>
    <w:p w14:paraId="6958D3DE" w14:textId="615D70E0" w:rsidR="00A11B86" w:rsidRPr="00C33D60" w:rsidRDefault="00A11B86" w:rsidP="00A11B86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כפי </w:t>
      </w:r>
      <w:r w:rsidR="00FC54BE">
        <w:rPr>
          <w:rFonts w:asciiTheme="minorBidi" w:hAnsiTheme="minorBidi" w:cstheme="minorBidi" w:hint="cs"/>
          <w:rtl/>
        </w:rPr>
        <w:t>שסוכם,</w:t>
      </w:r>
      <w:r>
        <w:rPr>
          <w:rFonts w:asciiTheme="minorBidi" w:hAnsiTheme="minorBidi" w:cstheme="minorBidi" w:hint="cs"/>
          <w:rtl/>
        </w:rPr>
        <w:t xml:space="preserve"> נתמקד רק בערכים הקיימים</w:t>
      </w:r>
      <w:r w:rsidR="00FC54BE">
        <w:rPr>
          <w:rFonts w:asciiTheme="minorBidi" w:hAnsiTheme="minorBidi" w:cstheme="minorBidi" w:hint="cs"/>
          <w:rtl/>
        </w:rPr>
        <w:t>.</w:t>
      </w:r>
    </w:p>
    <w:p w14:paraId="4C012052" w14:textId="55DA13A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</w:tblGrid>
      <w:tr w:rsidR="00C33D60" w:rsidRPr="00C33D60" w14:paraId="505C7059" w14:textId="77777777" w:rsidTr="00C33D60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2E21C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1D1A4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6442F7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69D506" w14:textId="3A47457C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1E121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A98839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DBDA8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4E76B1F0" w14:textId="77777777" w:rsidTr="00C33D60">
        <w:trPr>
          <w:trHeight w:val="290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DC5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04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F2F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6.69E+07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021E" w14:textId="6A8C4F80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1.69E+07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1EC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8.80E+02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7983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2.41E+06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64AA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6.91E+07</w:t>
            </w:r>
          </w:p>
        </w:tc>
      </w:tr>
    </w:tbl>
    <w:p w14:paraId="4A20FA0F" w14:textId="72493E4B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 w:rsidR="005758D8">
        <w:rPr>
          <w:rFonts w:asciiTheme="minorBidi" w:hAnsiTheme="minorBidi" w:cstheme="minorBidi" w:hint="cs"/>
          <w:rtl/>
        </w:rPr>
        <w:t>3</w:t>
      </w:r>
      <w:r w:rsidRPr="00C33D60">
        <w:rPr>
          <w:rFonts w:asciiTheme="minorBidi" w:hAnsiTheme="minorBidi" w:cstheme="minorBidi" w:hint="cs"/>
          <w:rtl/>
        </w:rPr>
        <w:t>15</w:t>
      </w:r>
    </w:p>
    <w:p w14:paraId="3B0D6469" w14:textId="28695A37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  <w:r w:rsidR="00C33D60">
        <w:rPr>
          <w:rFonts w:asciiTheme="minorBidi" w:hAnsiTheme="minorBidi" w:cstheme="minorBidi" w:hint="cs"/>
          <w:rtl/>
        </w:rPr>
        <w:t xml:space="preserve"> </w:t>
      </w:r>
    </w:p>
    <w:p w14:paraId="0C26EA52" w14:textId="0D7A8C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2DBF87" wp14:editId="54AF343B">
            <wp:extent cx="1786108" cy="178610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5" cy="18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A4DFE23" wp14:editId="6073A23C">
            <wp:extent cx="1948375" cy="182663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750" cy="1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71B" w14:textId="2CC5E6F4" w:rsidR="00964CDD" w:rsidRPr="00C33D60" w:rsidRDefault="00A11B86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u w:val="single"/>
          <w:rtl/>
        </w:rPr>
        <w:t xml:space="preserve">מכיוון שיש הבדל עצום בין המספרים נחשב </w:t>
      </w:r>
      <w:r>
        <w:rPr>
          <w:rFonts w:asciiTheme="minorBidi" w:hAnsiTheme="minorBidi" w:cstheme="minorBidi"/>
          <w:u w:val="single"/>
        </w:rPr>
        <w:t>log</w:t>
      </w:r>
      <w:r>
        <w:rPr>
          <w:rFonts w:asciiTheme="minorBidi" w:hAnsiTheme="minorBidi" w:cstheme="minorBidi" w:hint="cs"/>
          <w:u w:val="single"/>
          <w:rtl/>
        </w:rPr>
        <w:t xml:space="preserve"> על המשתנה כולו:</w:t>
      </w:r>
    </w:p>
    <w:p w14:paraId="5A44B1D0" w14:textId="3F39EC44" w:rsidR="00C33D60" w:rsidRDefault="00A11B86">
      <w:pPr>
        <w:spacing w:after="160" w:line="259" w:lineRule="auto"/>
        <w:rPr>
          <w:rFonts w:asciiTheme="minorBidi" w:hAnsiTheme="minorBidi" w:cstheme="minorBidi"/>
          <w:highlight w:val="green"/>
          <w:u w:val="single"/>
          <w:rtl/>
        </w:rPr>
      </w:pPr>
      <w:r w:rsidRPr="00A11B86">
        <w:rPr>
          <w:noProof/>
        </w:rPr>
        <w:drawing>
          <wp:anchor distT="0" distB="0" distL="114300" distR="114300" simplePos="0" relativeHeight="251732480" behindDoc="0" locked="0" layoutInCell="1" allowOverlap="1" wp14:anchorId="1B5766B5" wp14:editId="4F23B9BA">
            <wp:simplePos x="0" y="0"/>
            <wp:positionH relativeFrom="margin">
              <wp:posOffset>2253615</wp:posOffset>
            </wp:positionH>
            <wp:positionV relativeFrom="paragraph">
              <wp:posOffset>114935</wp:posOffset>
            </wp:positionV>
            <wp:extent cx="3016250" cy="2691130"/>
            <wp:effectExtent l="0" t="0" r="0" b="0"/>
            <wp:wrapThrough wrapText="bothSides">
              <wp:wrapPolygon edited="0">
                <wp:start x="0" y="0"/>
                <wp:lineTo x="0" y="21406"/>
                <wp:lineTo x="21418" y="21406"/>
                <wp:lineTo x="2141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D60">
        <w:rPr>
          <w:rFonts w:asciiTheme="minorBidi" w:hAnsiTheme="minorBidi" w:cstheme="minorBidi"/>
          <w:highlight w:val="green"/>
          <w:u w:val="single"/>
        </w:rPr>
        <w:br w:type="page"/>
      </w:r>
    </w:p>
    <w:p w14:paraId="261E20C4" w14:textId="04FAF91A" w:rsidR="00F371B5" w:rsidRPr="00F371B5" w:rsidRDefault="00F371B5" w:rsidP="00AF373F">
      <w:pPr>
        <w:pStyle w:val="a3"/>
        <w:numPr>
          <w:ilvl w:val="0"/>
          <w:numId w:val="1"/>
        </w:numPr>
        <w:bidi/>
        <w:rPr>
          <w:rFonts w:asciiTheme="minorBidi" w:hAnsiTheme="minorBidi"/>
          <w:rtl/>
        </w:rPr>
      </w:pPr>
      <w:r w:rsidRPr="00F371B5">
        <w:rPr>
          <w:rFonts w:ascii="Arial" w:hAnsi="Arial" w:cs="Arial"/>
          <w:b/>
          <w:bCs/>
          <w:u w:val="single"/>
        </w:rPr>
        <w:lastRenderedPageBreak/>
        <w:t>budget</w:t>
      </w:r>
      <w:r w:rsidRPr="00F371B5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:</w:t>
      </w:r>
      <w:r w:rsidRPr="00F371B5">
        <w:rPr>
          <w:b/>
          <w:bCs/>
        </w:rPr>
        <w:t xml:space="preserve"> </w:t>
      </w:r>
      <w:r w:rsidRPr="00F371B5">
        <w:rPr>
          <w:rFonts w:asciiTheme="minorBidi" w:hAnsiTheme="minorBidi" w:hint="cs"/>
          <w:rtl/>
        </w:rPr>
        <w:t>ערך רציף</w:t>
      </w:r>
    </w:p>
    <w:p w14:paraId="4280144D" w14:textId="2745F45F" w:rsidR="00AF373F" w:rsidDel="00FC7230" w:rsidRDefault="00AF373F" w:rsidP="00F371B5">
      <w:pPr>
        <w:bidi/>
        <w:rPr>
          <w:del w:id="1618" w:author="Dalit Roth" w:date="2020-10-19T13:24:00Z"/>
          <w:rFonts w:asciiTheme="minorBidi" w:hAnsiTheme="minorBidi"/>
          <w:rtl/>
        </w:rPr>
      </w:pPr>
    </w:p>
    <w:tbl>
      <w:tblPr>
        <w:tblpPr w:leftFromText="180" w:rightFromText="180" w:vertAnchor="text" w:horzAnchor="margin" w:tblpXSpec="center" w:tblpY="438"/>
        <w:tblW w:w="5605" w:type="pct"/>
        <w:tblLook w:val="04A0" w:firstRow="1" w:lastRow="0" w:firstColumn="1" w:lastColumn="0" w:noHBand="0" w:noVBand="1"/>
        <w:tblPrChange w:id="1619" w:author="Dalit Roth" w:date="2020-10-19T13:23:00Z">
          <w:tblPr>
            <w:tblpPr w:leftFromText="180" w:rightFromText="180" w:vertAnchor="text" w:horzAnchor="margin" w:tblpXSpec="center" w:tblpY="438"/>
            <w:tblW w:w="5605" w:type="pct"/>
            <w:tblLook w:val="04A0" w:firstRow="1" w:lastRow="0" w:firstColumn="1" w:lastColumn="0" w:noHBand="0" w:noVBand="1"/>
          </w:tblPr>
        </w:tblPrChange>
      </w:tblPr>
      <w:tblGrid>
        <w:gridCol w:w="997"/>
        <w:gridCol w:w="1218"/>
        <w:gridCol w:w="1182"/>
        <w:gridCol w:w="1182"/>
        <w:gridCol w:w="1078"/>
        <w:gridCol w:w="1150"/>
        <w:gridCol w:w="1182"/>
        <w:gridCol w:w="1300"/>
        <w:tblGridChange w:id="1620">
          <w:tblGrid>
            <w:gridCol w:w="118"/>
            <w:gridCol w:w="909"/>
            <w:gridCol w:w="88"/>
            <w:gridCol w:w="1165"/>
            <w:gridCol w:w="53"/>
            <w:gridCol w:w="1162"/>
            <w:gridCol w:w="20"/>
            <w:gridCol w:w="1182"/>
            <w:gridCol w:w="13"/>
            <w:gridCol w:w="1065"/>
            <w:gridCol w:w="43"/>
            <w:gridCol w:w="1107"/>
            <w:gridCol w:w="76"/>
            <w:gridCol w:w="1106"/>
            <w:gridCol w:w="109"/>
            <w:gridCol w:w="1191"/>
            <w:gridCol w:w="146"/>
          </w:tblGrid>
        </w:tblGridChange>
      </w:tblGrid>
      <w:tr w:rsidR="00047159" w:rsidRPr="00724270" w:rsidDel="00FC7230" w14:paraId="6C8FAB36" w14:textId="47ECB002" w:rsidTr="00FC7230">
        <w:trPr>
          <w:trHeight w:val="457"/>
          <w:del w:id="1621" w:author="Dalit Roth" w:date="2020-10-19T13:24:00Z"/>
          <w:trPrChange w:id="1622" w:author="Dalit Roth" w:date="2020-10-19T13:23:00Z">
            <w:trPr>
              <w:trHeight w:val="457"/>
            </w:trPr>
          </w:trPrChange>
        </w:trPr>
        <w:tc>
          <w:tcPr>
            <w:tcW w:w="5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tcPrChange w:id="1623" w:author="Dalit Roth" w:date="2020-10-19T13:23:00Z">
              <w:tcPr>
                <w:tcW w:w="537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  <w:noWrap/>
                <w:vAlign w:val="center"/>
              </w:tcPr>
            </w:tcPrChange>
          </w:tcPr>
          <w:p w14:paraId="5F43163C" w14:textId="41BCAE96" w:rsidR="00047159" w:rsidRPr="00724270" w:rsidDel="00FC7230" w:rsidRDefault="00047159" w:rsidP="00047159">
            <w:pPr>
              <w:jc w:val="center"/>
              <w:rPr>
                <w:del w:id="1624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1625" w:author="Dalit Roth" w:date="2020-10-19T13:23:00Z">
              <w:r w:rsidDel="00FC7230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65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tcPrChange w:id="1626" w:author="Dalit Roth" w:date="2020-10-19T13:23:00Z">
              <w:tcPr>
                <w:tcW w:w="656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  <w:noWrap/>
                <w:vAlign w:val="center"/>
              </w:tcPr>
            </w:tcPrChange>
          </w:tcPr>
          <w:p w14:paraId="2BB8E67F" w14:textId="7E8294AB" w:rsidR="00047159" w:rsidRPr="00724270" w:rsidDel="00FC7230" w:rsidRDefault="00047159" w:rsidP="00047159">
            <w:pPr>
              <w:jc w:val="center"/>
              <w:rPr>
                <w:del w:id="1627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1628" w:author="Dalit Roth" w:date="2020-10-19T13:23:00Z">
              <w:r w:rsidDel="00FC7230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tcPrChange w:id="1629" w:author="Dalit Roth" w:date="2020-10-19T13:23:00Z">
              <w:tcPr>
                <w:tcW w:w="636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  <w:noWrap/>
                <w:vAlign w:val="center"/>
              </w:tcPr>
            </w:tcPrChange>
          </w:tcPr>
          <w:p w14:paraId="6F6F62C9" w14:textId="728E5EB3" w:rsidR="00047159" w:rsidRPr="00724270" w:rsidDel="00FC7230" w:rsidRDefault="00047159" w:rsidP="00047159">
            <w:pPr>
              <w:jc w:val="center"/>
              <w:rPr>
                <w:del w:id="1630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1631" w:author="Dalit Roth" w:date="2020-10-19T13:23:00Z">
              <w:r w:rsidDel="00FC7230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tcPrChange w:id="1632" w:author="Dalit Roth" w:date="2020-10-19T13:23:00Z">
              <w:tcPr>
                <w:tcW w:w="636" w:type="pct"/>
                <w:gridSpan w:val="3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  <w:noWrap/>
                <w:vAlign w:val="center"/>
              </w:tcPr>
            </w:tcPrChange>
          </w:tcPr>
          <w:p w14:paraId="1F2DB241" w14:textId="5AD3FF86" w:rsidR="00047159" w:rsidRPr="00724270" w:rsidDel="00FC7230" w:rsidRDefault="00047159" w:rsidP="00047159">
            <w:pPr>
              <w:jc w:val="center"/>
              <w:rPr>
                <w:del w:id="1633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1634" w:author="Dalit Roth" w:date="2020-10-19T13:23:00Z">
              <w:r w:rsidDel="00FC7230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tcPrChange w:id="1635" w:author="Dalit Roth" w:date="2020-10-19T13:23:00Z">
              <w:tcPr>
                <w:tcW w:w="580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  <w:noWrap/>
                <w:vAlign w:val="center"/>
              </w:tcPr>
            </w:tcPrChange>
          </w:tcPr>
          <w:p w14:paraId="371C3D8F" w14:textId="11FE9352" w:rsidR="00047159" w:rsidRPr="00724270" w:rsidDel="00FC7230" w:rsidRDefault="00047159" w:rsidP="00047159">
            <w:pPr>
              <w:jc w:val="center"/>
              <w:rPr>
                <w:del w:id="1636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1637" w:author="Dalit Roth" w:date="2020-10-19T13:23:00Z">
              <w:r w:rsidDel="00FC7230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61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tcPrChange w:id="1638" w:author="Dalit Roth" w:date="2020-10-19T13:23:00Z">
              <w:tcPr>
                <w:tcW w:w="619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  <w:noWrap/>
                <w:vAlign w:val="center"/>
              </w:tcPr>
            </w:tcPrChange>
          </w:tcPr>
          <w:p w14:paraId="51725789" w14:textId="6E6669E2" w:rsidR="00047159" w:rsidRPr="00724270" w:rsidDel="00FC7230" w:rsidRDefault="00047159" w:rsidP="00047159">
            <w:pPr>
              <w:jc w:val="center"/>
              <w:rPr>
                <w:del w:id="1639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1640" w:author="Dalit Roth" w:date="2020-10-19T13:23:00Z">
              <w:r w:rsidDel="00FC7230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tcPrChange w:id="1641" w:author="Dalit Roth" w:date="2020-10-19T13:23:00Z">
              <w:tcPr>
                <w:tcW w:w="636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  <w:noWrap/>
                <w:vAlign w:val="center"/>
              </w:tcPr>
            </w:tcPrChange>
          </w:tcPr>
          <w:p w14:paraId="2A9512A4" w14:textId="69F8ECAC" w:rsidR="00047159" w:rsidRPr="00724270" w:rsidDel="00FC7230" w:rsidRDefault="00047159" w:rsidP="00047159">
            <w:pPr>
              <w:jc w:val="center"/>
              <w:rPr>
                <w:del w:id="1642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1643" w:author="Dalit Roth" w:date="2020-10-19T13:23:00Z">
              <w:r w:rsidDel="00FC7230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tcPrChange w:id="1644" w:author="Dalit Roth" w:date="2020-10-19T13:23:00Z">
              <w:tcPr>
                <w:tcW w:w="700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000000" w:fill="000000"/>
              </w:tcPr>
            </w:tcPrChange>
          </w:tcPr>
          <w:p w14:paraId="33F8D853" w14:textId="0D9C8024" w:rsidR="00047159" w:rsidDel="00FC7230" w:rsidRDefault="00047159" w:rsidP="00047159">
            <w:pPr>
              <w:jc w:val="center"/>
              <w:rPr>
                <w:del w:id="1645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047159" w:rsidRPr="00724270" w:rsidDel="00FC7230" w14:paraId="7FD1ECD4" w14:textId="185ABAF5" w:rsidTr="00FC7230">
        <w:trPr>
          <w:trHeight w:val="300"/>
          <w:del w:id="1646" w:author="Dalit Roth" w:date="2020-10-19T13:24:00Z"/>
          <w:trPrChange w:id="1647" w:author="Dalit Roth" w:date="2020-10-19T13:23:00Z">
            <w:trPr>
              <w:trHeight w:val="300"/>
            </w:trPr>
          </w:trPrChange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tcPrChange w:id="1648" w:author="Dalit Roth" w:date="2020-10-19T13:23:00Z">
              <w:tcPr>
                <w:tcW w:w="537" w:type="pct"/>
                <w:gridSpan w:val="2"/>
                <w:tcBorders>
                  <w:top w:val="nil"/>
                  <w:left w:val="single" w:sz="8" w:space="0" w:color="auto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EA82642" w14:textId="5E2908C7" w:rsidR="00047159" w:rsidRPr="00724270" w:rsidDel="00FC7230" w:rsidRDefault="00047159" w:rsidP="00047159">
            <w:pPr>
              <w:jc w:val="center"/>
              <w:rPr>
                <w:del w:id="1649" w:author="Dalit Roth" w:date="2020-10-19T13:24:00Z"/>
                <w:rFonts w:ascii="Calibri" w:hAnsi="Calibri" w:cs="Calibri"/>
                <w:color w:val="000000"/>
              </w:rPr>
            </w:pPr>
            <w:del w:id="1650" w:author="Dalit Roth" w:date="2020-10-19T13:23:00Z">
              <w:r w:rsidRPr="00AF373F" w:rsidDel="00FC7230">
                <w:rPr>
                  <w:rFonts w:ascii="Arial" w:hAnsi="Arial" w:cs="Arial"/>
                  <w:color w:val="000000"/>
                  <w:sz w:val="20"/>
                  <w:szCs w:val="20"/>
                  <w:highlight w:val="yellow"/>
                </w:rPr>
                <w:delText>0</w:delText>
              </w:r>
            </w:del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tcPrChange w:id="1651" w:author="Dalit Roth" w:date="2020-10-19T13:23:00Z">
              <w:tcPr>
                <w:tcW w:w="656" w:type="pct"/>
                <w:gridSpan w:val="2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73D0A4B0" w14:textId="6742A224" w:rsidR="00047159" w:rsidRPr="00724270" w:rsidDel="00FC7230" w:rsidRDefault="00047159" w:rsidP="00047159">
            <w:pPr>
              <w:jc w:val="center"/>
              <w:rPr>
                <w:del w:id="1652" w:author="Dalit Roth" w:date="2020-10-19T13:24:00Z"/>
                <w:rFonts w:ascii="Calibri" w:hAnsi="Calibri" w:cs="Calibri"/>
                <w:color w:val="000000"/>
              </w:rPr>
            </w:pPr>
            <w:del w:id="1653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380000000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tcPrChange w:id="1654" w:author="Dalit Roth" w:date="2020-10-19T13:23:00Z">
              <w:tcPr>
                <w:tcW w:w="636" w:type="pct"/>
                <w:gridSpan w:val="2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264AF7AA" w14:textId="025335D8" w:rsidR="00047159" w:rsidRPr="00724270" w:rsidDel="00FC7230" w:rsidRDefault="00047159" w:rsidP="00047159">
            <w:pPr>
              <w:jc w:val="center"/>
              <w:rPr>
                <w:del w:id="1655" w:author="Dalit Roth" w:date="2020-10-19T13:24:00Z"/>
                <w:rFonts w:ascii="Calibri" w:hAnsi="Calibri" w:cs="Calibri"/>
                <w:color w:val="000000"/>
              </w:rPr>
            </w:pPr>
            <w:del w:id="1656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22666657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tcPrChange w:id="1657" w:author="Dalit Roth" w:date="2020-10-19T13:23:00Z">
              <w:tcPr>
                <w:tcW w:w="636" w:type="pct"/>
                <w:gridSpan w:val="3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250BF4D3" w14:textId="4D454F1F" w:rsidR="00047159" w:rsidRPr="00724270" w:rsidDel="00FC7230" w:rsidRDefault="00047159" w:rsidP="00047159">
            <w:pPr>
              <w:jc w:val="center"/>
              <w:rPr>
                <w:del w:id="1658" w:author="Dalit Roth" w:date="2020-10-19T13:24:00Z"/>
                <w:rFonts w:ascii="Calibri" w:hAnsi="Calibri" w:cs="Calibri"/>
                <w:color w:val="000000"/>
              </w:rPr>
            </w:pPr>
            <w:del w:id="1659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8000000</w:delText>
              </w:r>
            </w:del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tcPrChange w:id="1660" w:author="Dalit Roth" w:date="2020-10-19T13:23:00Z">
              <w:tcPr>
                <w:tcW w:w="580" w:type="pct"/>
                <w:gridSpan w:val="2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6BC01BE" w14:textId="76F9462E" w:rsidR="00047159" w:rsidRPr="00724270" w:rsidDel="00FC7230" w:rsidRDefault="00047159" w:rsidP="00047159">
            <w:pPr>
              <w:jc w:val="center"/>
              <w:rPr>
                <w:del w:id="1661" w:author="Dalit Roth" w:date="2020-10-19T13:24:00Z"/>
                <w:rFonts w:ascii="Calibri" w:hAnsi="Calibri" w:cs="Calibri"/>
                <w:color w:val="000000"/>
              </w:rPr>
            </w:pPr>
            <w:del w:id="1662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3.70E+07</w:delText>
              </w:r>
            </w:del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tcPrChange w:id="1663" w:author="Dalit Roth" w:date="2020-10-19T13:23:00Z">
              <w:tcPr>
                <w:tcW w:w="619" w:type="pct"/>
                <w:gridSpan w:val="2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059BAD9E" w14:textId="54065576" w:rsidR="00047159" w:rsidRPr="00724270" w:rsidDel="00FC7230" w:rsidRDefault="00047159" w:rsidP="00047159">
            <w:pPr>
              <w:jc w:val="center"/>
              <w:rPr>
                <w:del w:id="1664" w:author="Dalit Roth" w:date="2020-10-19T13:24:00Z"/>
                <w:rFonts w:ascii="Calibri" w:hAnsi="Calibri" w:cs="Calibri"/>
                <w:color w:val="000000"/>
              </w:rPr>
            </w:pPr>
            <w:del w:id="1665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tcPrChange w:id="1666" w:author="Dalit Roth" w:date="2020-10-19T13:23:00Z">
              <w:tcPr>
                <w:tcW w:w="636" w:type="pct"/>
                <w:gridSpan w:val="2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406046D6" w14:textId="1209685C" w:rsidR="00047159" w:rsidRPr="00724270" w:rsidDel="00FC7230" w:rsidRDefault="00047159" w:rsidP="00047159">
            <w:pPr>
              <w:jc w:val="center"/>
              <w:rPr>
                <w:del w:id="1667" w:author="Dalit Roth" w:date="2020-10-19T13:24:00Z"/>
                <w:rFonts w:ascii="Calibri" w:hAnsi="Calibri" w:cs="Calibri"/>
                <w:color w:val="000000"/>
              </w:rPr>
            </w:pPr>
            <w:del w:id="1668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29000000</w:delText>
              </w:r>
            </w:del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  <w:tcPrChange w:id="1669" w:author="Dalit Roth" w:date="2020-10-19T13:23:00Z">
              <w:tcPr>
                <w:tcW w:w="700" w:type="pct"/>
                <w:gridSpan w:val="2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</w:tcPr>
            </w:tcPrChange>
          </w:tcPr>
          <w:p w14:paraId="488A61AC" w14:textId="0DF558C2" w:rsidR="00047159" w:rsidDel="00FC7230" w:rsidRDefault="00047159" w:rsidP="00047159">
            <w:pPr>
              <w:jc w:val="center"/>
              <w:rPr>
                <w:del w:id="1670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047159" w:rsidRPr="00724270" w:rsidDel="00FC7230" w14:paraId="789BB188" w14:textId="486EC1F4" w:rsidTr="00047159">
        <w:trPr>
          <w:trHeight w:val="300"/>
          <w:del w:id="1671" w:author="Dalit Roth" w:date="2020-10-19T13:24:00Z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77900E" w14:textId="6BC3107C" w:rsidR="00047159" w:rsidRPr="00AF373F" w:rsidDel="00FC7230" w:rsidRDefault="00047159" w:rsidP="00047159">
            <w:pPr>
              <w:jc w:val="center"/>
              <w:rPr>
                <w:del w:id="1672" w:author="Dalit Roth" w:date="2020-10-19T13:24:00Z"/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del w:id="1673" w:author="Dalit Roth" w:date="2020-10-19T13:23:00Z">
              <w:r w:rsidDel="00FC7230">
                <w:rPr>
                  <w:rFonts w:ascii="Arial" w:hAnsi="Arial" w:cs="Arial" w:hint="cs"/>
                  <w:color w:val="000000"/>
                  <w:sz w:val="20"/>
                  <w:szCs w:val="20"/>
                  <w:rtl/>
                </w:rPr>
                <w:delText>1</w:delText>
              </w:r>
            </w:del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E397D" w14:textId="355C49D4" w:rsidR="00047159" w:rsidDel="00FC7230" w:rsidRDefault="00047159" w:rsidP="00047159">
            <w:pPr>
              <w:jc w:val="center"/>
              <w:rPr>
                <w:del w:id="1674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  <w:del w:id="1675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380000000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502011" w14:textId="30890955" w:rsidR="00047159" w:rsidDel="00FC7230" w:rsidRDefault="00047159" w:rsidP="00047159">
            <w:pPr>
              <w:jc w:val="center"/>
              <w:rPr>
                <w:del w:id="1676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  <w:del w:id="1677" w:author="Dalit Roth" w:date="2020-10-19T13:23:00Z">
              <w:r w:rsidRPr="00AF373F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31170351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EAF3BB" w14:textId="1437C804" w:rsidR="00047159" w:rsidDel="00FC7230" w:rsidRDefault="00047159" w:rsidP="00047159">
            <w:pPr>
              <w:jc w:val="center"/>
              <w:rPr>
                <w:del w:id="1678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  <w:del w:id="1679" w:author="Dalit Roth" w:date="2020-10-19T13:23:00Z">
              <w:r w:rsidRPr="00AF373F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17000000</w:delText>
              </w:r>
            </w:del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9538AE" w14:textId="3B00F587" w:rsidR="00047159" w:rsidDel="00FC7230" w:rsidRDefault="00047159" w:rsidP="00047159">
            <w:pPr>
              <w:jc w:val="center"/>
              <w:rPr>
                <w:del w:id="1680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AC4CB1" w14:textId="2ED81F19" w:rsidR="00047159" w:rsidDel="00FC7230" w:rsidRDefault="00047159" w:rsidP="00047159">
            <w:pPr>
              <w:jc w:val="center"/>
              <w:rPr>
                <w:del w:id="1681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  <w:del w:id="1682" w:author="Dalit Roth" w:date="2020-10-19T13:23:00Z">
              <w:r w:rsidRPr="007920AB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5200000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070835" w14:textId="342DE0DE" w:rsidR="00047159" w:rsidDel="00FC7230" w:rsidRDefault="00047159" w:rsidP="00047159">
            <w:pPr>
              <w:jc w:val="center"/>
              <w:rPr>
                <w:del w:id="1683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  <w:del w:id="1684" w:author="Dalit Roth" w:date="2020-10-19T13:23:00Z">
              <w:r w:rsidRPr="007920AB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40000000</w:delText>
              </w:r>
            </w:del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0D28DEF" w14:textId="5F1875DE" w:rsidR="00047159" w:rsidRPr="007920AB" w:rsidDel="00FC7230" w:rsidRDefault="00047159" w:rsidP="00047159">
            <w:pPr>
              <w:jc w:val="center"/>
              <w:rPr>
                <w:del w:id="1685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del w:id="1686" w:author="Dalit Roth" w:date="2020-10-19T13:23:00Z">
              <w:r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0=NA</w:delText>
              </w:r>
            </w:del>
          </w:p>
        </w:tc>
      </w:tr>
      <w:tr w:rsidR="00047159" w:rsidRPr="00724270" w:rsidDel="00FC7230" w14:paraId="1F8298EE" w14:textId="76E6D766" w:rsidTr="00047159">
        <w:trPr>
          <w:trHeight w:val="300"/>
          <w:del w:id="1687" w:author="Dalit Roth" w:date="2020-10-19T13:24:00Z"/>
        </w:trPr>
        <w:tc>
          <w:tcPr>
            <w:tcW w:w="53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F6B8F4" w14:textId="5C139497" w:rsidR="00047159" w:rsidRPr="00AF373F" w:rsidDel="00FC7230" w:rsidRDefault="00047159" w:rsidP="00047159">
            <w:pPr>
              <w:jc w:val="center"/>
              <w:rPr>
                <w:del w:id="1688" w:author="Dalit Roth" w:date="2020-10-19T13:24:00Z"/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del w:id="1689" w:author="Dalit Roth" w:date="2020-10-19T13:23:00Z">
              <w:r w:rsidRPr="00047159"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1</w:delText>
              </w:r>
            </w:del>
          </w:p>
        </w:tc>
        <w:tc>
          <w:tcPr>
            <w:tcW w:w="6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221693" w14:textId="763854B8" w:rsidR="00047159" w:rsidRPr="00047159" w:rsidDel="00FC7230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690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691" w:author="Dalit Roth" w:date="2020-10-19T13:23:00Z">
              <w:r w:rsidRPr="00047159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92000000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C8C623" w14:textId="6A171E50" w:rsidR="00047159" w:rsidRPr="00047159" w:rsidDel="00FC7230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692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693" w:author="Dalit Roth" w:date="2020-10-19T13:23:00Z">
              <w:r w:rsidRPr="00047159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22138207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662A85" w14:textId="13F2CC7D" w:rsidR="00047159" w:rsidRPr="00047159" w:rsidDel="00FC7230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694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695" w:author="Dalit Roth" w:date="2020-10-19T13:23:00Z">
              <w:r w:rsidRPr="00047159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15000000</w:delText>
              </w:r>
            </w:del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7A0942" w14:textId="649BA0B0" w:rsidR="00047159" w:rsidDel="00FC7230" w:rsidRDefault="00047159" w:rsidP="00047159">
            <w:pPr>
              <w:jc w:val="center"/>
              <w:rPr>
                <w:del w:id="1696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C1F3C1" w14:textId="41707281" w:rsidR="00047159" w:rsidRPr="00047159" w:rsidDel="00FC7230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697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698" w:author="Dalit Roth" w:date="2020-10-19T13:23:00Z">
              <w:r w:rsidRPr="00047159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5000000</w:delText>
              </w:r>
            </w:del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B11797" w14:textId="11E58E4A" w:rsidR="00047159" w:rsidRPr="00047159" w:rsidDel="00FC7230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699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700" w:author="Dalit Roth" w:date="2020-10-19T13:23:00Z">
              <w:r w:rsidRPr="00047159" w:rsidDel="00FC7230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32000000</w:delText>
              </w:r>
            </w:del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E2EBF2" w14:textId="2E90750A" w:rsidR="00047159" w:rsidDel="00FC7230" w:rsidRDefault="00047159" w:rsidP="00047159">
            <w:pPr>
              <w:jc w:val="center"/>
              <w:rPr>
                <w:del w:id="1701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  <w:del w:id="1702" w:author="Dalit Roth" w:date="2020-10-19T13:23:00Z">
              <w:r w:rsidDel="00FC7230">
                <w:rPr>
                  <w:rFonts w:ascii="Arial" w:hAnsi="Arial" w:cs="Arial"/>
                  <w:color w:val="000000"/>
                  <w:sz w:val="20"/>
                  <w:szCs w:val="20"/>
                </w:rPr>
                <w:delText>Outliers=NA</w:delText>
              </w:r>
            </w:del>
          </w:p>
        </w:tc>
      </w:tr>
    </w:tbl>
    <w:p w14:paraId="1AFA7777" w14:textId="5461756F" w:rsidR="00F371B5" w:rsidRPr="00083667" w:rsidDel="00FC7230" w:rsidRDefault="00F371B5" w:rsidP="00AF373F">
      <w:pPr>
        <w:bidi/>
        <w:rPr>
          <w:del w:id="1703" w:author="Dalit Roth" w:date="2020-10-19T13:24:00Z"/>
          <w:rFonts w:asciiTheme="minorBidi" w:hAnsiTheme="minorBidi"/>
          <w:rtl/>
        </w:rPr>
      </w:pPr>
      <w:del w:id="1704" w:author="Dalit Roth" w:date="2020-10-19T13:24:00Z">
        <w:r w:rsidDel="00FC7230">
          <w:rPr>
            <w:rFonts w:asciiTheme="minorBidi" w:hAnsiTheme="minorBidi" w:hint="cs"/>
            <w:rtl/>
          </w:rPr>
          <w:delText>מדדי פיזור:</w:delText>
        </w:r>
      </w:del>
    </w:p>
    <w:p w14:paraId="5F995BA7" w14:textId="39E30F85" w:rsidR="00F371B5" w:rsidRPr="008F1467" w:rsidDel="00FC7230" w:rsidRDefault="00F371B5" w:rsidP="00F371B5">
      <w:pPr>
        <w:bidi/>
        <w:rPr>
          <w:del w:id="1705" w:author="Dalit Roth" w:date="2020-10-19T13:24:00Z"/>
          <w:rFonts w:asciiTheme="minorBidi" w:hAnsiTheme="minorBidi"/>
          <w:rtl/>
        </w:rPr>
      </w:pPr>
    </w:p>
    <w:p w14:paraId="1DFE9A9A" w14:textId="56D7463E" w:rsidR="00AF373F" w:rsidRPr="00A351F8" w:rsidDel="00FC7230" w:rsidRDefault="00AF373F" w:rsidP="00AF373F">
      <w:pPr>
        <w:bidi/>
        <w:rPr>
          <w:del w:id="1706" w:author="Dalit Roth" w:date="2020-10-19T13:24:00Z"/>
          <w:rFonts w:ascii="Arial" w:hAnsi="Arial" w:cs="Arial"/>
          <w:b/>
          <w:bCs/>
          <w:u w:val="single"/>
          <w:rtl/>
        </w:rPr>
      </w:pPr>
    </w:p>
    <w:p w14:paraId="4B7DBC1E" w14:textId="45E9584E" w:rsidR="00AF373F" w:rsidDel="00FC7230" w:rsidRDefault="00AF373F" w:rsidP="00AF373F">
      <w:pPr>
        <w:bidi/>
        <w:spacing w:after="160" w:line="259" w:lineRule="auto"/>
        <w:rPr>
          <w:del w:id="1707" w:author="Dalit Roth" w:date="2020-10-19T13:24:00Z"/>
          <w:rFonts w:asciiTheme="minorBidi" w:hAnsiTheme="minorBidi"/>
          <w:rtl/>
        </w:rPr>
      </w:pPr>
      <w:del w:id="1708" w:author="Dalit Roth" w:date="2020-10-19T13:24:00Z">
        <w:r w:rsidRPr="00AF373F" w:rsidDel="00FC7230">
          <w:rPr>
            <w:rFonts w:asciiTheme="minorBidi" w:hAnsiTheme="minorBidi" w:hint="cs"/>
            <w:b/>
            <w:bCs/>
            <w:highlight w:val="yellow"/>
            <w:u w:val="single"/>
            <w:rtl/>
          </w:rPr>
          <w:delText>ערכים חסרים</w:delText>
        </w:r>
        <w:r w:rsidRPr="00AF373F" w:rsidDel="00FC7230">
          <w:rPr>
            <w:rFonts w:asciiTheme="minorBidi" w:hAnsiTheme="minorBidi" w:hint="cs"/>
            <w:rtl/>
          </w:rPr>
          <w:delText>:</w:delText>
        </w:r>
        <w:r w:rsidRPr="00AF373F" w:rsidDel="00FC7230">
          <w:rPr>
            <w:rFonts w:asciiTheme="minorBidi" w:hAnsiTheme="minorBidi" w:hint="cs"/>
          </w:rPr>
          <w:delText xml:space="preserve"> </w:delText>
        </w:r>
        <w:r w:rsidDel="00FC7230">
          <w:rPr>
            <w:rFonts w:asciiTheme="minorBidi" w:hAnsiTheme="minorBidi" w:hint="cs"/>
            <w:rtl/>
          </w:rPr>
          <w:delText xml:space="preserve">בבדיקה ראשונית </w:delText>
        </w:r>
        <w:r w:rsidRPr="00AF373F" w:rsidDel="00FC7230">
          <w:rPr>
            <w:rFonts w:asciiTheme="minorBidi" w:hAnsiTheme="minorBidi" w:hint="cs"/>
            <w:rtl/>
          </w:rPr>
          <w:delText>אין</w:delText>
        </w:r>
        <w:r w:rsidDel="00FC7230">
          <w:rPr>
            <w:rFonts w:asciiTheme="minorBidi" w:hAnsiTheme="minorBidi" w:hint="cs"/>
            <w:rtl/>
          </w:rPr>
          <w:delText>!</w:delText>
        </w:r>
      </w:del>
    </w:p>
    <w:p w14:paraId="31A6B140" w14:textId="1E17D320" w:rsidR="00AF373F" w:rsidRPr="00AF373F" w:rsidDel="00FC7230" w:rsidRDefault="00AF373F" w:rsidP="00AF373F">
      <w:pPr>
        <w:bidi/>
        <w:spacing w:after="160" w:line="259" w:lineRule="auto"/>
        <w:rPr>
          <w:del w:id="1709" w:author="Dalit Roth" w:date="2020-10-19T13:24:00Z"/>
          <w:rFonts w:asciiTheme="minorBidi" w:hAnsiTheme="minorBidi"/>
          <w:b/>
          <w:bCs/>
          <w:u w:val="single"/>
          <w:rtl/>
        </w:rPr>
      </w:pPr>
      <w:del w:id="1710" w:author="Dalit Roth" w:date="2020-10-19T13:24:00Z">
        <w:r w:rsidRPr="00AF373F" w:rsidDel="00FC7230">
          <w:rPr>
            <w:rFonts w:asciiTheme="minorBidi" w:hAnsiTheme="minorBidi" w:hint="cs"/>
            <w:b/>
            <w:bCs/>
            <w:highlight w:val="yellow"/>
            <w:rtl/>
          </w:rPr>
          <w:delText>חסרים-</w:delText>
        </w:r>
        <w:r w:rsidRPr="00AF373F" w:rsidDel="00FC7230">
          <w:rPr>
            <w:rFonts w:asciiTheme="minorBidi" w:hAnsiTheme="minorBidi" w:hint="cs"/>
            <w:highlight w:val="yellow"/>
            <w:rtl/>
          </w:rPr>
          <w:delText xml:space="preserve"> חשוב!!!! </w:delText>
        </w:r>
        <w:r w:rsidRPr="00AF373F" w:rsidDel="00FC7230">
          <w:rPr>
            <w:rFonts w:asciiTheme="minorBidi" w:hAnsiTheme="minorBidi"/>
            <w:highlight w:val="yellow"/>
            <w:rtl/>
          </w:rPr>
          <w:delText>–</w:delText>
        </w:r>
        <w:r w:rsidRPr="00AF373F" w:rsidDel="00FC7230">
          <w:rPr>
            <w:rFonts w:asciiTheme="minorBidi" w:hAnsiTheme="minorBidi" w:hint="cs"/>
            <w:highlight w:val="yellow"/>
            <w:rtl/>
          </w:rPr>
          <w:delText xml:space="preserve"> </w:delText>
        </w:r>
        <w:r w:rsidRPr="00AF373F" w:rsidDel="00FC7230">
          <w:rPr>
            <w:rFonts w:asciiTheme="minorBidi" w:hAnsiTheme="minorBidi" w:hint="cs"/>
            <w:b/>
            <w:bCs/>
            <w:highlight w:val="yellow"/>
            <w:u w:val="single"/>
            <w:rtl/>
          </w:rPr>
          <w:delText>2012</w:delText>
        </w:r>
        <w:r w:rsidRPr="00AF373F" w:rsidDel="00FC7230">
          <w:rPr>
            <w:rFonts w:asciiTheme="minorBidi" w:hAnsiTheme="minorBidi" w:hint="cs"/>
            <w:highlight w:val="yellow"/>
            <w:rtl/>
          </w:rPr>
          <w:delText xml:space="preserve"> ערכים נמצאו כ </w:delText>
        </w:r>
        <w:r w:rsidRPr="00AF373F" w:rsidDel="00FC7230">
          <w:rPr>
            <w:rFonts w:asciiTheme="minorBidi" w:hAnsiTheme="minorBidi" w:hint="cs"/>
            <w:b/>
            <w:bCs/>
            <w:highlight w:val="yellow"/>
            <w:rtl/>
          </w:rPr>
          <w:delText>0</w:delText>
        </w:r>
        <w:r w:rsidRPr="00AF373F" w:rsidDel="00FC7230">
          <w:rPr>
            <w:rFonts w:asciiTheme="minorBidi" w:hAnsiTheme="minorBidi" w:hint="cs"/>
            <w:highlight w:val="yellow"/>
            <w:rtl/>
          </w:rPr>
          <w:delText xml:space="preserve">. </w:delText>
        </w:r>
        <w:r w:rsidDel="00FC7230">
          <w:rPr>
            <w:rFonts w:asciiTheme="minorBidi" w:hAnsiTheme="minorBidi" w:hint="cs"/>
            <w:highlight w:val="yellow"/>
            <w:rtl/>
          </w:rPr>
          <w:delText xml:space="preserve">בגלל שאין תקציב 0, </w:delText>
        </w:r>
        <w:r w:rsidRPr="00AF373F" w:rsidDel="00FC7230">
          <w:rPr>
            <w:rFonts w:asciiTheme="minorBidi" w:hAnsiTheme="minorBidi" w:hint="cs"/>
            <w:highlight w:val="yellow"/>
            <w:rtl/>
          </w:rPr>
          <w:delText xml:space="preserve">כנראה שהם נתוני </w:delText>
        </w:r>
        <w:r w:rsidRPr="00AF373F" w:rsidDel="00FC7230">
          <w:rPr>
            <w:rFonts w:asciiTheme="minorBidi" w:hAnsiTheme="minorBidi" w:hint="cs"/>
            <w:highlight w:val="yellow"/>
          </w:rPr>
          <w:delText>NA</w:delText>
        </w:r>
        <w:r w:rsidRPr="00AF373F" w:rsidDel="00FC7230">
          <w:rPr>
            <w:rFonts w:asciiTheme="minorBidi" w:hAnsiTheme="minorBidi" w:hint="cs"/>
            <w:highlight w:val="yellow"/>
            <w:rtl/>
          </w:rPr>
          <w:delText xml:space="preserve"> (חסרים) שהפכו להיות 0 במהלך העבודה עם הדטה</w:delText>
        </w:r>
        <w:r w:rsidRPr="00AF373F" w:rsidDel="00FC7230">
          <w:rPr>
            <w:rFonts w:asciiTheme="minorBidi" w:hAnsiTheme="minorBidi" w:hint="cs"/>
            <w:b/>
            <w:bCs/>
            <w:color w:val="FF0000"/>
            <w:highlight w:val="yellow"/>
            <w:u w:val="single"/>
            <w:rtl/>
          </w:rPr>
          <w:delText>.</w:delText>
        </w:r>
        <w:r w:rsidRPr="00AF373F" w:rsidDel="00FC7230">
          <w:rPr>
            <w:rFonts w:asciiTheme="minorBidi" w:hAnsiTheme="minorBidi" w:hint="cs"/>
            <w:b/>
            <w:bCs/>
            <w:color w:val="FF0000"/>
            <w:u w:val="single"/>
            <w:rtl/>
          </w:rPr>
          <w:delText xml:space="preserve"> צריך להפוך את ה0 ל </w:delText>
        </w:r>
        <w:r w:rsidRPr="00AF373F" w:rsidDel="00FC7230">
          <w:rPr>
            <w:rFonts w:asciiTheme="minorBidi" w:hAnsiTheme="minorBidi" w:hint="cs"/>
            <w:b/>
            <w:bCs/>
            <w:color w:val="FF0000"/>
            <w:u w:val="single"/>
          </w:rPr>
          <w:delText>NA</w:delText>
        </w:r>
        <w:r w:rsidRPr="00AF373F" w:rsidDel="00FC7230">
          <w:rPr>
            <w:rFonts w:asciiTheme="minorBidi" w:hAnsiTheme="minorBidi" w:hint="cs"/>
            <w:b/>
            <w:bCs/>
            <w:color w:val="FF0000"/>
            <w:u w:val="single"/>
            <w:rtl/>
          </w:rPr>
          <w:delText xml:space="preserve"> לפני שממשיכים לעבוד ולהתייחס אליהם כ חסרים </w:delText>
        </w:r>
        <w:r w:rsidDel="00FC7230">
          <w:rPr>
            <w:rFonts w:asciiTheme="minorBidi" w:hAnsiTheme="minorBidi" w:hint="cs"/>
            <w:b/>
            <w:bCs/>
            <w:color w:val="FF0000"/>
            <w:u w:val="single"/>
            <w:rtl/>
          </w:rPr>
          <w:delText>!</w:delText>
        </w:r>
        <w:r w:rsidR="00047159" w:rsidDel="00FC7230">
          <w:rPr>
            <w:rFonts w:asciiTheme="minorBidi" w:hAnsiTheme="minorBidi" w:hint="cs"/>
            <w:b/>
            <w:bCs/>
            <w:u w:val="single"/>
            <w:rtl/>
          </w:rPr>
          <w:delText xml:space="preserve"> (ראה טבלה ערכי מינימום = 0)</w:delText>
        </w:r>
      </w:del>
    </w:p>
    <w:p w14:paraId="40086B06" w14:textId="130B3983" w:rsidR="00AF373F" w:rsidDel="00FC7230" w:rsidRDefault="00AF373F" w:rsidP="00AF373F">
      <w:pPr>
        <w:bidi/>
        <w:rPr>
          <w:del w:id="1711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44389A35" w14:textId="1FC3BD19" w:rsidR="00F371B5" w:rsidRPr="00AF373F" w:rsidDel="00FC7230" w:rsidRDefault="00F371B5" w:rsidP="00AF373F">
      <w:pPr>
        <w:bidi/>
        <w:rPr>
          <w:del w:id="1712" w:author="Dalit Roth" w:date="2020-10-19T13:24:00Z"/>
          <w:rFonts w:asciiTheme="minorBidi" w:hAnsiTheme="minorBidi"/>
          <w:rtl/>
        </w:rPr>
      </w:pPr>
      <w:del w:id="1713" w:author="Dalit Roth" w:date="2020-10-19T13:24:00Z">
        <w:r w:rsidRPr="008F1467" w:rsidDel="00FC7230">
          <w:rPr>
            <w:rFonts w:asciiTheme="minorBidi" w:hAnsiTheme="minorBidi" w:hint="cs"/>
            <w:b/>
            <w:bCs/>
            <w:highlight w:val="yellow"/>
            <w:rtl/>
          </w:rPr>
          <w:delText>כמות ערכים חריגים</w:delText>
        </w:r>
        <w:r w:rsidRPr="00CA23EB" w:rsidDel="00FC7230">
          <w:rPr>
            <w:rFonts w:asciiTheme="minorBidi" w:hAnsiTheme="minorBidi" w:hint="cs"/>
            <w:highlight w:val="yellow"/>
            <w:rtl/>
          </w:rPr>
          <w:delText>:</w:delText>
        </w:r>
        <w:r w:rsidDel="00FC7230">
          <w:rPr>
            <w:rFonts w:asciiTheme="minorBidi" w:hAnsiTheme="minorBidi"/>
            <w:rtl/>
          </w:rPr>
          <w:tab/>
        </w:r>
        <w:r w:rsidRPr="00AF373F" w:rsidDel="00FC7230">
          <w:rPr>
            <w:rFonts w:asciiTheme="minorBidi" w:hAnsiTheme="minorBidi" w:hint="cs"/>
            <w:b/>
            <w:bCs/>
            <w:rtl/>
          </w:rPr>
          <w:delText xml:space="preserve">625 </w:delText>
        </w:r>
        <w:r w:rsidRPr="00AF373F" w:rsidDel="00FC7230">
          <w:rPr>
            <w:rFonts w:asciiTheme="minorBidi" w:hAnsiTheme="minorBidi"/>
            <w:b/>
            <w:bCs/>
            <w:rtl/>
          </w:rPr>
          <w:delText>–</w:delText>
        </w:r>
        <w:r w:rsidRPr="00AF373F" w:rsidDel="00FC7230">
          <w:rPr>
            <w:rFonts w:asciiTheme="minorBidi" w:hAnsiTheme="minorBidi" w:hint="cs"/>
            <w:b/>
            <w:bCs/>
            <w:rtl/>
          </w:rPr>
          <w:delText xml:space="preserve"> על פי חישוב סטטיסטי</w:delText>
        </w:r>
        <w:r w:rsidR="00754C54" w:rsidDel="00FC7230">
          <w:rPr>
            <w:rFonts w:asciiTheme="minorBidi" w:hAnsiTheme="minorBidi" w:hint="cs"/>
            <w:rtl/>
          </w:rPr>
          <w:delText xml:space="preserve"> (לפני הפיכת ה 0 ל </w:delText>
        </w:r>
        <w:r w:rsidR="00754C54" w:rsidDel="00FC7230">
          <w:rPr>
            <w:rFonts w:asciiTheme="minorBidi" w:hAnsiTheme="minorBidi" w:hint="cs"/>
          </w:rPr>
          <w:delText>NA</w:delText>
        </w:r>
        <w:r w:rsidR="00754C54" w:rsidDel="00FC7230">
          <w:rPr>
            <w:rFonts w:asciiTheme="minorBidi" w:hAnsiTheme="minorBidi" w:hint="cs"/>
            <w:rtl/>
          </w:rPr>
          <w:delText>)</w:delText>
        </w:r>
      </w:del>
    </w:p>
    <w:p w14:paraId="36B5569F" w14:textId="333A2094" w:rsidR="00AF373F" w:rsidDel="00FC7230" w:rsidRDefault="00AF373F" w:rsidP="00F371B5">
      <w:pPr>
        <w:bidi/>
        <w:rPr>
          <w:del w:id="1714" w:author="Dalit Roth" w:date="2020-10-19T13:24:00Z"/>
          <w:rFonts w:asciiTheme="minorBidi" w:hAnsiTheme="minorBidi"/>
          <w:b/>
          <w:bCs/>
          <w:u w:val="single"/>
          <w:rtl/>
        </w:rPr>
      </w:pPr>
    </w:p>
    <w:p w14:paraId="4A80C722" w14:textId="327D52B8" w:rsidR="00F371B5" w:rsidDel="00FC7230" w:rsidRDefault="00F371B5" w:rsidP="00AF373F">
      <w:pPr>
        <w:bidi/>
        <w:rPr>
          <w:del w:id="1715" w:author="Dalit Roth" w:date="2020-10-19T13:24:00Z"/>
          <w:rFonts w:asciiTheme="minorBidi" w:hAnsiTheme="minorBidi"/>
          <w:rtl/>
        </w:rPr>
      </w:pPr>
      <w:del w:id="1716" w:author="Dalit Roth" w:date="2020-10-19T13:24:00Z">
        <w:r w:rsidRPr="00472049" w:rsidDel="00FC7230">
          <w:rPr>
            <w:rFonts w:asciiTheme="minorBidi" w:hAnsiTheme="minorBidi" w:hint="cs"/>
            <w:b/>
            <w:bCs/>
            <w:u w:val="single"/>
            <w:rtl/>
          </w:rPr>
          <w:delText>תצוגה גרפית</w:delText>
        </w:r>
        <w:r w:rsidR="00AF373F" w:rsidDel="00FC7230">
          <w:rPr>
            <w:rFonts w:asciiTheme="minorBidi" w:hAnsiTheme="minorBidi" w:hint="cs"/>
            <w:b/>
            <w:bCs/>
            <w:u w:val="single"/>
            <w:rtl/>
          </w:rPr>
          <w:delText xml:space="preserve"> (</w:delText>
        </w:r>
        <w:r w:rsidR="002C2A05" w:rsidDel="00FC7230">
          <w:rPr>
            <w:rFonts w:asciiTheme="minorBidi" w:hAnsiTheme="minorBidi" w:hint="cs"/>
            <w:b/>
            <w:bCs/>
            <w:u w:val="single"/>
            <w:rtl/>
          </w:rPr>
          <w:delText>אחרי</w:delText>
        </w:r>
        <w:r w:rsidR="00AF373F" w:rsidDel="00FC7230">
          <w:rPr>
            <w:rFonts w:asciiTheme="minorBidi" w:hAnsiTheme="minorBidi" w:hint="cs"/>
            <w:b/>
            <w:bCs/>
            <w:u w:val="single"/>
            <w:rtl/>
          </w:rPr>
          <w:delText xml:space="preserve"> הפיכת ה 0 ל </w:delText>
        </w:r>
        <w:r w:rsidR="00AF373F" w:rsidDel="00FC7230">
          <w:rPr>
            <w:rFonts w:asciiTheme="minorBidi" w:hAnsiTheme="minorBidi" w:hint="cs"/>
            <w:b/>
            <w:bCs/>
            <w:u w:val="single"/>
          </w:rPr>
          <w:delText>NA</w:delText>
        </w:r>
        <w:r w:rsidR="00AF373F" w:rsidDel="00FC7230">
          <w:rPr>
            <w:rFonts w:asciiTheme="minorBidi" w:hAnsiTheme="minorBidi" w:hint="cs"/>
            <w:b/>
            <w:bCs/>
            <w:u w:val="single"/>
            <w:rtl/>
          </w:rPr>
          <w:delText>)</w:delText>
        </w:r>
        <w:r w:rsidRPr="00472049" w:rsidDel="00FC7230">
          <w:rPr>
            <w:rFonts w:asciiTheme="minorBidi" w:hAnsiTheme="minorBidi" w:hint="cs"/>
            <w:b/>
            <w:bCs/>
            <w:u w:val="single"/>
            <w:rtl/>
          </w:rPr>
          <w:delText>:</w:delText>
        </w:r>
        <w:r w:rsidRPr="00472049" w:rsidDel="00FC7230">
          <w:rPr>
            <w:rFonts w:asciiTheme="minorBidi" w:hAnsiTheme="minorBidi"/>
          </w:rPr>
          <w:delText xml:space="preserve"> </w:delText>
        </w:r>
        <w:r w:rsidRPr="00472049" w:rsidDel="00FC7230">
          <w:rPr>
            <w:rFonts w:asciiTheme="minorBidi" w:hAnsiTheme="minorBidi" w:hint="cs"/>
            <w:rtl/>
          </w:rPr>
          <w:delText>התפלגות</w:delText>
        </w:r>
        <w:r w:rsidRPr="008F1467" w:rsidDel="00FC7230">
          <w:rPr>
            <w:rFonts w:asciiTheme="minorBidi" w:hAnsiTheme="minorBidi" w:hint="cs"/>
            <w:b/>
            <w:bCs/>
            <w:rtl/>
          </w:rPr>
          <w:delText xml:space="preserve"> </w:delText>
        </w:r>
        <w:r w:rsidRPr="008F1467" w:rsidDel="00FC7230">
          <w:rPr>
            <w:rFonts w:asciiTheme="minorBidi" w:hAnsiTheme="minorBidi"/>
            <w:b/>
            <w:bCs/>
            <w:rtl/>
          </w:rPr>
          <w:delText>–</w:delText>
        </w:r>
        <w:r w:rsidDel="00FC7230">
          <w:rPr>
            <w:rFonts w:asciiTheme="minorBidi" w:hAnsiTheme="minorBidi" w:hint="cs"/>
            <w:rtl/>
          </w:rPr>
          <w:delText xml:space="preserve">  </w:delText>
        </w:r>
        <w:r w:rsidDel="00FC7230">
          <w:rPr>
            <w:rFonts w:asciiTheme="minorBidi" w:hAnsiTheme="minorBidi"/>
          </w:rPr>
          <w:delText>left tail</w:delText>
        </w:r>
        <w:r w:rsidDel="00FC7230">
          <w:rPr>
            <w:rFonts w:asciiTheme="minorBidi" w:hAnsiTheme="minorBidi" w:hint="cs"/>
            <w:rtl/>
          </w:rPr>
          <w:delText xml:space="preserve"> (לאחר שנעשה טרנספורמציית </w:delText>
        </w:r>
        <w:r w:rsidDel="00FC7230">
          <w:rPr>
            <w:rFonts w:asciiTheme="minorBidi" w:hAnsiTheme="minorBidi" w:hint="cs"/>
          </w:rPr>
          <w:delText>LOG</w:delText>
        </w:r>
        <w:r w:rsidDel="00FC7230">
          <w:rPr>
            <w:rFonts w:asciiTheme="minorBidi" w:hAnsiTheme="minorBidi" w:hint="cs"/>
            <w:rtl/>
          </w:rPr>
          <w:delText>), פיזור אחיד לאורך האינדקס</w:delText>
        </w:r>
      </w:del>
    </w:p>
    <w:p w14:paraId="49644210" w14:textId="0A6DB1AB" w:rsidR="00F371B5" w:rsidDel="00FC7230" w:rsidRDefault="00047159" w:rsidP="00F371B5">
      <w:pPr>
        <w:bidi/>
        <w:rPr>
          <w:del w:id="1717" w:author="Dalit Roth" w:date="2020-10-19T13:24:00Z"/>
          <w:rFonts w:asciiTheme="minorBidi" w:hAnsiTheme="minorBidi"/>
          <w:rtl/>
        </w:rPr>
      </w:pPr>
      <w:del w:id="1718" w:author="Dalit Roth" w:date="2020-10-19T13:24:00Z">
        <w:r w:rsidRPr="007920AB" w:rsidDel="00FC7230">
          <w:rPr>
            <w:rFonts w:asciiTheme="minorBidi" w:hAnsiTheme="minorBidi"/>
            <w:b/>
            <w:bCs/>
            <w:noProof/>
            <w:highlight w:val="yellow"/>
            <w:rtl/>
          </w:rPr>
          <w:drawing>
            <wp:anchor distT="0" distB="0" distL="114300" distR="114300" simplePos="0" relativeHeight="251468288" behindDoc="0" locked="0" layoutInCell="1" allowOverlap="1" wp14:anchorId="5CE60AC4" wp14:editId="2898FDEC">
              <wp:simplePos x="0" y="0"/>
              <wp:positionH relativeFrom="column">
                <wp:posOffset>1498600</wp:posOffset>
              </wp:positionH>
              <wp:positionV relativeFrom="paragraph">
                <wp:posOffset>188595</wp:posOffset>
              </wp:positionV>
              <wp:extent cx="1739900" cy="1731010"/>
              <wp:effectExtent l="0" t="0" r="0" b="2540"/>
              <wp:wrapNone/>
              <wp:docPr id="30" name="תמונה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542" b="35329"/>
                      <a:stretch/>
                    </pic:blipFill>
                    <pic:spPr bwMode="auto">
                      <a:xfrm>
                        <a:off x="0" y="0"/>
                        <a:ext cx="1739900" cy="1731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F371B5" w:rsidDel="00FC7230">
          <w:rPr>
            <w:noProof/>
          </w:rPr>
          <mc:AlternateContent>
            <mc:Choice Requires="wps">
              <w:drawing>
                <wp:inline distT="0" distB="0" distL="0" distR="0" wp14:anchorId="35A83408" wp14:editId="1052090D">
                  <wp:extent cx="304800" cy="304800"/>
                  <wp:effectExtent l="0" t="0" r="0" b="0"/>
                  <wp:docPr id="8" name="מלבן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BF05ACC" id="מלבן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z05NJfMBAADDAwAADgAAAAAAAAAAAAAAAAAuAgAAZHJzL2Uyb0Rv&#10;Yy54bWxQSwECLQAUAAYACAAAACEATKDpLNgAAAADAQAADwAAAAAAAAAAAAAAAABNBAAAZHJzL2Rv&#10;d25yZXYueG1sUEsFBgAAAAAEAAQA8wAAAFIFAAAAAA==&#10;" filled="f" stroked="f">
                  <o:lock v:ext="edit" aspectratio="t"/>
                  <w10:wrap anchorx="page"/>
                  <w10:anchorlock/>
                </v:rect>
              </w:pict>
            </mc:Fallback>
          </mc:AlternateContent>
        </w:r>
        <w:r w:rsidR="00F371B5" w:rsidDel="00FC7230">
          <w:rPr>
            <w:rFonts w:asciiTheme="minorBidi" w:hAnsiTheme="minorBidi"/>
            <w:rtl/>
          </w:rPr>
          <w:tab/>
        </w:r>
        <w:r w:rsidR="00F371B5" w:rsidDel="00FC7230">
          <w:rPr>
            <w:rFonts w:asciiTheme="minorBidi" w:hAnsiTheme="minorBidi"/>
            <w:rtl/>
          </w:rPr>
          <w:tab/>
        </w:r>
      </w:del>
    </w:p>
    <w:p w14:paraId="26472A11" w14:textId="124862F7" w:rsidR="00F371B5" w:rsidDel="00FC7230" w:rsidRDefault="00212FC1" w:rsidP="00F371B5">
      <w:pPr>
        <w:bidi/>
        <w:rPr>
          <w:del w:id="1719" w:author="Dalit Roth" w:date="2020-10-19T13:24:00Z"/>
          <w:rFonts w:asciiTheme="minorBidi" w:hAnsiTheme="minorBidi"/>
          <w:b/>
          <w:bCs/>
          <w:highlight w:val="yellow"/>
          <w:rtl/>
        </w:rPr>
      </w:pPr>
      <w:del w:id="1720" w:author="Dalit Roth" w:date="2020-10-19T13:24:00Z">
        <w:r w:rsidRPr="00212FC1" w:rsidDel="00FC7230">
          <w:rPr>
            <w:noProof/>
          </w:rPr>
          <w:drawing>
            <wp:anchor distT="0" distB="0" distL="114300" distR="114300" simplePos="0" relativeHeight="251487744" behindDoc="0" locked="0" layoutInCell="1" allowOverlap="1" wp14:anchorId="276F2FF4" wp14:editId="3631E1AF">
              <wp:simplePos x="0" y="0"/>
              <wp:positionH relativeFrom="margin">
                <wp:posOffset>3249291</wp:posOffset>
              </wp:positionH>
              <wp:positionV relativeFrom="paragraph">
                <wp:posOffset>25589</wp:posOffset>
              </wp:positionV>
              <wp:extent cx="1670234" cy="1574918"/>
              <wp:effectExtent l="0" t="0" r="6350" b="6350"/>
              <wp:wrapNone/>
              <wp:docPr id="102" name="תמונה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70602" cy="1575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F03CE" w:rsidRPr="00EF03CE" w:rsidDel="00FC7230">
          <w:rPr>
            <w:noProof/>
          </w:rPr>
          <w:drawing>
            <wp:anchor distT="0" distB="0" distL="114300" distR="114300" simplePos="0" relativeHeight="251480576" behindDoc="0" locked="0" layoutInCell="1" allowOverlap="1" wp14:anchorId="2334978E" wp14:editId="32ABC5A0">
              <wp:simplePos x="0" y="0"/>
              <wp:positionH relativeFrom="column">
                <wp:posOffset>-80380</wp:posOffset>
              </wp:positionH>
              <wp:positionV relativeFrom="paragraph">
                <wp:posOffset>166238</wp:posOffset>
              </wp:positionV>
              <wp:extent cx="1437045" cy="1355036"/>
              <wp:effectExtent l="0" t="0" r="0" b="0"/>
              <wp:wrapNone/>
              <wp:docPr id="64" name="תמונה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37045" cy="13550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1325A83E" w14:textId="7E095433" w:rsidR="00F371B5" w:rsidDel="00FC7230" w:rsidRDefault="00F371B5" w:rsidP="00F371B5">
      <w:pPr>
        <w:bidi/>
        <w:rPr>
          <w:del w:id="1721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26B412BD" w14:textId="46F02AC1" w:rsidR="00F371B5" w:rsidDel="00FC7230" w:rsidRDefault="00F371B5" w:rsidP="00F371B5">
      <w:pPr>
        <w:bidi/>
        <w:rPr>
          <w:del w:id="1722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653FA9AF" w14:textId="37F6F36A" w:rsidR="00F371B5" w:rsidDel="00FC7230" w:rsidRDefault="002C2A05" w:rsidP="00F371B5">
      <w:pPr>
        <w:bidi/>
        <w:rPr>
          <w:del w:id="1723" w:author="Dalit Roth" w:date="2020-10-19T13:24:00Z"/>
          <w:rFonts w:asciiTheme="minorBidi" w:hAnsiTheme="minorBidi"/>
          <w:b/>
          <w:bCs/>
          <w:highlight w:val="yellow"/>
          <w:rtl/>
        </w:rPr>
      </w:pPr>
      <w:del w:id="1724" w:author="Dalit Roth" w:date="2020-10-19T13:24:00Z">
        <w:r w:rsidRPr="002C2A05" w:rsidDel="00FC7230">
          <w:rPr>
            <w:rFonts w:asciiTheme="minorBidi" w:hAnsiTheme="minorBidi"/>
            <w:b/>
            <w:bCs/>
            <w:noProof/>
            <w:u w:val="single"/>
            <w:rtl/>
          </w:rPr>
          <mc:AlternateContent>
            <mc:Choice Requires="wps">
              <w:drawing>
                <wp:anchor distT="45720" distB="45720" distL="114300" distR="114300" simplePos="0" relativeHeight="251472384" behindDoc="0" locked="0" layoutInCell="1" allowOverlap="1" wp14:anchorId="32C37EC0" wp14:editId="02C956CE">
                  <wp:simplePos x="0" y="0"/>
                  <wp:positionH relativeFrom="column">
                    <wp:posOffset>4956810</wp:posOffset>
                  </wp:positionH>
                  <wp:positionV relativeFrom="paragraph">
                    <wp:posOffset>5080</wp:posOffset>
                  </wp:positionV>
                  <wp:extent cx="529590" cy="1404620"/>
                  <wp:effectExtent l="0" t="0" r="22860" b="10160"/>
                  <wp:wrapSquare wrapText="bothSides"/>
                  <wp:docPr id="217" name="תיבת טקסט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2959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D3637F" w14:textId="22F4CB7A" w:rsidR="00F758F6" w:rsidRDefault="00F758F6">
                              <w:r>
                                <w:rPr>
                                  <w:rFonts w:hint="cs"/>
                                  <w:rtl/>
                                </w:rPr>
                                <w:t>לפני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32C37EC0"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2" o:spid="_x0000_s1026" type="#_x0000_t202" style="position:absolute;left:0;text-align:left;margin-left:390.3pt;margin-top:.4pt;width:41.7pt;height:110.6pt;flip:x;z-index:25147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">
                  <v:textbox style="mso-fit-shape-to-text:t">
                    <w:txbxContent>
                      <w:p w14:paraId="27D3637F" w14:textId="22F4CB7A" w:rsidR="00F758F6" w:rsidRDefault="00F758F6">
                        <w:r>
                          <w:rPr>
                            <w:rFonts w:hint="cs"/>
                            <w:rtl/>
                          </w:rPr>
                          <w:t>לפני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565D9449" w14:textId="17E4EEAB" w:rsidR="00F371B5" w:rsidDel="00FC7230" w:rsidRDefault="00F371B5" w:rsidP="00F371B5">
      <w:pPr>
        <w:bidi/>
        <w:rPr>
          <w:del w:id="1725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5F0E9C12" w14:textId="44A4E2B3" w:rsidR="00F371B5" w:rsidDel="00FC7230" w:rsidRDefault="00F371B5" w:rsidP="00F371B5">
      <w:pPr>
        <w:bidi/>
        <w:rPr>
          <w:del w:id="1726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4E86396D" w14:textId="0499B8EF" w:rsidR="00F371B5" w:rsidDel="00FC7230" w:rsidRDefault="00F371B5" w:rsidP="00F371B5">
      <w:pPr>
        <w:bidi/>
        <w:rPr>
          <w:del w:id="1727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0E55F11A" w14:textId="18585C61" w:rsidR="00F371B5" w:rsidDel="00FC7230" w:rsidRDefault="00F371B5" w:rsidP="00F371B5">
      <w:pPr>
        <w:bidi/>
        <w:rPr>
          <w:del w:id="1728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120F3882" w14:textId="67877FD9" w:rsidR="00F371B5" w:rsidDel="00FC7230" w:rsidRDefault="00047159" w:rsidP="00F371B5">
      <w:pPr>
        <w:bidi/>
        <w:rPr>
          <w:del w:id="1729" w:author="Dalit Roth" w:date="2020-10-19T13:24:00Z"/>
          <w:rFonts w:asciiTheme="minorBidi" w:hAnsiTheme="minorBidi"/>
          <w:b/>
          <w:bCs/>
          <w:highlight w:val="yellow"/>
          <w:rtl/>
        </w:rPr>
      </w:pPr>
      <w:del w:id="1730" w:author="Dalit Roth" w:date="2020-10-19T13:24:00Z">
        <w:r w:rsidRPr="00047159" w:rsidDel="00FC7230">
          <w:rPr>
            <w:rFonts w:asciiTheme="minorBidi" w:hAnsiTheme="minorBidi" w:hint="cs"/>
            <w:b/>
            <w:bCs/>
            <w:noProof/>
            <w:highlight w:val="yellow"/>
            <w:rtl/>
          </w:rPr>
          <w:drawing>
            <wp:anchor distT="0" distB="0" distL="114300" distR="114300" simplePos="0" relativeHeight="251476480" behindDoc="0" locked="0" layoutInCell="1" allowOverlap="1" wp14:anchorId="5C2EB9DC" wp14:editId="0113E1D9">
              <wp:simplePos x="0" y="0"/>
              <wp:positionH relativeFrom="column">
                <wp:posOffset>1510030</wp:posOffset>
              </wp:positionH>
              <wp:positionV relativeFrom="paragraph">
                <wp:posOffset>98950</wp:posOffset>
              </wp:positionV>
              <wp:extent cx="1717803" cy="1621507"/>
              <wp:effectExtent l="0" t="0" r="0" b="0"/>
              <wp:wrapNone/>
              <wp:docPr id="57" name="תמונה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421" b="33350"/>
                      <a:stretch/>
                    </pic:blipFill>
                    <pic:spPr bwMode="auto">
                      <a:xfrm>
                        <a:off x="0" y="0"/>
                        <a:ext cx="1717803" cy="16215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6CF78055" w14:textId="6EB18843" w:rsidR="00F371B5" w:rsidDel="00FC7230" w:rsidRDefault="00212FC1" w:rsidP="00F371B5">
      <w:pPr>
        <w:bidi/>
        <w:rPr>
          <w:del w:id="1731" w:author="Dalit Roth" w:date="2020-10-19T13:24:00Z"/>
          <w:rFonts w:asciiTheme="minorBidi" w:hAnsiTheme="minorBidi"/>
          <w:b/>
          <w:bCs/>
          <w:highlight w:val="yellow"/>
          <w:rtl/>
        </w:rPr>
      </w:pPr>
      <w:del w:id="1732" w:author="Dalit Roth" w:date="2020-10-19T13:24:00Z">
        <w:r w:rsidRPr="00212FC1" w:rsidDel="00FC7230">
          <w:delText xml:space="preserve"> </w:delText>
        </w:r>
        <w:r w:rsidRPr="00212FC1" w:rsidDel="00FC7230">
          <w:rPr>
            <w:noProof/>
          </w:rPr>
          <w:drawing>
            <wp:anchor distT="0" distB="0" distL="114300" distR="114300" simplePos="0" relativeHeight="251485696" behindDoc="0" locked="0" layoutInCell="1" allowOverlap="1" wp14:anchorId="2362E100" wp14:editId="72CC0079">
              <wp:simplePos x="0" y="0"/>
              <wp:positionH relativeFrom="column">
                <wp:posOffset>3286291</wp:posOffset>
              </wp:positionH>
              <wp:positionV relativeFrom="paragraph">
                <wp:posOffset>95942</wp:posOffset>
              </wp:positionV>
              <wp:extent cx="1342530" cy="1265740"/>
              <wp:effectExtent l="0" t="0" r="0" b="0"/>
              <wp:wrapNone/>
              <wp:docPr id="99" name="תמונה 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6534" cy="1269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F03CE" w:rsidRPr="00EF03CE" w:rsidDel="00FC7230">
          <w:rPr>
            <w:noProof/>
          </w:rPr>
          <w:drawing>
            <wp:anchor distT="0" distB="0" distL="114300" distR="114300" simplePos="0" relativeHeight="251482624" behindDoc="0" locked="0" layoutInCell="1" allowOverlap="1" wp14:anchorId="6510D76E" wp14:editId="173B0D1A">
              <wp:simplePos x="0" y="0"/>
              <wp:positionH relativeFrom="column">
                <wp:posOffset>-59037</wp:posOffset>
              </wp:positionH>
              <wp:positionV relativeFrom="paragraph">
                <wp:posOffset>37149</wp:posOffset>
              </wp:positionV>
              <wp:extent cx="1463018" cy="1379528"/>
              <wp:effectExtent l="0" t="0" r="4445" b="0"/>
              <wp:wrapNone/>
              <wp:docPr id="67" name="תמונה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63018" cy="13795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6E03240D" w14:textId="2BC56C66" w:rsidR="00F371B5" w:rsidDel="00FC7230" w:rsidRDefault="00F371B5" w:rsidP="00F371B5">
      <w:pPr>
        <w:bidi/>
        <w:rPr>
          <w:del w:id="1733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36A62125" w14:textId="4FDC5AD9" w:rsidR="00F371B5" w:rsidDel="00FC7230" w:rsidRDefault="00F371B5" w:rsidP="00F371B5">
      <w:pPr>
        <w:bidi/>
        <w:rPr>
          <w:del w:id="1734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56AE7710" w14:textId="327E2759" w:rsidR="00F371B5" w:rsidDel="00FC7230" w:rsidRDefault="002C2A05" w:rsidP="00F371B5">
      <w:pPr>
        <w:bidi/>
        <w:rPr>
          <w:del w:id="1735" w:author="Dalit Roth" w:date="2020-10-19T13:24:00Z"/>
          <w:rFonts w:asciiTheme="minorBidi" w:hAnsiTheme="minorBidi"/>
          <w:b/>
          <w:bCs/>
          <w:highlight w:val="yellow"/>
          <w:rtl/>
        </w:rPr>
      </w:pPr>
      <w:del w:id="1736" w:author="Dalit Roth" w:date="2020-10-19T13:24:00Z">
        <w:r w:rsidRPr="002C2A05" w:rsidDel="00FC7230">
          <w:rPr>
            <w:rFonts w:asciiTheme="minorBidi" w:hAnsiTheme="minorBidi"/>
            <w:b/>
            <w:bCs/>
            <w:noProof/>
            <w:u w:val="single"/>
            <w:rtl/>
          </w:rPr>
          <mc:AlternateContent>
            <mc:Choice Requires="wps">
              <w:drawing>
                <wp:anchor distT="45720" distB="45720" distL="114300" distR="114300" simplePos="0" relativeHeight="251474432" behindDoc="0" locked="0" layoutInCell="1" allowOverlap="1" wp14:anchorId="794E5C70" wp14:editId="4F725B83">
                  <wp:simplePos x="0" y="0"/>
                  <wp:positionH relativeFrom="column">
                    <wp:posOffset>4998720</wp:posOffset>
                  </wp:positionH>
                  <wp:positionV relativeFrom="paragraph">
                    <wp:posOffset>153670</wp:posOffset>
                  </wp:positionV>
                  <wp:extent cx="529590" cy="1404620"/>
                  <wp:effectExtent l="0" t="0" r="22860" b="10160"/>
                  <wp:wrapSquare wrapText="bothSides"/>
                  <wp:docPr id="47" name="תיבת טקסט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2959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51F1F1" w14:textId="3C4C354E" w:rsidR="00F758F6" w:rsidRDefault="00F758F6" w:rsidP="002C2A05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אחרי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794E5C70" id="_x0000_s1027" type="#_x0000_t202" style="position:absolute;left:0;text-align:left;margin-left:393.6pt;margin-top:12.1pt;width:41.7pt;height:110.6pt;flip:x;z-index:251474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">
                  <v:textbox style="mso-fit-shape-to-text:t">
                    <w:txbxContent>
                      <w:p w14:paraId="5A51F1F1" w14:textId="3C4C354E" w:rsidR="00F758F6" w:rsidRDefault="00F758F6" w:rsidP="002C2A05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>אחרי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5C4CE2E5" w14:textId="2CB83CD4" w:rsidR="00F371B5" w:rsidDel="00FC7230" w:rsidRDefault="00F371B5" w:rsidP="00F371B5">
      <w:pPr>
        <w:bidi/>
        <w:rPr>
          <w:del w:id="1737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56178693" w14:textId="33024D09" w:rsidR="00F371B5" w:rsidDel="00FC7230" w:rsidRDefault="00F371B5" w:rsidP="00F371B5">
      <w:pPr>
        <w:bidi/>
        <w:rPr>
          <w:del w:id="1738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17962C48" w14:textId="7A5218B3" w:rsidR="00F371B5" w:rsidDel="00FC7230" w:rsidRDefault="00F371B5" w:rsidP="00F371B5">
      <w:pPr>
        <w:bidi/>
        <w:rPr>
          <w:del w:id="1739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26890E8F" w14:textId="26731FAD" w:rsidR="00F371B5" w:rsidDel="00FC7230" w:rsidRDefault="00212FC1" w:rsidP="00F371B5">
      <w:pPr>
        <w:bidi/>
        <w:rPr>
          <w:del w:id="1740" w:author="Dalit Roth" w:date="2020-10-19T13:24:00Z"/>
          <w:rFonts w:asciiTheme="minorBidi" w:hAnsiTheme="minorBidi"/>
          <w:b/>
          <w:bCs/>
          <w:highlight w:val="yellow"/>
          <w:rtl/>
        </w:rPr>
      </w:pPr>
      <w:del w:id="1741" w:author="Dalit Roth" w:date="2020-10-19T13:24:00Z">
        <w:r w:rsidRPr="007920AB" w:rsidDel="00FC7230">
          <w:rPr>
            <w:rFonts w:asciiTheme="minorBidi" w:hAnsiTheme="minorBidi"/>
            <w:b/>
            <w:bCs/>
            <w:noProof/>
            <w:highlight w:val="yellow"/>
            <w:rtl/>
          </w:rPr>
          <w:drawing>
            <wp:anchor distT="0" distB="0" distL="114300" distR="114300" simplePos="0" relativeHeight="251470336" behindDoc="0" locked="0" layoutInCell="1" allowOverlap="1" wp14:anchorId="762681E7" wp14:editId="712D8BDA">
              <wp:simplePos x="0" y="0"/>
              <wp:positionH relativeFrom="column">
                <wp:posOffset>-190048</wp:posOffset>
              </wp:positionH>
              <wp:positionV relativeFrom="paragraph">
                <wp:posOffset>80762</wp:posOffset>
              </wp:positionV>
              <wp:extent cx="1701185" cy="1720850"/>
              <wp:effectExtent l="0" t="0" r="0" b="0"/>
              <wp:wrapNone/>
              <wp:docPr id="35" name="תמונה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144" b="33861"/>
                      <a:stretch/>
                    </pic:blipFill>
                    <pic:spPr bwMode="auto">
                      <a:xfrm>
                        <a:off x="0" y="0"/>
                        <a:ext cx="1701185" cy="1720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6F4069E2" w14:textId="2992E739" w:rsidR="00F371B5" w:rsidDel="00FC7230" w:rsidRDefault="00F371B5" w:rsidP="00F371B5">
      <w:pPr>
        <w:bidi/>
        <w:rPr>
          <w:del w:id="1742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2950D0F4" w14:textId="03BD321A" w:rsidR="00F371B5" w:rsidDel="00FC7230" w:rsidRDefault="00F371B5" w:rsidP="00F371B5">
      <w:pPr>
        <w:bidi/>
        <w:rPr>
          <w:del w:id="1743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62AD64CF" w14:textId="0C37D25C" w:rsidR="00AF373F" w:rsidDel="00FC7230" w:rsidRDefault="00AF373F" w:rsidP="00AF373F">
      <w:pPr>
        <w:bidi/>
        <w:rPr>
          <w:del w:id="1744" w:author="Dalit Roth" w:date="2020-10-19T13:24:00Z"/>
          <w:rFonts w:asciiTheme="minorBidi" w:hAnsiTheme="minorBidi"/>
          <w:b/>
          <w:bCs/>
          <w:u w:val="single"/>
          <w:rtl/>
        </w:rPr>
      </w:pPr>
    </w:p>
    <w:p w14:paraId="5C738E57" w14:textId="548DCEC4" w:rsidR="007920AB" w:rsidDel="00FC7230" w:rsidRDefault="007920AB" w:rsidP="00AF373F">
      <w:pPr>
        <w:bidi/>
        <w:rPr>
          <w:del w:id="1745" w:author="Dalit Roth" w:date="2020-10-19T13:24:00Z"/>
          <w:rFonts w:asciiTheme="minorBidi" w:hAnsiTheme="minorBidi"/>
          <w:b/>
          <w:bCs/>
          <w:u w:val="single"/>
          <w:rtl/>
        </w:rPr>
      </w:pPr>
    </w:p>
    <w:p w14:paraId="749FADC0" w14:textId="5F4209A5" w:rsidR="00EF03CE" w:rsidDel="00FC7230" w:rsidRDefault="00EF03CE" w:rsidP="00EF03CE">
      <w:pPr>
        <w:bidi/>
        <w:rPr>
          <w:del w:id="1746" w:author="Dalit Roth" w:date="2020-10-19T13:24:00Z"/>
          <w:rFonts w:asciiTheme="minorBidi" w:hAnsiTheme="minorBidi"/>
          <w:b/>
          <w:bCs/>
          <w:u w:val="single"/>
          <w:rtl/>
        </w:rPr>
      </w:pPr>
    </w:p>
    <w:p w14:paraId="384724ED" w14:textId="77777777" w:rsidR="00FC7230" w:rsidRDefault="00FC7230" w:rsidP="00FC7230">
      <w:pPr>
        <w:bidi/>
        <w:rPr>
          <w:ins w:id="1747" w:author="Dalit Roth" w:date="2020-10-19T13:24:00Z"/>
          <w:rFonts w:asciiTheme="minorBidi" w:hAnsiTheme="minorBidi"/>
          <w:rtl/>
        </w:rPr>
      </w:pPr>
    </w:p>
    <w:tbl>
      <w:tblPr>
        <w:tblpPr w:leftFromText="180" w:rightFromText="180" w:vertAnchor="text" w:horzAnchor="margin" w:tblpXSpec="center" w:tblpY="438"/>
        <w:tblW w:w="5605" w:type="pct"/>
        <w:tblLook w:val="04A0" w:firstRow="1" w:lastRow="0" w:firstColumn="1" w:lastColumn="0" w:noHBand="0" w:noVBand="1"/>
      </w:tblPr>
      <w:tblGrid>
        <w:gridCol w:w="997"/>
        <w:gridCol w:w="1218"/>
        <w:gridCol w:w="1182"/>
        <w:gridCol w:w="1182"/>
        <w:gridCol w:w="1078"/>
        <w:gridCol w:w="1150"/>
        <w:gridCol w:w="1182"/>
        <w:gridCol w:w="1300"/>
      </w:tblGrid>
      <w:tr w:rsidR="00FC7230" w:rsidRPr="00724270" w14:paraId="259452BC" w14:textId="77777777" w:rsidTr="00F758F6">
        <w:trPr>
          <w:trHeight w:val="457"/>
          <w:ins w:id="1748" w:author="Dalit Roth" w:date="2020-10-19T13:24:00Z"/>
        </w:trPr>
        <w:tc>
          <w:tcPr>
            <w:tcW w:w="5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1C606534" w14:textId="77777777" w:rsidR="00FC7230" w:rsidRPr="00724270" w:rsidRDefault="00FC7230" w:rsidP="00F758F6">
            <w:pPr>
              <w:jc w:val="center"/>
              <w:rPr>
                <w:ins w:id="1749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1750" w:author="Dalit Roth" w:date="2020-10-19T13:24:00Z">
              <w:r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65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39172BD8" w14:textId="77777777" w:rsidR="00FC7230" w:rsidRPr="00724270" w:rsidRDefault="00FC7230" w:rsidP="00F758F6">
            <w:pPr>
              <w:jc w:val="center"/>
              <w:rPr>
                <w:ins w:id="1751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1752" w:author="Dalit Roth" w:date="2020-10-19T13:24:00Z">
              <w:r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48F9E0E6" w14:textId="77777777" w:rsidR="00FC7230" w:rsidRPr="00724270" w:rsidRDefault="00FC7230" w:rsidP="00F758F6">
            <w:pPr>
              <w:jc w:val="center"/>
              <w:rPr>
                <w:ins w:id="1753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1754" w:author="Dalit Roth" w:date="2020-10-19T13:24:00Z">
              <w:r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3535B2D1" w14:textId="77777777" w:rsidR="00FC7230" w:rsidRPr="00724270" w:rsidRDefault="00FC7230" w:rsidP="00F758F6">
            <w:pPr>
              <w:jc w:val="center"/>
              <w:rPr>
                <w:ins w:id="1755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1756" w:author="Dalit Roth" w:date="2020-10-19T13:24:00Z">
              <w:r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819DEE7" w14:textId="77777777" w:rsidR="00FC7230" w:rsidRPr="00724270" w:rsidRDefault="00FC7230" w:rsidP="00F758F6">
            <w:pPr>
              <w:jc w:val="center"/>
              <w:rPr>
                <w:ins w:id="1757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1758" w:author="Dalit Roth" w:date="2020-10-19T13:24:00Z">
              <w:r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61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43894219" w14:textId="77777777" w:rsidR="00FC7230" w:rsidRPr="00724270" w:rsidRDefault="00FC7230" w:rsidP="00F758F6">
            <w:pPr>
              <w:jc w:val="center"/>
              <w:rPr>
                <w:ins w:id="1759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1760" w:author="Dalit Roth" w:date="2020-10-19T13:24:00Z">
              <w:r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03B98E6E" w14:textId="77777777" w:rsidR="00FC7230" w:rsidRPr="00724270" w:rsidRDefault="00FC7230" w:rsidP="00F758F6">
            <w:pPr>
              <w:jc w:val="center"/>
              <w:rPr>
                <w:ins w:id="1761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1762" w:author="Dalit Roth" w:date="2020-10-19T13:24:00Z">
              <w:r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</w:tcPr>
          <w:p w14:paraId="0099C12C" w14:textId="77777777" w:rsidR="00FC7230" w:rsidRDefault="00FC7230" w:rsidP="00F758F6">
            <w:pPr>
              <w:jc w:val="center"/>
              <w:rPr>
                <w:ins w:id="1763" w:author="Dalit Roth" w:date="2020-10-19T13:2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FC7230" w:rsidRPr="00724270" w14:paraId="21A05433" w14:textId="77777777" w:rsidTr="00F758F6">
        <w:trPr>
          <w:trHeight w:val="300"/>
          <w:ins w:id="1764" w:author="Dalit Roth" w:date="2020-10-19T13:24:00Z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36AE0B" w14:textId="77777777" w:rsidR="00FC7230" w:rsidRPr="00724270" w:rsidRDefault="00FC7230" w:rsidP="00F758F6">
            <w:pPr>
              <w:jc w:val="center"/>
              <w:rPr>
                <w:ins w:id="1765" w:author="Dalit Roth" w:date="2020-10-19T13:24:00Z"/>
                <w:rFonts w:ascii="Calibri" w:hAnsi="Calibri" w:cs="Calibri"/>
                <w:color w:val="000000"/>
              </w:rPr>
            </w:pPr>
            <w:ins w:id="1766" w:author="Dalit Roth" w:date="2020-10-19T13:24:00Z">
              <w:r w:rsidRPr="00AF373F">
                <w:rPr>
                  <w:rFonts w:ascii="Arial" w:hAnsi="Arial" w:cs="Arial"/>
                  <w:color w:val="000000"/>
                  <w:sz w:val="20"/>
                  <w:szCs w:val="20"/>
                  <w:highlight w:val="yellow"/>
                </w:rPr>
                <w:t>0</w:t>
              </w:r>
            </w:ins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FC6BB" w14:textId="77777777" w:rsidR="00FC7230" w:rsidRPr="00724270" w:rsidRDefault="00FC7230" w:rsidP="00F758F6">
            <w:pPr>
              <w:jc w:val="center"/>
              <w:rPr>
                <w:ins w:id="1767" w:author="Dalit Roth" w:date="2020-10-19T13:24:00Z"/>
                <w:rFonts w:ascii="Calibri" w:hAnsi="Calibri" w:cs="Calibri"/>
                <w:color w:val="000000"/>
              </w:rPr>
            </w:pPr>
            <w:ins w:id="1768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380000000</w:t>
              </w:r>
            </w:ins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7D749" w14:textId="77777777" w:rsidR="00FC7230" w:rsidRPr="00724270" w:rsidRDefault="00FC7230" w:rsidP="00F758F6">
            <w:pPr>
              <w:jc w:val="center"/>
              <w:rPr>
                <w:ins w:id="1769" w:author="Dalit Roth" w:date="2020-10-19T13:24:00Z"/>
                <w:rFonts w:ascii="Calibri" w:hAnsi="Calibri" w:cs="Calibri"/>
                <w:color w:val="000000"/>
              </w:rPr>
            </w:pPr>
            <w:ins w:id="1770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22666657</w:t>
              </w:r>
            </w:ins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B062D" w14:textId="77777777" w:rsidR="00FC7230" w:rsidRPr="00724270" w:rsidRDefault="00FC7230" w:rsidP="00F758F6">
            <w:pPr>
              <w:jc w:val="center"/>
              <w:rPr>
                <w:ins w:id="1771" w:author="Dalit Roth" w:date="2020-10-19T13:24:00Z"/>
                <w:rFonts w:ascii="Calibri" w:hAnsi="Calibri" w:cs="Calibri"/>
                <w:color w:val="000000"/>
              </w:rPr>
            </w:pPr>
            <w:ins w:id="1772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8000000</w:t>
              </w:r>
            </w:ins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8D374" w14:textId="77777777" w:rsidR="00FC7230" w:rsidRPr="00724270" w:rsidRDefault="00FC7230" w:rsidP="00F758F6">
            <w:pPr>
              <w:jc w:val="center"/>
              <w:rPr>
                <w:ins w:id="1773" w:author="Dalit Roth" w:date="2020-10-19T13:24:00Z"/>
                <w:rFonts w:ascii="Calibri" w:hAnsi="Calibri" w:cs="Calibri"/>
                <w:color w:val="000000"/>
              </w:rPr>
            </w:pPr>
            <w:ins w:id="1774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3.70E+07</w:t>
              </w:r>
            </w:ins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14BA39" w14:textId="77777777" w:rsidR="00FC7230" w:rsidRPr="00724270" w:rsidRDefault="00FC7230" w:rsidP="00F758F6">
            <w:pPr>
              <w:jc w:val="center"/>
              <w:rPr>
                <w:ins w:id="1775" w:author="Dalit Roth" w:date="2020-10-19T13:24:00Z"/>
                <w:rFonts w:ascii="Calibri" w:hAnsi="Calibri" w:cs="Calibri"/>
                <w:color w:val="000000"/>
              </w:rPr>
            </w:pPr>
            <w:ins w:id="1776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38CF35" w14:textId="77777777" w:rsidR="00FC7230" w:rsidRPr="00724270" w:rsidRDefault="00FC7230" w:rsidP="00F758F6">
            <w:pPr>
              <w:jc w:val="center"/>
              <w:rPr>
                <w:ins w:id="1777" w:author="Dalit Roth" w:date="2020-10-19T13:24:00Z"/>
                <w:rFonts w:ascii="Calibri" w:hAnsi="Calibri" w:cs="Calibri"/>
                <w:color w:val="000000"/>
              </w:rPr>
            </w:pPr>
            <w:ins w:id="1778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29000000</w:t>
              </w:r>
            </w:ins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B720E6E" w14:textId="77777777" w:rsidR="00FC7230" w:rsidRDefault="00FC7230" w:rsidP="00F758F6">
            <w:pPr>
              <w:jc w:val="center"/>
              <w:rPr>
                <w:ins w:id="1779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C7230" w:rsidRPr="00724270" w14:paraId="5A8F1605" w14:textId="77777777" w:rsidTr="00F758F6">
        <w:trPr>
          <w:trHeight w:val="49"/>
          <w:ins w:id="1780" w:author="Dalit Roth" w:date="2020-10-19T13:24:00Z"/>
        </w:trPr>
        <w:tc>
          <w:tcPr>
            <w:tcW w:w="53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CAF1E2" w14:textId="77777777" w:rsidR="00FC7230" w:rsidRPr="00AF373F" w:rsidRDefault="00FC7230" w:rsidP="00F758F6">
            <w:pPr>
              <w:jc w:val="center"/>
              <w:rPr>
                <w:ins w:id="1781" w:author="Dalit Roth" w:date="2020-10-19T13:24:00Z"/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ins w:id="1782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  <w:highlight w:val="yellow"/>
                </w:rPr>
                <w:t>0</w:t>
              </w:r>
            </w:ins>
          </w:p>
        </w:tc>
        <w:tc>
          <w:tcPr>
            <w:tcW w:w="6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AE3E45" w14:textId="77777777" w:rsidR="00FC7230" w:rsidRPr="00047159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783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1784" w:author="Dalit Roth" w:date="2020-10-19T13:24:00Z">
              <w:r w:rsidRPr="00CD7E22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64000000</w:t>
              </w:r>
            </w:ins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97CEBC" w14:textId="77777777" w:rsidR="00FC7230" w:rsidRPr="00047159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785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1786" w:author="Dalit Roth" w:date="2020-10-19T13:24:00Z">
              <w:r w:rsidRPr="00CD7E22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12408307</w:t>
              </w:r>
            </w:ins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E2CAD5" w14:textId="77777777" w:rsidR="00FC7230" w:rsidRPr="00047159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787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1788" w:author="Dalit Roth" w:date="2020-10-19T13:24:00Z">
              <w:r w:rsidRPr="00CD7E22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5000000</w:t>
              </w:r>
            </w:ins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8BFA44" w14:textId="77777777" w:rsidR="00FC7230" w:rsidRDefault="00FC7230" w:rsidP="00F758F6">
            <w:pPr>
              <w:jc w:val="center"/>
              <w:rPr>
                <w:ins w:id="1789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0CAE9D" w14:textId="77777777" w:rsidR="00FC7230" w:rsidRPr="00047159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1790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938171" w14:textId="77777777" w:rsidR="00FC7230" w:rsidRPr="00047159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791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1792" w:author="Dalit Roth" w:date="2020-10-19T13:24:00Z">
              <w:r w:rsidRPr="00CD7E22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20000000</w:t>
              </w:r>
            </w:ins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1D9C609" w14:textId="77777777" w:rsidR="00FC7230" w:rsidRDefault="00FC7230" w:rsidP="00F758F6">
            <w:pPr>
              <w:jc w:val="center"/>
              <w:rPr>
                <w:ins w:id="1793" w:author="Dalit Roth" w:date="2020-10-19T13:24:00Z"/>
                <w:rFonts w:ascii="Arial" w:hAnsi="Arial" w:cs="Arial"/>
                <w:color w:val="000000"/>
                <w:sz w:val="20"/>
                <w:szCs w:val="20"/>
              </w:rPr>
            </w:pPr>
            <w:ins w:id="1794" w:author="Dalit Roth" w:date="2020-10-19T13:2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Outliers=NA</w:t>
              </w:r>
            </w:ins>
          </w:p>
        </w:tc>
      </w:tr>
    </w:tbl>
    <w:p w14:paraId="3E4C93FC" w14:textId="77777777" w:rsidR="00FC7230" w:rsidRPr="00083667" w:rsidRDefault="00FC7230" w:rsidP="00FC7230">
      <w:pPr>
        <w:bidi/>
        <w:rPr>
          <w:ins w:id="1795" w:author="Dalit Roth" w:date="2020-10-19T13:24:00Z"/>
          <w:rFonts w:asciiTheme="minorBidi" w:hAnsiTheme="minorBidi"/>
          <w:rtl/>
        </w:rPr>
      </w:pPr>
      <w:ins w:id="1796" w:author="Dalit Roth" w:date="2020-10-19T13:24:00Z">
        <w:r>
          <w:rPr>
            <w:rFonts w:asciiTheme="minorBidi" w:hAnsiTheme="minorBidi" w:hint="cs"/>
            <w:rtl/>
          </w:rPr>
          <w:t>מדדי פיזור:</w:t>
        </w:r>
      </w:ins>
    </w:p>
    <w:p w14:paraId="1AD6000B" w14:textId="77777777" w:rsidR="00FC7230" w:rsidRPr="00A351F8" w:rsidRDefault="00FC7230" w:rsidP="00FC7230">
      <w:pPr>
        <w:bidi/>
        <w:rPr>
          <w:ins w:id="1797" w:author="Dalit Roth" w:date="2020-10-19T13:24:00Z"/>
          <w:rFonts w:ascii="Arial" w:hAnsi="Arial" w:cs="Arial"/>
          <w:b/>
          <w:bCs/>
          <w:u w:val="single"/>
          <w:rtl/>
        </w:rPr>
      </w:pPr>
    </w:p>
    <w:p w14:paraId="1ECC6324" w14:textId="77777777" w:rsidR="00FC7230" w:rsidRPr="007577A9" w:rsidRDefault="00FC7230" w:rsidP="00FC7230">
      <w:pPr>
        <w:bidi/>
        <w:spacing w:after="160" w:line="259" w:lineRule="auto"/>
        <w:rPr>
          <w:ins w:id="1798" w:author="Dalit Roth" w:date="2020-10-19T13:24:00Z"/>
          <w:rFonts w:asciiTheme="minorBidi" w:hAnsiTheme="minorBidi"/>
          <w:rtl/>
        </w:rPr>
      </w:pPr>
      <w:ins w:id="1799" w:author="Dalit Roth" w:date="2020-10-19T13:24:00Z">
        <w:r w:rsidRPr="00AF373F">
          <w:rPr>
            <w:rFonts w:asciiTheme="minorBidi" w:hAnsiTheme="minorBidi" w:hint="cs"/>
            <w:b/>
            <w:bCs/>
            <w:highlight w:val="yellow"/>
            <w:u w:val="single"/>
            <w:rtl/>
          </w:rPr>
          <w:t>ערכים חסרים</w:t>
        </w:r>
        <w:r w:rsidRPr="00AF373F">
          <w:rPr>
            <w:rFonts w:asciiTheme="minorBidi" w:hAnsiTheme="minorBidi" w:hint="cs"/>
            <w:rtl/>
          </w:rPr>
          <w:t>:</w:t>
        </w:r>
        <w:r w:rsidRPr="00AF373F">
          <w:rPr>
            <w:rFonts w:asciiTheme="minorBidi" w:hAnsiTheme="minorBidi" w:hint="cs"/>
          </w:rPr>
          <w:t xml:space="preserve"> </w:t>
        </w:r>
        <w:r>
          <w:rPr>
            <w:rFonts w:asciiTheme="minorBidi" w:hAnsiTheme="minorBidi" w:hint="cs"/>
            <w:rtl/>
          </w:rPr>
          <w:t xml:space="preserve">בבדיקה ראשונית </w:t>
        </w:r>
        <w:r w:rsidRPr="00AF373F">
          <w:rPr>
            <w:rFonts w:asciiTheme="minorBidi" w:hAnsiTheme="minorBidi" w:hint="cs"/>
            <w:rtl/>
          </w:rPr>
          <w:t>אין</w:t>
        </w:r>
        <w:r>
          <w:rPr>
            <w:rFonts w:asciiTheme="minorBidi" w:hAnsiTheme="minorBidi" w:hint="cs"/>
            <w:rtl/>
          </w:rPr>
          <w:t>!</w:t>
        </w:r>
      </w:ins>
    </w:p>
    <w:p w14:paraId="220417F3" w14:textId="77777777" w:rsidR="00FC7230" w:rsidRPr="007577A9" w:rsidRDefault="00FC7230" w:rsidP="00FC7230">
      <w:pPr>
        <w:bidi/>
        <w:rPr>
          <w:ins w:id="1800" w:author="Dalit Roth" w:date="2020-10-19T13:24:00Z"/>
          <w:rFonts w:asciiTheme="minorBidi" w:hAnsiTheme="minorBidi"/>
          <w:rtl/>
        </w:rPr>
      </w:pPr>
      <w:ins w:id="1801" w:author="Dalit Roth" w:date="2020-10-19T13:24:00Z">
        <w:r w:rsidRPr="008F1467">
          <w:rPr>
            <w:rFonts w:asciiTheme="minorBidi" w:hAnsiTheme="minorBidi" w:hint="cs"/>
            <w:b/>
            <w:bCs/>
            <w:highlight w:val="yellow"/>
            <w:rtl/>
          </w:rPr>
          <w:t>כמות ערכים חריגים</w:t>
        </w:r>
        <w:r w:rsidRPr="00CA23EB">
          <w:rPr>
            <w:rFonts w:asciiTheme="minorBidi" w:hAnsiTheme="minorBidi" w:hint="cs"/>
            <w:highlight w:val="yellow"/>
            <w:rtl/>
          </w:rPr>
          <w:t>:</w:t>
        </w:r>
        <w:r>
          <w:rPr>
            <w:rFonts w:asciiTheme="minorBidi" w:hAnsiTheme="minorBidi"/>
            <w:rtl/>
          </w:rPr>
          <w:tab/>
        </w:r>
        <w:r>
          <w:rPr>
            <w:rFonts w:asciiTheme="minorBidi" w:hAnsiTheme="minorBidi" w:hint="cs"/>
            <w:b/>
            <w:bCs/>
            <w:rtl/>
          </w:rPr>
          <w:t>758</w:t>
        </w:r>
        <w:r w:rsidRPr="00AF373F">
          <w:rPr>
            <w:rFonts w:asciiTheme="minorBidi" w:hAnsiTheme="minorBidi" w:hint="cs"/>
            <w:b/>
            <w:bCs/>
            <w:rtl/>
          </w:rPr>
          <w:t xml:space="preserve"> </w:t>
        </w:r>
        <w:r w:rsidRPr="00AF373F">
          <w:rPr>
            <w:rFonts w:asciiTheme="minorBidi" w:hAnsiTheme="minorBidi"/>
            <w:b/>
            <w:bCs/>
            <w:rtl/>
          </w:rPr>
          <w:t>–</w:t>
        </w:r>
        <w:r w:rsidRPr="00AF373F">
          <w:rPr>
            <w:rFonts w:asciiTheme="minorBidi" w:hAnsiTheme="minorBidi" w:hint="cs"/>
            <w:b/>
            <w:bCs/>
            <w:rtl/>
          </w:rPr>
          <w:t xml:space="preserve"> על פי חישוב סטטיסטי</w:t>
        </w:r>
        <w:r>
          <w:rPr>
            <w:rFonts w:asciiTheme="minorBidi" w:hAnsiTheme="minorBidi" w:hint="cs"/>
            <w:rtl/>
          </w:rPr>
          <w:t xml:space="preserve"> </w:t>
        </w:r>
      </w:ins>
    </w:p>
    <w:p w14:paraId="12177DC7" w14:textId="77777777" w:rsidR="00FC7230" w:rsidRDefault="00FC7230" w:rsidP="00FC7230">
      <w:pPr>
        <w:bidi/>
        <w:rPr>
          <w:ins w:id="1802" w:author="Dalit Roth" w:date="2020-10-19T13:24:00Z"/>
          <w:rFonts w:asciiTheme="minorBidi" w:hAnsiTheme="minorBidi"/>
          <w:rtl/>
        </w:rPr>
      </w:pPr>
      <w:ins w:id="1803" w:author="Dalit Roth" w:date="2020-10-19T13:24:00Z">
        <w:r w:rsidRPr="00472049">
          <w:rPr>
            <w:rFonts w:asciiTheme="minorBidi" w:hAnsiTheme="minorBidi" w:hint="cs"/>
            <w:b/>
            <w:bCs/>
            <w:u w:val="single"/>
            <w:rtl/>
          </w:rPr>
          <w:t>תצוגה גרפית</w:t>
        </w:r>
        <w:r>
          <w:rPr>
            <w:rFonts w:asciiTheme="minorBidi" w:hAnsiTheme="minorBidi" w:hint="cs"/>
            <w:b/>
            <w:bCs/>
            <w:u w:val="single"/>
            <w:rtl/>
          </w:rPr>
          <w:t xml:space="preserve"> (אחרי הפיכת ה 0 ל </w:t>
        </w:r>
        <w:r>
          <w:rPr>
            <w:rFonts w:asciiTheme="minorBidi" w:hAnsiTheme="minorBidi" w:hint="cs"/>
            <w:b/>
            <w:bCs/>
            <w:u w:val="single"/>
          </w:rPr>
          <w:t>NA</w:t>
        </w:r>
        <w:r>
          <w:rPr>
            <w:rFonts w:asciiTheme="minorBidi" w:hAnsiTheme="minorBidi" w:hint="cs"/>
            <w:b/>
            <w:bCs/>
            <w:u w:val="single"/>
            <w:rtl/>
          </w:rPr>
          <w:t>)</w:t>
        </w:r>
        <w:r w:rsidRPr="00472049">
          <w:rPr>
            <w:rFonts w:asciiTheme="minorBidi" w:hAnsiTheme="minorBidi" w:hint="cs"/>
            <w:b/>
            <w:bCs/>
            <w:u w:val="single"/>
            <w:rtl/>
          </w:rPr>
          <w:t>:</w:t>
        </w:r>
        <w:r w:rsidRPr="00472049">
          <w:rPr>
            <w:rFonts w:asciiTheme="minorBidi" w:hAnsiTheme="minorBidi"/>
          </w:rPr>
          <w:t xml:space="preserve"> </w:t>
        </w:r>
        <w:r w:rsidRPr="00472049">
          <w:rPr>
            <w:rFonts w:asciiTheme="minorBidi" w:hAnsiTheme="minorBidi" w:hint="cs"/>
            <w:rtl/>
          </w:rPr>
          <w:t>התפלגות</w:t>
        </w:r>
        <w:r w:rsidRPr="008F1467">
          <w:rPr>
            <w:rFonts w:asciiTheme="minorBidi" w:hAnsiTheme="minorBidi" w:hint="cs"/>
            <w:b/>
            <w:bCs/>
            <w:rtl/>
          </w:rPr>
          <w:t xml:space="preserve"> </w:t>
        </w:r>
        <w:r w:rsidRPr="008F1467">
          <w:rPr>
            <w:rFonts w:asciiTheme="minorBidi" w:hAnsiTheme="minorBidi"/>
            <w:b/>
            <w:bCs/>
            <w:rtl/>
          </w:rPr>
          <w:t>–</w:t>
        </w:r>
        <w:r>
          <w:rPr>
            <w:rFonts w:asciiTheme="minorBidi" w:hAnsiTheme="minorBidi" w:hint="cs"/>
            <w:rtl/>
          </w:rPr>
          <w:t xml:space="preserve">  </w:t>
        </w:r>
        <w:r>
          <w:rPr>
            <w:rFonts w:asciiTheme="minorBidi" w:hAnsiTheme="minorBidi"/>
          </w:rPr>
          <w:t>left tail</w:t>
        </w:r>
        <w:r>
          <w:rPr>
            <w:rFonts w:asciiTheme="minorBidi" w:hAnsiTheme="minorBidi" w:hint="cs"/>
            <w:rtl/>
          </w:rPr>
          <w:t xml:space="preserve"> (לאחר שנעשה טרנספורמציית </w:t>
        </w:r>
        <w:r>
          <w:rPr>
            <w:rFonts w:asciiTheme="minorBidi" w:hAnsiTheme="minorBidi" w:hint="cs"/>
          </w:rPr>
          <w:t>LOG</w:t>
        </w:r>
        <w:r>
          <w:rPr>
            <w:rFonts w:asciiTheme="minorBidi" w:hAnsiTheme="minorBidi" w:hint="cs"/>
            <w:rtl/>
          </w:rPr>
          <w:t>), פיזור אחיד לאורך האינדקס</w:t>
        </w:r>
      </w:ins>
    </w:p>
    <w:p w14:paraId="2A40ED1F" w14:textId="77777777" w:rsidR="00FC7230" w:rsidRDefault="00FC7230" w:rsidP="00FC7230">
      <w:pPr>
        <w:bidi/>
        <w:rPr>
          <w:ins w:id="1804" w:author="Dalit Roth" w:date="2020-10-19T13:24:00Z"/>
          <w:rFonts w:asciiTheme="minorBidi" w:hAnsiTheme="minorBidi"/>
          <w:rtl/>
        </w:rPr>
      </w:pPr>
      <w:ins w:id="1805" w:author="Dalit Roth" w:date="2020-10-19T13:24:00Z">
        <w:r w:rsidRPr="002C2A05">
          <w:rPr>
            <w:rFonts w:asciiTheme="minorBidi" w:hAnsiTheme="minorBidi"/>
            <w:b/>
            <w:bCs/>
            <w:noProof/>
            <w:u w:val="single"/>
            <w:rtl/>
          </w:rPr>
          <mc:AlternateContent>
            <mc:Choice Requires="wps">
              <w:drawing>
                <wp:anchor distT="45720" distB="45720" distL="114300" distR="114300" simplePos="0" relativeHeight="251794944" behindDoc="0" locked="0" layoutInCell="1" allowOverlap="1" wp14:anchorId="488AFC6D" wp14:editId="7B5B0D2C">
                  <wp:simplePos x="0" y="0"/>
                  <wp:positionH relativeFrom="column">
                    <wp:posOffset>525145</wp:posOffset>
                  </wp:positionH>
                  <wp:positionV relativeFrom="paragraph">
                    <wp:posOffset>134620</wp:posOffset>
                  </wp:positionV>
                  <wp:extent cx="1475105" cy="1404620"/>
                  <wp:effectExtent l="0" t="0" r="10795" b="10160"/>
                  <wp:wrapSquare wrapText="bothSides"/>
                  <wp:docPr id="71" name="תיבת טקסט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147510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78F3FC" w14:textId="77777777" w:rsidR="00F758F6" w:rsidRDefault="00F758F6" w:rsidP="00FC7230">
                              <w:pPr>
                                <w:bidi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אחרי הסרת ערכי קיצון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488AFC6D" id="_x0000_s1028" type="#_x0000_t202" style="position:absolute;left:0;text-align:left;margin-left:41.35pt;margin-top:10.6pt;width:116.15pt;height:110.6pt;flip:x;z-index:25179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">
                  <v:textbox style="mso-fit-shape-to-text:t">
                    <w:txbxContent>
                      <w:p w14:paraId="0378F3FC" w14:textId="77777777" w:rsidR="00F758F6" w:rsidRDefault="00F758F6" w:rsidP="00FC7230">
                        <w:pPr>
                          <w:bidi/>
                        </w:pPr>
                        <w:r>
                          <w:rPr>
                            <w:rFonts w:hint="cs"/>
                            <w:rtl/>
                          </w:rPr>
                          <w:t>אחרי הסרת ערכי קיצון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Pr="002C2A05">
          <w:rPr>
            <w:rFonts w:asciiTheme="minorBidi" w:hAnsiTheme="minorBidi"/>
            <w:b/>
            <w:bCs/>
            <w:noProof/>
            <w:u w:val="single"/>
            <w:rtl/>
          </w:rPr>
          <mc:AlternateContent>
            <mc:Choice Requires="wps">
              <w:drawing>
                <wp:anchor distT="45720" distB="45720" distL="114300" distR="114300" simplePos="0" relativeHeight="251793920" behindDoc="0" locked="0" layoutInCell="1" allowOverlap="1" wp14:anchorId="6030BA19" wp14:editId="6F154F3C">
                  <wp:simplePos x="0" y="0"/>
                  <wp:positionH relativeFrom="column">
                    <wp:posOffset>2653030</wp:posOffset>
                  </wp:positionH>
                  <wp:positionV relativeFrom="paragraph">
                    <wp:posOffset>121285</wp:posOffset>
                  </wp:positionV>
                  <wp:extent cx="529590" cy="1404620"/>
                  <wp:effectExtent l="0" t="0" r="22860" b="10160"/>
                  <wp:wrapSquare wrapText="bothSides"/>
                  <wp:docPr id="72" name="תיבת טקסט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2959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D29037" w14:textId="77777777" w:rsidR="00F758F6" w:rsidRDefault="00F758F6" w:rsidP="00FC7230">
                              <w:pPr>
                                <w:jc w:val="right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לפני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6030BA19" id="_x0000_s1029" type="#_x0000_t202" style="position:absolute;left:0;text-align:left;margin-left:208.9pt;margin-top:9.55pt;width:41.7pt;height:110.6pt;flip:x;z-index:25179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">
                  <v:textbox style="mso-fit-shape-to-text:t">
                    <w:txbxContent>
                      <w:p w14:paraId="4AD29037" w14:textId="77777777" w:rsidR="00F758F6" w:rsidRDefault="00F758F6" w:rsidP="00FC7230">
                        <w:pPr>
                          <w:jc w:val="right"/>
                        </w:pPr>
                        <w:r>
                          <w:rPr>
                            <w:rFonts w:hint="cs"/>
                            <w:rtl/>
                          </w:rPr>
                          <w:t>לפני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inline distT="0" distB="0" distL="0" distR="0" wp14:anchorId="2E275CB7" wp14:editId="1F8DB38D">
                  <wp:extent cx="304800" cy="304800"/>
                  <wp:effectExtent l="0" t="0" r="0" b="0"/>
                  <wp:docPr id="87" name="מלבן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E2800DA" id="מלבן 8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BShfOz0AQAAxQMAAA4AAAAAAAAAAAAAAAAALgIAAGRycy9lMm9E&#10;b2MueG1sUEsBAi0AFAAGAAgAAAAhAEyg6SzYAAAAAwEAAA8AAAAAAAAAAAAAAAAATgQAAGRycy9k&#10;b3ducmV2LnhtbFBLBQYAAAAABAAEAPMAAABTBQAAAAA=&#10;" filled="f" stroked="f">
                  <o:lock v:ext="edit" aspectratio="t"/>
                  <w10:wrap anchorx="page"/>
                  <w10:anchorlock/>
                </v:rect>
              </w:pict>
            </mc:Fallback>
          </mc:AlternateContent>
        </w:r>
        <w:r>
          <w:rPr>
            <w:rFonts w:asciiTheme="minorBidi" w:hAnsiTheme="minorBidi"/>
            <w:rtl/>
          </w:rPr>
          <w:tab/>
        </w:r>
        <w:r>
          <w:rPr>
            <w:rFonts w:asciiTheme="minorBidi" w:hAnsiTheme="minorBidi"/>
            <w:rtl/>
          </w:rPr>
          <w:tab/>
        </w:r>
      </w:ins>
    </w:p>
    <w:p w14:paraId="17D59016" w14:textId="77777777" w:rsidR="00FC7230" w:rsidRDefault="00FC7230" w:rsidP="00FC7230">
      <w:pPr>
        <w:bidi/>
        <w:rPr>
          <w:ins w:id="1806" w:author="Dalit Roth" w:date="2020-10-19T13:24:00Z"/>
          <w:rFonts w:asciiTheme="minorBidi" w:hAnsiTheme="minorBidi"/>
          <w:b/>
          <w:bCs/>
          <w:highlight w:val="yellow"/>
          <w:rtl/>
        </w:rPr>
      </w:pPr>
      <w:ins w:id="1807" w:author="Dalit Roth" w:date="2020-10-19T13:24:00Z">
        <w:r w:rsidRPr="001869F7">
          <w:rPr>
            <w:noProof/>
          </w:rPr>
          <w:drawing>
            <wp:anchor distT="0" distB="0" distL="114300" distR="114300" simplePos="0" relativeHeight="251796992" behindDoc="0" locked="0" layoutInCell="1" allowOverlap="1" wp14:anchorId="61CC92A7" wp14:editId="1A2DDA5A">
              <wp:simplePos x="0" y="0"/>
              <wp:positionH relativeFrom="column">
                <wp:posOffset>2076450</wp:posOffset>
              </wp:positionH>
              <wp:positionV relativeFrom="paragraph">
                <wp:posOffset>136525</wp:posOffset>
              </wp:positionV>
              <wp:extent cx="1784350" cy="1839595"/>
              <wp:effectExtent l="0" t="0" r="6350" b="8255"/>
              <wp:wrapNone/>
              <wp:docPr id="93" name="תמונה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84350" cy="1839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1869F7">
          <w:rPr>
            <w:noProof/>
          </w:rPr>
          <w:drawing>
            <wp:anchor distT="0" distB="0" distL="114300" distR="114300" simplePos="0" relativeHeight="251798016" behindDoc="0" locked="0" layoutInCell="1" allowOverlap="1" wp14:anchorId="563AD285" wp14:editId="6C1E7606">
              <wp:simplePos x="0" y="0"/>
              <wp:positionH relativeFrom="column">
                <wp:posOffset>275730</wp:posOffset>
              </wp:positionH>
              <wp:positionV relativeFrom="paragraph">
                <wp:posOffset>126365</wp:posOffset>
              </wp:positionV>
              <wp:extent cx="1765300" cy="1820689"/>
              <wp:effectExtent l="0" t="0" r="6350" b="8255"/>
              <wp:wrapNone/>
              <wp:docPr id="97" name="תמונה 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65300" cy="18206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7920AB">
          <w:rPr>
            <w:rFonts w:asciiTheme="minorBidi" w:hAnsiTheme="minorBidi"/>
            <w:b/>
            <w:bCs/>
            <w:noProof/>
            <w:highlight w:val="yellow"/>
            <w:rtl/>
          </w:rPr>
          <w:drawing>
            <wp:anchor distT="0" distB="0" distL="114300" distR="114300" simplePos="0" relativeHeight="251792896" behindDoc="0" locked="0" layoutInCell="1" allowOverlap="1" wp14:anchorId="22DEA8DA" wp14:editId="67A2C162">
              <wp:simplePos x="0" y="0"/>
              <wp:positionH relativeFrom="column">
                <wp:posOffset>3937635</wp:posOffset>
              </wp:positionH>
              <wp:positionV relativeFrom="paragraph">
                <wp:posOffset>46355</wp:posOffset>
              </wp:positionV>
              <wp:extent cx="1701185" cy="1720850"/>
              <wp:effectExtent l="0" t="0" r="0" b="0"/>
              <wp:wrapNone/>
              <wp:docPr id="101" name="תמונה 1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144" b="33861"/>
                      <a:stretch/>
                    </pic:blipFill>
                    <pic:spPr bwMode="auto">
                      <a:xfrm>
                        <a:off x="0" y="0"/>
                        <a:ext cx="1701185" cy="1720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7055CF4" w14:textId="77777777" w:rsidR="00FC7230" w:rsidRDefault="00FC7230" w:rsidP="00FC7230">
      <w:pPr>
        <w:bidi/>
        <w:rPr>
          <w:ins w:id="1808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23CBE8FD" w14:textId="77777777" w:rsidR="00FC7230" w:rsidRDefault="00FC7230" w:rsidP="00FC7230">
      <w:pPr>
        <w:bidi/>
        <w:rPr>
          <w:ins w:id="1809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60B5FE8F" w14:textId="77777777" w:rsidR="00FC7230" w:rsidRDefault="00FC7230" w:rsidP="00FC7230">
      <w:pPr>
        <w:bidi/>
        <w:rPr>
          <w:ins w:id="1810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40F3AD2F" w14:textId="77777777" w:rsidR="00FC7230" w:rsidRDefault="00FC7230" w:rsidP="00FC7230">
      <w:pPr>
        <w:bidi/>
        <w:rPr>
          <w:ins w:id="1811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5F47B9DE" w14:textId="77777777" w:rsidR="00FC7230" w:rsidRDefault="00FC7230" w:rsidP="00FC7230">
      <w:pPr>
        <w:bidi/>
        <w:rPr>
          <w:ins w:id="1812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5DB252A9" w14:textId="77777777" w:rsidR="00FC7230" w:rsidRDefault="00FC7230" w:rsidP="00FC7230">
      <w:pPr>
        <w:bidi/>
        <w:rPr>
          <w:ins w:id="1813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1D1A1582" w14:textId="77777777" w:rsidR="00FC7230" w:rsidRDefault="00FC7230" w:rsidP="00FC7230">
      <w:pPr>
        <w:bidi/>
        <w:rPr>
          <w:ins w:id="1814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0CB7D639" w14:textId="77777777" w:rsidR="00FC7230" w:rsidRDefault="00FC7230" w:rsidP="00FC7230">
      <w:pPr>
        <w:bidi/>
        <w:rPr>
          <w:ins w:id="1815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03A212D1" w14:textId="77777777" w:rsidR="00FC7230" w:rsidRDefault="00FC7230" w:rsidP="00FC7230">
      <w:pPr>
        <w:bidi/>
        <w:rPr>
          <w:ins w:id="1816" w:author="Dalit Roth" w:date="2020-10-19T13:24:00Z"/>
          <w:rFonts w:asciiTheme="minorBidi" w:hAnsiTheme="minorBidi"/>
          <w:b/>
          <w:bCs/>
          <w:highlight w:val="yellow"/>
          <w:rtl/>
        </w:rPr>
      </w:pPr>
      <w:ins w:id="1817" w:author="Dalit Roth" w:date="2020-10-19T13:24:00Z">
        <w:r w:rsidRPr="00212FC1">
          <w:t xml:space="preserve"> </w:t>
        </w:r>
      </w:ins>
    </w:p>
    <w:p w14:paraId="7BB881B0" w14:textId="77777777" w:rsidR="00FC7230" w:rsidRDefault="00FC7230" w:rsidP="00FC7230">
      <w:pPr>
        <w:bidi/>
        <w:rPr>
          <w:ins w:id="1818" w:author="Dalit Roth" w:date="2020-10-19T13:24:00Z"/>
          <w:rFonts w:asciiTheme="minorBidi" w:hAnsiTheme="minorBidi"/>
          <w:b/>
          <w:bCs/>
          <w:highlight w:val="yellow"/>
          <w:rtl/>
        </w:rPr>
      </w:pPr>
      <w:ins w:id="1819" w:author="Dalit Roth" w:date="2020-10-19T13:24:00Z">
        <w:r w:rsidRPr="007920AB">
          <w:rPr>
            <w:rFonts w:asciiTheme="minorBidi" w:hAnsiTheme="minorBidi"/>
            <w:b/>
            <w:bCs/>
            <w:noProof/>
            <w:highlight w:val="yellow"/>
            <w:rtl/>
          </w:rPr>
          <w:drawing>
            <wp:anchor distT="0" distB="0" distL="114300" distR="114300" simplePos="0" relativeHeight="251791872" behindDoc="0" locked="0" layoutInCell="1" allowOverlap="1" wp14:anchorId="51E2A0FB" wp14:editId="69E1BA85">
              <wp:simplePos x="0" y="0"/>
              <wp:positionH relativeFrom="margin">
                <wp:posOffset>2133600</wp:posOffset>
              </wp:positionH>
              <wp:positionV relativeFrom="paragraph">
                <wp:posOffset>6350</wp:posOffset>
              </wp:positionV>
              <wp:extent cx="1755216" cy="1746250"/>
              <wp:effectExtent l="0" t="0" r="0" b="6350"/>
              <wp:wrapNone/>
              <wp:docPr id="105" name="תמונה 1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542" b="35329"/>
                      <a:stretch/>
                    </pic:blipFill>
                    <pic:spPr bwMode="auto">
                      <a:xfrm>
                        <a:off x="0" y="0"/>
                        <a:ext cx="1759461" cy="17504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D7E22">
          <w:rPr>
            <w:rFonts w:asciiTheme="minorBidi" w:hAnsiTheme="minorBidi"/>
            <w:b/>
            <w:bCs/>
            <w:noProof/>
            <w:highlight w:val="yellow"/>
            <w:rtl/>
          </w:rPr>
          <w:drawing>
            <wp:anchor distT="0" distB="0" distL="114300" distR="114300" simplePos="0" relativeHeight="251795968" behindDoc="0" locked="0" layoutInCell="1" allowOverlap="1" wp14:anchorId="79162511" wp14:editId="13BD6C11">
              <wp:simplePos x="0" y="0"/>
              <wp:positionH relativeFrom="column">
                <wp:posOffset>254000</wp:posOffset>
              </wp:positionH>
              <wp:positionV relativeFrom="paragraph">
                <wp:posOffset>6350</wp:posOffset>
              </wp:positionV>
              <wp:extent cx="1765300" cy="1819275"/>
              <wp:effectExtent l="0" t="0" r="6350" b="9525"/>
              <wp:wrapThrough wrapText="bothSides">
                <wp:wrapPolygon edited="0">
                  <wp:start x="0" y="0"/>
                  <wp:lineTo x="0" y="21487"/>
                  <wp:lineTo x="21445" y="21487"/>
                  <wp:lineTo x="21445" y="0"/>
                  <wp:lineTo x="0" y="0"/>
                </wp:wrapPolygon>
              </wp:wrapThrough>
              <wp:docPr id="107" name="תמונה 1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783" b="33839"/>
                      <a:stretch/>
                    </pic:blipFill>
                    <pic:spPr bwMode="auto">
                      <a:xfrm>
                        <a:off x="0" y="0"/>
                        <a:ext cx="1765300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0542BC1" w14:textId="77777777" w:rsidR="00FC7230" w:rsidRDefault="00FC7230" w:rsidP="00FC7230">
      <w:pPr>
        <w:bidi/>
        <w:rPr>
          <w:ins w:id="1820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681F7DD4" w14:textId="77777777" w:rsidR="00FC7230" w:rsidRDefault="00FC7230" w:rsidP="00FC7230">
      <w:pPr>
        <w:bidi/>
        <w:rPr>
          <w:ins w:id="1821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1B2B0B74" w14:textId="77777777" w:rsidR="00FC7230" w:rsidRDefault="00FC7230" w:rsidP="00FC7230">
      <w:pPr>
        <w:bidi/>
        <w:rPr>
          <w:ins w:id="1822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5D632805" w14:textId="77777777" w:rsidR="00FC7230" w:rsidRDefault="00FC7230" w:rsidP="00FC7230">
      <w:pPr>
        <w:bidi/>
        <w:rPr>
          <w:ins w:id="1823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40034193" w14:textId="77777777" w:rsidR="00FC7230" w:rsidRDefault="00FC7230" w:rsidP="00FC7230">
      <w:pPr>
        <w:bidi/>
        <w:rPr>
          <w:ins w:id="1824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57F7849C" w14:textId="77777777" w:rsidR="00FC7230" w:rsidRDefault="00FC7230" w:rsidP="00FC7230">
      <w:pPr>
        <w:bidi/>
        <w:rPr>
          <w:ins w:id="1825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4DA73734" w14:textId="77777777" w:rsidR="00FC7230" w:rsidRDefault="00FC7230" w:rsidP="00FC7230">
      <w:pPr>
        <w:bidi/>
        <w:rPr>
          <w:ins w:id="1826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22FD9A43" w14:textId="77777777" w:rsidR="00FC7230" w:rsidRDefault="00FC7230" w:rsidP="00FC7230">
      <w:pPr>
        <w:bidi/>
        <w:rPr>
          <w:ins w:id="1827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7613C40B" w14:textId="77777777" w:rsidR="00FC7230" w:rsidRDefault="00FC7230" w:rsidP="00FC7230">
      <w:pPr>
        <w:bidi/>
        <w:rPr>
          <w:ins w:id="1828" w:author="Dalit Roth" w:date="2020-10-19T13:24:00Z"/>
          <w:rFonts w:asciiTheme="minorBidi" w:hAnsiTheme="minorBidi"/>
          <w:b/>
          <w:bCs/>
          <w:u w:val="single"/>
          <w:rtl/>
        </w:rPr>
      </w:pPr>
      <w:ins w:id="1829" w:author="Dalit Roth" w:date="2020-10-19T13:24:00Z">
        <w:r w:rsidRPr="00F72584">
          <w:rPr>
            <w:rFonts w:asciiTheme="minorBidi" w:hAnsiTheme="minorBidi" w:hint="cs"/>
            <w:b/>
            <w:bCs/>
            <w:noProof/>
            <w:rtl/>
          </w:rPr>
          <w:drawing>
            <wp:anchor distT="0" distB="0" distL="114300" distR="114300" simplePos="0" relativeHeight="251800064" behindDoc="0" locked="0" layoutInCell="1" allowOverlap="1" wp14:anchorId="4503C692" wp14:editId="64E7834B">
              <wp:simplePos x="0" y="0"/>
              <wp:positionH relativeFrom="column">
                <wp:posOffset>12700</wp:posOffset>
              </wp:positionH>
              <wp:positionV relativeFrom="paragraph">
                <wp:posOffset>29210</wp:posOffset>
              </wp:positionV>
              <wp:extent cx="1733550" cy="1789024"/>
              <wp:effectExtent l="0" t="0" r="0" b="1905"/>
              <wp:wrapNone/>
              <wp:docPr id="109" name="תמונה 1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301" b="33225"/>
                      <a:stretch/>
                    </pic:blipFill>
                    <pic:spPr bwMode="auto">
                      <a:xfrm>
                        <a:off x="0" y="0"/>
                        <a:ext cx="1733550" cy="17890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1869F7">
          <w:rPr>
            <w:rFonts w:asciiTheme="minorBidi" w:hAnsiTheme="minorBidi"/>
            <w:b/>
            <w:bCs/>
            <w:noProof/>
            <w:highlight w:val="yellow"/>
            <w:rtl/>
          </w:rPr>
          <w:drawing>
            <wp:anchor distT="0" distB="0" distL="114300" distR="114300" simplePos="0" relativeHeight="251799040" behindDoc="0" locked="0" layoutInCell="1" allowOverlap="1" wp14:anchorId="53611C54" wp14:editId="20A4BA27">
              <wp:simplePos x="0" y="0"/>
              <wp:positionH relativeFrom="margin">
                <wp:posOffset>299720</wp:posOffset>
              </wp:positionH>
              <wp:positionV relativeFrom="paragraph">
                <wp:posOffset>86360</wp:posOffset>
              </wp:positionV>
              <wp:extent cx="1712203" cy="1752600"/>
              <wp:effectExtent l="0" t="0" r="2540" b="0"/>
              <wp:wrapNone/>
              <wp:docPr id="111" name="תמונה 1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662" b="34158"/>
                      <a:stretch/>
                    </pic:blipFill>
                    <pic:spPr bwMode="auto">
                      <a:xfrm>
                        <a:off x="0" y="0"/>
                        <a:ext cx="1712203" cy="175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6F54D3AD" w14:textId="77777777" w:rsidR="00FC7230" w:rsidRDefault="00FC7230" w:rsidP="00FC7230">
      <w:pPr>
        <w:bidi/>
        <w:rPr>
          <w:ins w:id="1830" w:author="Dalit Roth" w:date="2020-10-19T13:24:00Z"/>
          <w:rFonts w:asciiTheme="minorBidi" w:hAnsiTheme="minorBidi"/>
          <w:b/>
          <w:bCs/>
          <w:u w:val="single"/>
          <w:rtl/>
        </w:rPr>
      </w:pPr>
    </w:p>
    <w:p w14:paraId="24499374" w14:textId="77777777" w:rsidR="00FC7230" w:rsidRDefault="00FC7230" w:rsidP="00FC7230">
      <w:pPr>
        <w:bidi/>
        <w:rPr>
          <w:ins w:id="1831" w:author="Dalit Roth" w:date="2020-10-19T13:24:00Z"/>
          <w:rFonts w:asciiTheme="minorBidi" w:hAnsiTheme="minorBidi"/>
          <w:b/>
          <w:bCs/>
          <w:u w:val="single"/>
          <w:rtl/>
        </w:rPr>
      </w:pPr>
    </w:p>
    <w:p w14:paraId="35AA8981" w14:textId="77777777" w:rsidR="00FC7230" w:rsidRDefault="00FC7230" w:rsidP="00FC7230">
      <w:pPr>
        <w:bidi/>
        <w:spacing w:after="160" w:line="259" w:lineRule="auto"/>
        <w:rPr>
          <w:ins w:id="1832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6A69F4D3" w14:textId="77777777" w:rsidR="00FC7230" w:rsidRDefault="00FC7230" w:rsidP="00FC7230">
      <w:pPr>
        <w:bidi/>
        <w:spacing w:after="160" w:line="259" w:lineRule="auto"/>
        <w:rPr>
          <w:ins w:id="1833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7DE2301E" w14:textId="77777777" w:rsidR="00FC7230" w:rsidRDefault="00FC7230" w:rsidP="00FC7230">
      <w:pPr>
        <w:bidi/>
        <w:spacing w:after="160" w:line="259" w:lineRule="auto"/>
        <w:rPr>
          <w:ins w:id="1834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695CFD8F" w14:textId="77777777" w:rsidR="00FC7230" w:rsidRDefault="00FC7230" w:rsidP="00FC7230">
      <w:pPr>
        <w:bidi/>
        <w:spacing w:after="160" w:line="259" w:lineRule="auto"/>
        <w:rPr>
          <w:ins w:id="1835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2F785129" w14:textId="77777777" w:rsidR="00FC7230" w:rsidRDefault="00FC7230" w:rsidP="00FC7230">
      <w:pPr>
        <w:bidi/>
        <w:rPr>
          <w:ins w:id="1836" w:author="Dalit Roth" w:date="2020-10-19T13:24:00Z"/>
          <w:rFonts w:asciiTheme="minorBidi" w:hAnsiTheme="minorBidi"/>
          <w:b/>
          <w:bCs/>
          <w:highlight w:val="yellow"/>
          <w:rtl/>
        </w:rPr>
      </w:pPr>
    </w:p>
    <w:p w14:paraId="35CE4F30" w14:textId="77777777" w:rsidR="00FC7230" w:rsidRPr="00C33D60" w:rsidRDefault="00FC7230" w:rsidP="00FC7230">
      <w:pPr>
        <w:bidi/>
        <w:spacing w:line="276" w:lineRule="auto"/>
        <w:rPr>
          <w:ins w:id="1837" w:author="Dalit Roth" w:date="2020-10-19T13:24:00Z"/>
          <w:rFonts w:asciiTheme="minorBidi" w:hAnsiTheme="minorBidi" w:cstheme="minorBidi"/>
          <w:u w:val="single"/>
          <w:rtl/>
        </w:rPr>
      </w:pPr>
      <w:ins w:id="1838" w:author="Dalit Roth" w:date="2020-10-19T13:24:00Z">
        <w:r>
          <w:rPr>
            <w:rFonts w:asciiTheme="minorBidi" w:hAnsiTheme="minorBidi" w:cstheme="minorBidi"/>
            <w:u w:val="single"/>
          </w:rPr>
          <w:t>Spearman’s correlation</w:t>
        </w:r>
        <w:r>
          <w:rPr>
            <w:rFonts w:asciiTheme="minorBidi" w:hAnsiTheme="minorBidi" w:cstheme="minorBidi" w:hint="cs"/>
            <w:u w:val="single"/>
            <w:rtl/>
          </w:rPr>
          <w:t xml:space="preserve"> </w:t>
        </w:r>
        <w:r>
          <w:rPr>
            <w:rFonts w:asciiTheme="minorBidi" w:hAnsiTheme="minorBidi" w:cstheme="minorBidi"/>
            <w:u w:val="single"/>
            <w:rtl/>
          </w:rPr>
          <w:t>–</w:t>
        </w:r>
        <w:r>
          <w:rPr>
            <w:rFonts w:asciiTheme="minorBidi" w:hAnsiTheme="minorBidi" w:cstheme="minorBidi" w:hint="cs"/>
            <w:u w:val="single"/>
            <w:rtl/>
          </w:rPr>
          <w:t xml:space="preserve"> לפני ואחרי הפיכת ה 0 ל </w:t>
        </w:r>
        <w:r>
          <w:rPr>
            <w:rFonts w:asciiTheme="minorBidi" w:hAnsiTheme="minorBidi" w:cstheme="minorBidi" w:hint="cs"/>
            <w:u w:val="single"/>
          </w:rPr>
          <w:t>NA</w:t>
        </w:r>
      </w:ins>
    </w:p>
    <w:tbl>
      <w:tblPr>
        <w:tblStyle w:val="a4"/>
        <w:tblW w:w="9215" w:type="dxa"/>
        <w:tblInd w:w="-431" w:type="dxa"/>
        <w:tblLook w:val="04A0" w:firstRow="1" w:lastRow="0" w:firstColumn="1" w:lastColumn="0" w:noHBand="0" w:noVBand="1"/>
      </w:tblPr>
      <w:tblGrid>
        <w:gridCol w:w="2269"/>
        <w:gridCol w:w="1994"/>
        <w:gridCol w:w="2380"/>
        <w:gridCol w:w="2572"/>
      </w:tblGrid>
      <w:tr w:rsidR="00FC7230" w14:paraId="3AC9AC20" w14:textId="77777777" w:rsidTr="00F758F6">
        <w:trPr>
          <w:trHeight w:val="349"/>
          <w:ins w:id="1839" w:author="Dalit Roth" w:date="2020-10-19T13:24:00Z"/>
        </w:trPr>
        <w:tc>
          <w:tcPr>
            <w:tcW w:w="2269" w:type="dxa"/>
          </w:tcPr>
          <w:p w14:paraId="46C0AE3E" w14:textId="77777777" w:rsidR="00FC7230" w:rsidRPr="00A351F8" w:rsidRDefault="00FC7230" w:rsidP="00F758F6">
            <w:pPr>
              <w:pStyle w:val="HTML"/>
              <w:shd w:val="clear" w:color="auto" w:fill="FFFFFF"/>
              <w:wordWrap w:val="0"/>
              <w:rPr>
                <w:ins w:id="1840" w:author="Dalit Roth" w:date="2020-10-19T13:24:00Z"/>
                <w:rFonts w:ascii="Lucida Console" w:hAnsi="Lucida Console"/>
                <w:color w:val="000000"/>
                <w:bdr w:val="none" w:sz="0" w:space="0" w:color="auto" w:frame="1"/>
              </w:rPr>
            </w:pPr>
            <w:ins w:id="1841" w:author="Dalit Roth" w:date="2020-10-19T13:24:00Z">
              <w:r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t>rho =</w:t>
              </w:r>
              <w:r>
                <w:rPr>
                  <w:rStyle w:val="HTML0"/>
                  <w:rFonts w:ascii="Lucida Console" w:eastAsiaTheme="minorHAnsi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A351F8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0.6910078 </w:t>
              </w:r>
            </w:ins>
          </w:p>
          <w:p w14:paraId="68E95723" w14:textId="77777777" w:rsidR="00FC7230" w:rsidRDefault="00FC7230" w:rsidP="00F758F6">
            <w:pPr>
              <w:pStyle w:val="HTML"/>
              <w:shd w:val="clear" w:color="auto" w:fill="FFFFFF"/>
              <w:wordWrap w:val="0"/>
              <w:rPr>
                <w:ins w:id="1842" w:author="Dalit Roth" w:date="2020-10-19T13:24:00Z"/>
                <w:rFonts w:asciiTheme="minorBidi" w:hAnsiTheme="minorBidi" w:cstheme="minorBidi"/>
                <w:u w:val="single"/>
              </w:rPr>
            </w:pPr>
          </w:p>
        </w:tc>
        <w:tc>
          <w:tcPr>
            <w:tcW w:w="1994" w:type="dxa"/>
          </w:tcPr>
          <w:p w14:paraId="5AC0D904" w14:textId="77777777" w:rsidR="00FC7230" w:rsidRPr="00A351F8" w:rsidRDefault="00FC7230" w:rsidP="00F758F6">
            <w:pPr>
              <w:pStyle w:val="HTML"/>
              <w:shd w:val="clear" w:color="auto" w:fill="FFFFFF"/>
              <w:wordWrap w:val="0"/>
              <w:rPr>
                <w:ins w:id="1843" w:author="Dalit Roth" w:date="2020-10-19T13:24:00Z"/>
                <w:rFonts w:ascii="Lucida Console" w:hAnsi="Lucida Console"/>
                <w:color w:val="000000"/>
              </w:rPr>
            </w:pPr>
            <w:ins w:id="1844" w:author="Dalit Roth" w:date="2020-10-19T13:24:00Z">
              <w:r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S = </w:t>
              </w:r>
              <w:r w:rsidRPr="00A351F8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1380753971</w:t>
              </w:r>
            </w:ins>
          </w:p>
          <w:p w14:paraId="33525F99" w14:textId="77777777" w:rsidR="00FC7230" w:rsidRDefault="00FC7230" w:rsidP="00F758F6">
            <w:pPr>
              <w:pStyle w:val="HTML"/>
              <w:shd w:val="clear" w:color="auto" w:fill="FFFFFF"/>
              <w:wordWrap w:val="0"/>
              <w:rPr>
                <w:ins w:id="1845" w:author="Dalit Roth" w:date="2020-10-19T13:24:00Z"/>
                <w:rFonts w:asciiTheme="minorBidi" w:hAnsiTheme="minorBidi" w:cstheme="minorBidi"/>
                <w:u w:val="single"/>
              </w:rPr>
            </w:pPr>
          </w:p>
        </w:tc>
        <w:tc>
          <w:tcPr>
            <w:tcW w:w="2380" w:type="dxa"/>
          </w:tcPr>
          <w:p w14:paraId="7A2A2EB2" w14:textId="77777777" w:rsidR="00FC7230" w:rsidRDefault="00FC7230" w:rsidP="00F758F6">
            <w:pPr>
              <w:pStyle w:val="HTML"/>
              <w:shd w:val="clear" w:color="auto" w:fill="FFFFFF"/>
              <w:wordWrap w:val="0"/>
              <w:rPr>
                <w:ins w:id="1846" w:author="Dalit Roth" w:date="2020-10-19T13:24:00Z"/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ins w:id="1847" w:author="Dalit Roth" w:date="2020-10-19T13:24:00Z">
              <w:r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2572" w:type="dxa"/>
          </w:tcPr>
          <w:p w14:paraId="3F4E52C2" w14:textId="77777777" w:rsidR="00FC7230" w:rsidRDefault="00FC7230" w:rsidP="00F758F6">
            <w:pPr>
              <w:pStyle w:val="HTML"/>
              <w:shd w:val="clear" w:color="auto" w:fill="FFFFFF"/>
              <w:wordWrap w:val="0"/>
              <w:rPr>
                <w:ins w:id="1848" w:author="Dalit Roth" w:date="2020-10-19T13:24:00Z"/>
                <w:rFonts w:asciiTheme="minorBidi" w:hAnsiTheme="minorBidi" w:cstheme="minorBidi"/>
                <w:u w:val="single"/>
              </w:rPr>
            </w:pPr>
            <w:ins w:id="1849" w:author="Dalit Roth" w:date="2020-10-19T13:24:00Z">
              <w:r>
                <w:rPr>
                  <w:rFonts w:asciiTheme="minorBidi" w:hAnsiTheme="minorBidi" w:cstheme="minorBidi"/>
                  <w:u w:val="single"/>
                </w:rPr>
                <w:t>Row data</w:t>
              </w:r>
            </w:ins>
          </w:p>
        </w:tc>
      </w:tr>
      <w:tr w:rsidR="00FC7230" w14:paraId="588C90BB" w14:textId="77777777" w:rsidTr="00F758F6">
        <w:trPr>
          <w:trHeight w:val="349"/>
          <w:ins w:id="1850" w:author="Dalit Roth" w:date="2020-10-19T13:24:00Z"/>
        </w:trPr>
        <w:tc>
          <w:tcPr>
            <w:tcW w:w="2269" w:type="dxa"/>
          </w:tcPr>
          <w:p w14:paraId="65DD24AF" w14:textId="77777777" w:rsidR="00FC7230" w:rsidRPr="006121A7" w:rsidRDefault="00FC7230" w:rsidP="00F758F6">
            <w:pPr>
              <w:pStyle w:val="HTML"/>
              <w:shd w:val="clear" w:color="auto" w:fill="FFFFFF"/>
              <w:wordWrap w:val="0"/>
              <w:rPr>
                <w:ins w:id="1851" w:author="Dalit Roth" w:date="2020-10-19T13:24:00Z"/>
                <w:rFonts w:ascii="Lucida Console" w:hAnsi="Lucida Console"/>
                <w:color w:val="FF0000"/>
              </w:rPr>
            </w:pPr>
            <w:ins w:id="1852" w:author="Dalit Roth" w:date="2020-10-19T13:24:00Z">
              <w:r w:rsidRPr="006121A7">
                <w:rPr>
                  <w:rStyle w:val="gd15mcfceub"/>
                  <w:rFonts w:ascii="Lucida Console" w:hAnsi="Lucida Console"/>
                  <w:color w:val="FF0000"/>
                  <w:bdr w:val="none" w:sz="0" w:space="0" w:color="auto" w:frame="1"/>
                </w:rPr>
                <w:t>rho =</w:t>
              </w:r>
              <w:r w:rsidRPr="006121A7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 0.6034007</w:t>
              </w:r>
            </w:ins>
          </w:p>
          <w:p w14:paraId="6FD53E57" w14:textId="77777777" w:rsidR="00FC7230" w:rsidRDefault="00FC7230" w:rsidP="00F758F6">
            <w:pPr>
              <w:pStyle w:val="HTML"/>
              <w:shd w:val="clear" w:color="auto" w:fill="FFFFFF"/>
              <w:wordWrap w:val="0"/>
              <w:rPr>
                <w:ins w:id="1853" w:author="Dalit Roth" w:date="2020-10-19T13:24:00Z"/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62C5779B" w14:textId="77777777" w:rsidR="00FC7230" w:rsidRPr="00F72584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854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1855" w:author="Dalit Roth" w:date="2020-10-19T13:24:00Z">
              <w:r w:rsidRPr="00F72584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S = 1286641159</w:t>
              </w:r>
            </w:ins>
          </w:p>
          <w:p w14:paraId="4C8A53A5" w14:textId="77777777" w:rsidR="00FC7230" w:rsidRPr="002C2A05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856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380" w:type="dxa"/>
          </w:tcPr>
          <w:p w14:paraId="71B7AEB7" w14:textId="77777777" w:rsidR="00FC7230" w:rsidRPr="00F72584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857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1858" w:author="Dalit Roth" w:date="2020-10-19T13:24:00Z">
              <w:r w:rsidRPr="00F72584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p-value &lt; 2.2e-16</w:t>
              </w:r>
            </w:ins>
          </w:p>
          <w:p w14:paraId="2EB69127" w14:textId="77777777" w:rsidR="00FC7230" w:rsidRPr="002C2A05" w:rsidRDefault="00FC7230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1859" w:author="Dalit Roth" w:date="2020-10-19T13:24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572" w:type="dxa"/>
          </w:tcPr>
          <w:p w14:paraId="2CEB4396" w14:textId="77777777" w:rsidR="00FC7230" w:rsidRDefault="00FC7230" w:rsidP="00F758F6">
            <w:pPr>
              <w:pStyle w:val="HTML"/>
              <w:shd w:val="clear" w:color="auto" w:fill="FFFFFF"/>
              <w:wordWrap w:val="0"/>
              <w:rPr>
                <w:ins w:id="1860" w:author="Dalit Roth" w:date="2020-10-19T13:24:00Z"/>
                <w:rFonts w:asciiTheme="minorBidi" w:hAnsiTheme="minorBidi" w:cstheme="minorBidi"/>
                <w:u w:val="single"/>
              </w:rPr>
            </w:pPr>
            <w:ins w:id="1861" w:author="Dalit Roth" w:date="2020-10-19T13:24:00Z">
              <w:r>
                <w:rPr>
                  <w:rFonts w:asciiTheme="minorBidi" w:hAnsiTheme="minorBidi" w:cstheme="minorBidi"/>
                  <w:u w:val="single"/>
                </w:rPr>
                <w:t>After outlier removal =NA</w:t>
              </w:r>
            </w:ins>
          </w:p>
        </w:tc>
      </w:tr>
    </w:tbl>
    <w:p w14:paraId="30C2AA46" w14:textId="1BCED68A" w:rsidR="00EF03CE" w:rsidRPr="00FC7230" w:rsidDel="00FC7230" w:rsidRDefault="00FC7230" w:rsidP="00FC7230">
      <w:pPr>
        <w:bidi/>
        <w:rPr>
          <w:del w:id="1862" w:author="Dalit Roth" w:date="2020-10-19T13:24:00Z"/>
          <w:rFonts w:asciiTheme="minorBidi" w:hAnsiTheme="minorBidi"/>
          <w:rtl/>
          <w:rPrChange w:id="1863" w:author="Dalit Roth" w:date="2020-10-19T13:24:00Z">
            <w:rPr>
              <w:del w:id="1864" w:author="Dalit Roth" w:date="2020-10-19T13:24:00Z"/>
              <w:rFonts w:asciiTheme="minorBidi" w:hAnsiTheme="minorBidi"/>
              <w:b/>
              <w:bCs/>
              <w:u w:val="single"/>
              <w:rtl/>
            </w:rPr>
          </w:rPrChange>
        </w:rPr>
        <w:pPrChange w:id="1865" w:author="Dalit Roth" w:date="2020-10-19T13:24:00Z">
          <w:pPr>
            <w:bidi/>
          </w:pPr>
        </w:pPrChange>
      </w:pPr>
      <w:ins w:id="1866" w:author="Dalit Roth" w:date="2020-10-19T13:24:00Z">
        <w:r w:rsidRPr="007577A9">
          <w:rPr>
            <w:rFonts w:asciiTheme="minorBidi" w:hAnsiTheme="minorBidi" w:hint="cs"/>
            <w:rtl/>
          </w:rPr>
          <w:t xml:space="preserve">לאחר </w:t>
        </w:r>
        <w:r>
          <w:rPr>
            <w:rFonts w:asciiTheme="minorBidi" w:hAnsiTheme="minorBidi" w:hint="cs"/>
            <w:rtl/>
          </w:rPr>
          <w:t xml:space="preserve">הורדת ערכי הקיצון יש </w:t>
        </w:r>
        <w:r w:rsidRPr="006121A7">
          <w:rPr>
            <w:rFonts w:asciiTheme="minorBidi" w:hAnsiTheme="minorBidi" w:hint="cs"/>
            <w:u w:val="single"/>
            <w:rtl/>
          </w:rPr>
          <w:t xml:space="preserve">ירידה </w:t>
        </w:r>
        <w:proofErr w:type="spellStart"/>
        <w:r w:rsidRPr="006121A7">
          <w:rPr>
            <w:rFonts w:asciiTheme="minorBidi" w:hAnsiTheme="minorBidi" w:hint="cs"/>
            <w:u w:val="single"/>
            <w:rtl/>
          </w:rPr>
          <w:t>בקורולציה</w:t>
        </w:r>
        <w:proofErr w:type="spellEnd"/>
        <w:r>
          <w:rPr>
            <w:rFonts w:asciiTheme="minorBidi" w:hAnsiTheme="minorBidi" w:hint="cs"/>
            <w:rtl/>
          </w:rPr>
          <w:t xml:space="preserve"> ולכן לא בטוח שצריך להוריד אות</w:t>
        </w:r>
      </w:ins>
    </w:p>
    <w:p w14:paraId="3BE44B22" w14:textId="522AD9B9" w:rsidR="00EF03CE" w:rsidDel="00FC7230" w:rsidRDefault="00EF03CE" w:rsidP="00EF03CE">
      <w:pPr>
        <w:bidi/>
        <w:rPr>
          <w:del w:id="1867" w:author="Dalit Roth" w:date="2020-10-19T13:24:00Z"/>
          <w:rFonts w:asciiTheme="minorBidi" w:hAnsiTheme="minorBidi"/>
          <w:b/>
          <w:bCs/>
          <w:u w:val="single"/>
          <w:rtl/>
        </w:rPr>
      </w:pPr>
    </w:p>
    <w:p w14:paraId="2EA778F1" w14:textId="4340634B" w:rsidR="00212FC1" w:rsidDel="00FC7230" w:rsidRDefault="00212FC1" w:rsidP="00212FC1">
      <w:pPr>
        <w:bidi/>
        <w:rPr>
          <w:del w:id="1868" w:author="Dalit Roth" w:date="2020-10-19T13:24:00Z"/>
          <w:rFonts w:asciiTheme="minorBidi" w:hAnsiTheme="minorBidi"/>
          <w:b/>
          <w:bCs/>
          <w:u w:val="single"/>
          <w:rtl/>
        </w:rPr>
      </w:pPr>
    </w:p>
    <w:p w14:paraId="0A6EA5FE" w14:textId="33A07471" w:rsidR="00212FC1" w:rsidDel="00E56871" w:rsidRDefault="00212FC1" w:rsidP="00212FC1">
      <w:pPr>
        <w:bidi/>
        <w:rPr>
          <w:del w:id="1869" w:author="Dalit Roth" w:date="2020-10-19T13:28:00Z"/>
          <w:rFonts w:asciiTheme="minorBidi" w:hAnsiTheme="minorBidi"/>
          <w:b/>
          <w:bCs/>
          <w:u w:val="single"/>
          <w:rtl/>
        </w:rPr>
      </w:pPr>
    </w:p>
    <w:p w14:paraId="1F5FAAC7" w14:textId="77777777" w:rsidR="00EF03CE" w:rsidDel="00E56871" w:rsidRDefault="00EF03CE" w:rsidP="00EF03CE">
      <w:pPr>
        <w:bidi/>
        <w:rPr>
          <w:del w:id="1870" w:author="Dalit Roth" w:date="2020-10-19T13:28:00Z"/>
          <w:rFonts w:asciiTheme="minorBidi" w:hAnsiTheme="minorBidi"/>
          <w:b/>
          <w:bCs/>
          <w:u w:val="single"/>
          <w:rtl/>
        </w:rPr>
      </w:pPr>
    </w:p>
    <w:p w14:paraId="33D42A99" w14:textId="4ACD9AF9" w:rsidR="00E2052B" w:rsidRPr="00AF373F" w:rsidDel="00E56871" w:rsidRDefault="00E2052B" w:rsidP="00E2052B">
      <w:pPr>
        <w:bidi/>
        <w:rPr>
          <w:del w:id="1871" w:author="Dalit Roth" w:date="2020-10-19T13:28:00Z"/>
          <w:rFonts w:asciiTheme="minorBidi" w:hAnsiTheme="minorBidi"/>
          <w:rtl/>
        </w:rPr>
      </w:pPr>
      <w:del w:id="1872" w:author="Dalit Roth" w:date="2020-10-19T13:28:00Z">
        <w:r w:rsidRPr="00E2052B" w:rsidDel="00E56871">
          <w:rPr>
            <w:rFonts w:asciiTheme="minorBidi" w:hAnsiTheme="minorBidi" w:hint="cs"/>
            <w:b/>
            <w:bCs/>
            <w:rtl/>
          </w:rPr>
          <w:delText>כמות ערכים חריגים אחרי הפיכת 0 ל</w:delText>
        </w:r>
        <w:r w:rsidRPr="00E2052B" w:rsidDel="00E56871">
          <w:rPr>
            <w:rFonts w:asciiTheme="minorBidi" w:hAnsiTheme="minorBidi" w:hint="cs"/>
            <w:b/>
            <w:bCs/>
          </w:rPr>
          <w:delText>NA</w:delText>
        </w:r>
        <w:r w:rsidRPr="00E2052B" w:rsidDel="00E56871">
          <w:rPr>
            <w:rFonts w:asciiTheme="minorBidi" w:hAnsiTheme="minorBidi" w:hint="cs"/>
            <w:rtl/>
          </w:rPr>
          <w:delText>:</w:delText>
        </w:r>
        <w:r w:rsidDel="00E56871">
          <w:rPr>
            <w:rFonts w:asciiTheme="minorBidi" w:hAnsiTheme="minorBidi"/>
            <w:rtl/>
          </w:rPr>
          <w:tab/>
        </w:r>
        <w:r w:rsidDel="00E56871">
          <w:rPr>
            <w:rFonts w:asciiTheme="minorBidi" w:hAnsiTheme="minorBidi" w:hint="cs"/>
            <w:b/>
            <w:bCs/>
            <w:rtl/>
          </w:rPr>
          <w:delText>394</w:delText>
        </w:r>
        <w:r w:rsidRPr="00AF373F" w:rsidDel="00E56871">
          <w:rPr>
            <w:rFonts w:asciiTheme="minorBidi" w:hAnsiTheme="minorBidi" w:hint="cs"/>
            <w:b/>
            <w:bCs/>
            <w:rtl/>
          </w:rPr>
          <w:delText xml:space="preserve"> </w:delText>
        </w:r>
        <w:r w:rsidRPr="00AF373F" w:rsidDel="00E56871">
          <w:rPr>
            <w:rFonts w:asciiTheme="minorBidi" w:hAnsiTheme="minorBidi"/>
            <w:b/>
            <w:bCs/>
            <w:rtl/>
          </w:rPr>
          <w:delText>–</w:delText>
        </w:r>
        <w:r w:rsidRPr="00AF373F" w:rsidDel="00E56871">
          <w:rPr>
            <w:rFonts w:asciiTheme="minorBidi" w:hAnsiTheme="minorBidi" w:hint="cs"/>
            <w:b/>
            <w:bCs/>
            <w:rtl/>
          </w:rPr>
          <w:delText xml:space="preserve"> על פי חישוב סטטיסטי</w:delText>
        </w:r>
      </w:del>
    </w:p>
    <w:p w14:paraId="26DB841E" w14:textId="45EB875B" w:rsidR="007920AB" w:rsidDel="00E56871" w:rsidRDefault="007920AB" w:rsidP="007920AB">
      <w:pPr>
        <w:bidi/>
        <w:rPr>
          <w:del w:id="1873" w:author="Dalit Roth" w:date="2020-10-19T13:27:00Z"/>
          <w:rFonts w:asciiTheme="minorBidi" w:hAnsiTheme="minorBidi"/>
          <w:b/>
          <w:bCs/>
          <w:u w:val="single"/>
          <w:rtl/>
        </w:rPr>
      </w:pPr>
    </w:p>
    <w:p w14:paraId="3AB920AE" w14:textId="1C7F98CA" w:rsidR="00047159" w:rsidDel="00E56871" w:rsidRDefault="00047159" w:rsidP="00047159">
      <w:pPr>
        <w:bidi/>
        <w:rPr>
          <w:del w:id="1874" w:author="Dalit Roth" w:date="2020-10-19T13:27:00Z"/>
          <w:rFonts w:asciiTheme="minorBidi" w:hAnsiTheme="minorBidi"/>
          <w:b/>
          <w:bCs/>
          <w:highlight w:val="yellow"/>
          <w:rtl/>
        </w:rPr>
      </w:pPr>
    </w:p>
    <w:p w14:paraId="098B0B93" w14:textId="1FFA71C1" w:rsidR="00F371B5" w:rsidRPr="00C33D60" w:rsidRDefault="00F371B5" w:rsidP="00F371B5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del w:id="1875" w:author="Dalit Roth" w:date="2020-10-19T13:27:00Z">
        <w:r w:rsidDel="00E56871">
          <w:rPr>
            <w:rFonts w:asciiTheme="minorBidi" w:hAnsiTheme="minorBidi" w:cstheme="minorBidi"/>
            <w:u w:val="single"/>
          </w:rPr>
          <w:delText>Spearman’s correlation</w:delText>
        </w:r>
        <w:r w:rsidR="002C2A05" w:rsidDel="00E56871">
          <w:rPr>
            <w:rFonts w:asciiTheme="minorBidi" w:hAnsiTheme="minorBidi" w:cstheme="minorBidi" w:hint="cs"/>
            <w:u w:val="single"/>
            <w:rtl/>
          </w:rPr>
          <w:delText xml:space="preserve"> </w:delText>
        </w:r>
        <w:r w:rsidR="002C2A05" w:rsidDel="00E56871">
          <w:rPr>
            <w:rFonts w:asciiTheme="minorBidi" w:hAnsiTheme="minorBidi" w:cstheme="minorBidi"/>
            <w:u w:val="single"/>
            <w:rtl/>
          </w:rPr>
          <w:delText>–</w:delText>
        </w:r>
        <w:r w:rsidR="002C2A05" w:rsidDel="00E56871">
          <w:rPr>
            <w:rFonts w:asciiTheme="minorBidi" w:hAnsiTheme="minorBidi" w:cstheme="minorBidi" w:hint="cs"/>
            <w:u w:val="single"/>
            <w:rtl/>
          </w:rPr>
          <w:delText xml:space="preserve"> לפני ואחרי הפיכת ה 0 ל </w:delText>
        </w:r>
        <w:r w:rsidR="002C2A05" w:rsidDel="00E56871">
          <w:rPr>
            <w:rFonts w:asciiTheme="minorBidi" w:hAnsiTheme="minorBidi" w:cstheme="minorBidi" w:hint="cs"/>
            <w:u w:val="single"/>
          </w:rPr>
          <w:delText>NA</w:delText>
        </w:r>
      </w:del>
    </w:p>
    <w:tbl>
      <w:tblPr>
        <w:tblStyle w:val="a4"/>
        <w:tblW w:w="0" w:type="auto"/>
        <w:tblInd w:w="-431" w:type="dxa"/>
        <w:tblLook w:val="04A0" w:firstRow="1" w:lastRow="0" w:firstColumn="1" w:lastColumn="0" w:noHBand="0" w:noVBand="1"/>
      </w:tblPr>
      <w:tblGrid>
        <w:gridCol w:w="2269"/>
        <w:gridCol w:w="1994"/>
        <w:gridCol w:w="2380"/>
        <w:gridCol w:w="2084"/>
      </w:tblGrid>
      <w:tr w:rsidR="00F371B5" w:rsidDel="00E56871" w14:paraId="2127D370" w14:textId="10A7AAD7" w:rsidTr="00AF373F">
        <w:trPr>
          <w:trHeight w:val="349"/>
          <w:del w:id="1876" w:author="Dalit Roth" w:date="2020-10-19T13:27:00Z"/>
        </w:trPr>
        <w:tc>
          <w:tcPr>
            <w:tcW w:w="2269" w:type="dxa"/>
          </w:tcPr>
          <w:p w14:paraId="3647BBD4" w14:textId="4B63B7E1" w:rsidR="00F371B5" w:rsidRPr="00A351F8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77" w:author="Dalit Roth" w:date="2020-10-19T13:27:00Z"/>
                <w:rFonts w:ascii="Lucida Console" w:hAnsi="Lucida Console"/>
                <w:color w:val="000000"/>
                <w:bdr w:val="none" w:sz="0" w:space="0" w:color="auto" w:frame="1"/>
              </w:rPr>
            </w:pPr>
            <w:del w:id="1878" w:author="Dalit Roth" w:date="2020-10-19T13:27:00Z">
              <w:r w:rsidDel="00E56871"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delText>rho =</w:delText>
              </w:r>
              <w:r w:rsidDel="00E56871">
                <w:rPr>
                  <w:rStyle w:val="HTML0"/>
                  <w:rFonts w:ascii="Lucida Console" w:eastAsiaTheme="minorHAnsi" w:hAnsi="Lucida Console"/>
                  <w:color w:val="000000"/>
                  <w:bdr w:val="none" w:sz="0" w:space="0" w:color="auto" w:frame="1"/>
                </w:rPr>
                <w:delText xml:space="preserve"> </w:delText>
              </w:r>
              <w:r w:rsidRPr="00A351F8" w:rsidDel="00E5687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delText xml:space="preserve">0.6910078 </w:delText>
              </w:r>
            </w:del>
          </w:p>
          <w:p w14:paraId="78FD7B0B" w14:textId="4B9207EE" w:rsidR="00F371B5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79" w:author="Dalit Roth" w:date="2020-10-19T13:27:00Z"/>
                <w:rFonts w:asciiTheme="minorBidi" w:hAnsiTheme="minorBidi" w:cstheme="minorBidi"/>
                <w:u w:val="single"/>
              </w:rPr>
            </w:pPr>
          </w:p>
        </w:tc>
        <w:tc>
          <w:tcPr>
            <w:tcW w:w="1994" w:type="dxa"/>
          </w:tcPr>
          <w:p w14:paraId="2F665CB1" w14:textId="6B5BADEB" w:rsidR="00F371B5" w:rsidRPr="00A351F8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80" w:author="Dalit Roth" w:date="2020-10-19T13:27:00Z"/>
                <w:rFonts w:ascii="Lucida Console" w:hAnsi="Lucida Console"/>
                <w:color w:val="000000"/>
              </w:rPr>
            </w:pPr>
            <w:del w:id="1881" w:author="Dalit Roth" w:date="2020-10-19T13:27:00Z">
              <w:r w:rsidDel="00E56871"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delText xml:space="preserve">S = </w:delText>
              </w:r>
              <w:r w:rsidRPr="00A351F8" w:rsidDel="00E5687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delText>1380753971</w:delText>
              </w:r>
            </w:del>
          </w:p>
          <w:p w14:paraId="04FECA58" w14:textId="372BF6A6" w:rsidR="00F371B5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82" w:author="Dalit Roth" w:date="2020-10-19T13:27:00Z"/>
                <w:rFonts w:asciiTheme="minorBidi" w:hAnsiTheme="minorBidi" w:cstheme="minorBidi"/>
                <w:u w:val="single"/>
              </w:rPr>
            </w:pPr>
          </w:p>
        </w:tc>
        <w:tc>
          <w:tcPr>
            <w:tcW w:w="2380" w:type="dxa"/>
          </w:tcPr>
          <w:p w14:paraId="3DA555DB" w14:textId="612ED8FE" w:rsidR="00F371B5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83" w:author="Dalit Roth" w:date="2020-10-19T13:27:00Z"/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del w:id="1884" w:author="Dalit Roth" w:date="2020-10-19T13:27:00Z">
              <w:r w:rsidDel="00E56871"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delText>p-value &lt; 2.2e-16</w:delText>
              </w:r>
            </w:del>
          </w:p>
        </w:tc>
        <w:tc>
          <w:tcPr>
            <w:tcW w:w="2084" w:type="dxa"/>
          </w:tcPr>
          <w:p w14:paraId="0ADB7BC4" w14:textId="17C2363E" w:rsidR="00F371B5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85" w:author="Dalit Roth" w:date="2020-10-19T13:27:00Z"/>
                <w:rFonts w:asciiTheme="minorBidi" w:hAnsiTheme="minorBidi" w:cstheme="minorBidi"/>
                <w:u w:val="single"/>
              </w:rPr>
            </w:pPr>
            <w:del w:id="1886" w:author="Dalit Roth" w:date="2020-10-19T13:27:00Z">
              <w:r w:rsidDel="00E56871">
                <w:rPr>
                  <w:rFonts w:asciiTheme="minorBidi" w:hAnsiTheme="minorBidi" w:cstheme="minorBidi"/>
                  <w:u w:val="single"/>
                </w:rPr>
                <w:delText>Row data</w:delText>
              </w:r>
            </w:del>
          </w:p>
        </w:tc>
      </w:tr>
      <w:tr w:rsidR="00F371B5" w:rsidDel="00E56871" w14:paraId="6FAE36D7" w14:textId="1F531AF9" w:rsidTr="00AF373F">
        <w:trPr>
          <w:trHeight w:val="349"/>
          <w:del w:id="1887" w:author="Dalit Roth" w:date="2020-10-19T13:27:00Z"/>
        </w:trPr>
        <w:tc>
          <w:tcPr>
            <w:tcW w:w="2269" w:type="dxa"/>
          </w:tcPr>
          <w:p w14:paraId="2AC4CF0D" w14:textId="49553DC2" w:rsidR="002C2A05" w:rsidRPr="002C2A05" w:rsidDel="00E56871" w:rsidRDefault="00F371B5" w:rsidP="002C2A05">
            <w:pPr>
              <w:pStyle w:val="HTML"/>
              <w:shd w:val="clear" w:color="auto" w:fill="FFFFFF"/>
              <w:wordWrap w:val="0"/>
              <w:rPr>
                <w:del w:id="1888" w:author="Dalit Roth" w:date="2020-10-19T13:27:00Z"/>
                <w:rFonts w:ascii="Lucida Console" w:hAnsi="Lucida Console"/>
                <w:color w:val="000000"/>
              </w:rPr>
            </w:pPr>
            <w:del w:id="1889" w:author="Dalit Roth" w:date="2020-10-19T13:27:00Z">
              <w:r w:rsidDel="00E56871"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delText xml:space="preserve">rho </w:delText>
              </w:r>
              <w:r w:rsidR="002C2A05" w:rsidDel="00E56871"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delText>=</w:delText>
              </w:r>
              <w:r w:rsidR="002C2A05" w:rsidRPr="002C2A05" w:rsidDel="00E5687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delText xml:space="preserve">0.7061673 </w:delText>
              </w:r>
            </w:del>
          </w:p>
          <w:p w14:paraId="0FE7433C" w14:textId="662F207A" w:rsidR="00F371B5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90" w:author="Dalit Roth" w:date="2020-10-19T13:27:00Z"/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57870B3" w14:textId="7EF3B82D" w:rsidR="002C2A05" w:rsidRPr="002C2A05" w:rsidDel="00E56871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891" w:author="Dalit Roth" w:date="2020-10-19T13:27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892" w:author="Dalit Roth" w:date="2020-10-19T13:27:00Z">
              <w:r w:rsidRPr="002C2A05" w:rsidDel="00E56871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S = 509459845</w:delText>
              </w:r>
            </w:del>
          </w:p>
          <w:p w14:paraId="360B1C94" w14:textId="66ED9C64" w:rsidR="00F371B5" w:rsidRPr="00271D94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93" w:author="Dalit Roth" w:date="2020-10-19T13:27:00Z"/>
                <w:rStyle w:val="gd15mcfceub"/>
                <w:rFonts w:ascii="Lucida Console" w:hAnsi="Lucida Console"/>
                <w:color w:val="000000"/>
              </w:rPr>
            </w:pPr>
          </w:p>
        </w:tc>
        <w:tc>
          <w:tcPr>
            <w:tcW w:w="2380" w:type="dxa"/>
          </w:tcPr>
          <w:p w14:paraId="39856993" w14:textId="3C2FFDEC" w:rsidR="002C2A05" w:rsidRPr="002C2A05" w:rsidDel="00E56871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894" w:author="Dalit Roth" w:date="2020-10-19T13:27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895" w:author="Dalit Roth" w:date="2020-10-19T13:27:00Z">
              <w:r w:rsidRPr="002C2A05" w:rsidDel="00E56871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p-value &lt; 2.2e-16</w:delText>
              </w:r>
            </w:del>
          </w:p>
          <w:p w14:paraId="305DD235" w14:textId="182D2E10" w:rsidR="00F371B5" w:rsidDel="00E56871" w:rsidRDefault="00F371B5" w:rsidP="00AF373F">
            <w:pPr>
              <w:pStyle w:val="HTML"/>
              <w:shd w:val="clear" w:color="auto" w:fill="FFFFFF"/>
              <w:wordWrap w:val="0"/>
              <w:rPr>
                <w:del w:id="1896" w:author="Dalit Roth" w:date="2020-10-19T13:27:00Z"/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1A55FBEB" w14:textId="587F1B9C" w:rsidR="00F371B5" w:rsidDel="00E56871" w:rsidRDefault="002C2A05" w:rsidP="00AF373F">
            <w:pPr>
              <w:pStyle w:val="HTML"/>
              <w:shd w:val="clear" w:color="auto" w:fill="FFFFFF"/>
              <w:wordWrap w:val="0"/>
              <w:rPr>
                <w:del w:id="1897" w:author="Dalit Roth" w:date="2020-10-19T13:27:00Z"/>
                <w:rFonts w:asciiTheme="minorBidi" w:hAnsiTheme="minorBidi" w:cstheme="minorBidi"/>
                <w:u w:val="single"/>
              </w:rPr>
            </w:pPr>
            <w:del w:id="1898" w:author="Dalit Roth" w:date="2020-10-19T13:27:00Z">
              <w:r w:rsidDel="00E56871">
                <w:rPr>
                  <w:rFonts w:asciiTheme="minorBidi" w:hAnsiTheme="minorBidi" w:cstheme="minorBidi"/>
                  <w:u w:val="single"/>
                </w:rPr>
                <w:delText>After 0 = NA</w:delText>
              </w:r>
            </w:del>
          </w:p>
        </w:tc>
      </w:tr>
      <w:tr w:rsidR="00047159" w:rsidDel="00E56871" w14:paraId="0A0CFDE5" w14:textId="77FF6982" w:rsidTr="00AF373F">
        <w:trPr>
          <w:trHeight w:val="349"/>
          <w:del w:id="1899" w:author="Dalit Roth" w:date="2020-10-19T13:27:00Z"/>
        </w:trPr>
        <w:tc>
          <w:tcPr>
            <w:tcW w:w="2269" w:type="dxa"/>
          </w:tcPr>
          <w:p w14:paraId="397EF1FA" w14:textId="5E36CC9F" w:rsidR="00EF03CE" w:rsidRPr="00EF03CE" w:rsidDel="00E56871" w:rsidRDefault="00EF03CE" w:rsidP="00EF03CE">
            <w:pPr>
              <w:pStyle w:val="HTML"/>
              <w:shd w:val="clear" w:color="auto" w:fill="FFFFFF"/>
              <w:wordWrap w:val="0"/>
              <w:rPr>
                <w:del w:id="1900" w:author="Dalit Roth" w:date="2020-10-19T13:27:00Z"/>
                <w:rFonts w:ascii="Lucida Console" w:hAnsi="Lucida Console"/>
                <w:color w:val="000000"/>
              </w:rPr>
            </w:pPr>
            <w:del w:id="1901" w:author="Dalit Roth" w:date="2020-10-19T13:27:00Z">
              <w:r w:rsidDel="00E56871">
                <w:rPr>
                  <w:rStyle w:val="gd15mcfceub"/>
                  <w:rFonts w:ascii="Lucida Console" w:hAnsi="Lucida Console"/>
                  <w:color w:val="000000"/>
                  <w:bdr w:val="none" w:sz="0" w:space="0" w:color="auto" w:frame="1"/>
                </w:rPr>
                <w:delText>rho =</w:delText>
              </w:r>
              <w:r w:rsidDel="00E5687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delText xml:space="preserve"> </w:delText>
              </w:r>
              <w:r w:rsidRPr="00EF03CE" w:rsidDel="00E5687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delText>0.6516584</w:delText>
              </w:r>
            </w:del>
          </w:p>
          <w:p w14:paraId="7179690F" w14:textId="7754DC7B" w:rsidR="00EF03CE" w:rsidRPr="002C2A05" w:rsidDel="00E56871" w:rsidRDefault="00EF03CE" w:rsidP="00EF03CE">
            <w:pPr>
              <w:pStyle w:val="HTML"/>
              <w:shd w:val="clear" w:color="auto" w:fill="FFFFFF"/>
              <w:wordWrap w:val="0"/>
              <w:rPr>
                <w:del w:id="1902" w:author="Dalit Roth" w:date="2020-10-19T13:27:00Z"/>
                <w:rFonts w:ascii="Lucida Console" w:hAnsi="Lucida Console"/>
                <w:color w:val="000000"/>
              </w:rPr>
            </w:pPr>
          </w:p>
          <w:p w14:paraId="29B329F9" w14:textId="0D9B4A08" w:rsidR="00047159" w:rsidDel="00E56871" w:rsidRDefault="00047159" w:rsidP="002C2A05">
            <w:pPr>
              <w:pStyle w:val="HTML"/>
              <w:shd w:val="clear" w:color="auto" w:fill="FFFFFF"/>
              <w:wordWrap w:val="0"/>
              <w:rPr>
                <w:del w:id="1903" w:author="Dalit Roth" w:date="2020-10-19T13:27:00Z"/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8F5D7B4" w14:textId="09682E73" w:rsidR="00EF03CE" w:rsidRPr="00EF03CE" w:rsidDel="00E56871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904" w:author="Dalit Roth" w:date="2020-10-19T13:27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905" w:author="Dalit Roth" w:date="2020-10-19T13:27:00Z">
              <w:r w:rsidRPr="00EF03CE" w:rsidDel="00E56871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S = 484953589</w:delText>
              </w:r>
            </w:del>
          </w:p>
          <w:p w14:paraId="595DF9CA" w14:textId="7CCAB030" w:rsidR="00047159" w:rsidRPr="002C2A05" w:rsidDel="00E56871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906" w:author="Dalit Roth" w:date="2020-10-19T13:27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380" w:type="dxa"/>
          </w:tcPr>
          <w:p w14:paraId="7ED78C13" w14:textId="3955FB79" w:rsidR="00EF03CE" w:rsidRPr="00EF03CE" w:rsidDel="00E56871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907" w:author="Dalit Roth" w:date="2020-10-19T13:27:00Z"/>
                <w:rFonts w:ascii="Lucida Console" w:hAnsi="Lucida Console" w:cs="Courier New"/>
                <w:color w:val="000000"/>
                <w:sz w:val="20"/>
                <w:szCs w:val="20"/>
              </w:rPr>
            </w:pPr>
            <w:del w:id="1908" w:author="Dalit Roth" w:date="2020-10-19T13:27:00Z">
              <w:r w:rsidRPr="00EF03CE" w:rsidDel="00E56871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delText>p-value &lt; 2.2e-16</w:delText>
              </w:r>
            </w:del>
          </w:p>
          <w:p w14:paraId="0544AD67" w14:textId="329D33A4" w:rsidR="00047159" w:rsidRPr="002C2A05" w:rsidDel="00E56871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del w:id="1909" w:author="Dalit Roth" w:date="2020-10-19T13:27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36BCF4ED" w14:textId="5A7C9225" w:rsidR="00047159" w:rsidDel="00E56871" w:rsidRDefault="00EF03CE" w:rsidP="00AF373F">
            <w:pPr>
              <w:pStyle w:val="HTML"/>
              <w:shd w:val="clear" w:color="auto" w:fill="FFFFFF"/>
              <w:wordWrap w:val="0"/>
              <w:rPr>
                <w:del w:id="1910" w:author="Dalit Roth" w:date="2020-10-19T13:27:00Z"/>
                <w:rFonts w:asciiTheme="minorBidi" w:hAnsiTheme="minorBidi" w:cstheme="minorBidi"/>
                <w:u w:val="single"/>
              </w:rPr>
            </w:pPr>
            <w:del w:id="1911" w:author="Dalit Roth" w:date="2020-10-19T13:27:00Z">
              <w:r w:rsidDel="00E56871">
                <w:rPr>
                  <w:rFonts w:asciiTheme="minorBidi" w:hAnsiTheme="minorBidi" w:cstheme="minorBidi"/>
                  <w:u w:val="single"/>
                </w:rPr>
                <w:delText>After  outlier=NA</w:delText>
              </w:r>
            </w:del>
          </w:p>
        </w:tc>
      </w:tr>
    </w:tbl>
    <w:p w14:paraId="0AC89306" w14:textId="2CED937F" w:rsidR="00047159" w:rsidDel="00E56871" w:rsidRDefault="00047159" w:rsidP="00047159">
      <w:pPr>
        <w:bidi/>
        <w:rPr>
          <w:del w:id="1912" w:author="Dalit Roth" w:date="2020-10-19T13:27:00Z"/>
          <w:rFonts w:asciiTheme="minorBidi" w:hAnsiTheme="minorBidi"/>
          <w:b/>
          <w:bCs/>
          <w:highlight w:val="yellow"/>
          <w:rtl/>
        </w:rPr>
      </w:pPr>
    </w:p>
    <w:p w14:paraId="31402FA7" w14:textId="081B119C" w:rsidR="00497926" w:rsidRPr="00497926" w:rsidRDefault="00497926" w:rsidP="00497926">
      <w:pPr>
        <w:bidi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t>-------------------------------------------------------------------------------------------------------</w:t>
      </w:r>
    </w:p>
    <w:p w14:paraId="3CE6B3F8" w14:textId="4CBF2523" w:rsidR="00F371B5" w:rsidRDefault="00497926" w:rsidP="00F371B5">
      <w:pPr>
        <w:bidi/>
        <w:rPr>
          <w:ins w:id="1913" w:author="Dalit Roth" w:date="2020-10-19T13:28:00Z"/>
          <w:rFonts w:asciiTheme="minorBidi" w:hAnsiTheme="minorBidi"/>
          <w:b/>
          <w:bCs/>
          <w:rtl/>
        </w:rPr>
      </w:pPr>
      <w:r w:rsidRPr="00497926">
        <w:rPr>
          <w:rFonts w:asciiTheme="minorBidi" w:hAnsiTheme="minorBidi" w:hint="cs"/>
          <w:b/>
          <w:bCs/>
          <w:rtl/>
        </w:rPr>
        <w:t>ב</w:t>
      </w:r>
      <w:r w:rsidR="00F371B5" w:rsidRPr="00497926">
        <w:rPr>
          <w:rFonts w:asciiTheme="minorBidi" w:hAnsiTheme="minorBidi" w:hint="cs"/>
          <w:b/>
          <w:bCs/>
          <w:rtl/>
        </w:rPr>
        <w:t>עיות</w:t>
      </w:r>
    </w:p>
    <w:p w14:paraId="5C009205" w14:textId="798B0846" w:rsidR="00E56871" w:rsidRPr="00E56871" w:rsidRDefault="00E56871" w:rsidP="00E56871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  <w:b/>
          <w:bCs/>
          <w:color w:val="FF0000"/>
          <w:u w:val="single"/>
          <w:rtl/>
          <w:rPrChange w:id="1914" w:author="Dalit Roth" w:date="2020-10-19T13:28:00Z">
            <w:rPr>
              <w:rtl/>
            </w:rPr>
          </w:rPrChange>
        </w:rPr>
        <w:pPrChange w:id="1915" w:author="Dalit Roth" w:date="2020-10-19T13:28:00Z">
          <w:pPr>
            <w:bidi/>
          </w:pPr>
        </w:pPrChange>
      </w:pPr>
      <w:ins w:id="1916" w:author="Dalit Roth" w:date="2020-10-19T13:28:00Z">
        <w:r w:rsidRPr="00E56871">
          <w:rPr>
            <w:rFonts w:asciiTheme="minorBidi" w:hAnsiTheme="minorBidi" w:hint="cs"/>
            <w:b/>
            <w:bCs/>
            <w:rtl/>
            <w:rPrChange w:id="1917" w:author="Dalit Roth" w:date="2020-10-19T13:28:00Z">
              <w:rPr>
                <w:rFonts w:hint="cs"/>
                <w:highlight w:val="yellow"/>
                <w:rtl/>
              </w:rPr>
            </w:rPrChange>
          </w:rPr>
          <w:t xml:space="preserve">חשוב!!!! </w:t>
        </w:r>
        <w:r w:rsidRPr="00E56871">
          <w:rPr>
            <w:rFonts w:asciiTheme="minorBidi" w:hAnsiTheme="minorBidi"/>
            <w:b/>
            <w:bCs/>
            <w:rtl/>
            <w:rPrChange w:id="1918" w:author="Dalit Roth" w:date="2020-10-19T13:28:00Z">
              <w:rPr>
                <w:highlight w:val="yellow"/>
                <w:rtl/>
              </w:rPr>
            </w:rPrChange>
          </w:rPr>
          <w:t>–</w:t>
        </w:r>
        <w:r w:rsidRPr="00E56871">
          <w:rPr>
            <w:rFonts w:asciiTheme="minorBidi" w:hAnsiTheme="minorBidi" w:hint="cs"/>
            <w:b/>
            <w:bCs/>
            <w:rtl/>
            <w:rPrChange w:id="1919" w:author="Dalit Roth" w:date="2020-10-19T13:28:00Z">
              <w:rPr>
                <w:rFonts w:hint="cs"/>
                <w:highlight w:val="yellow"/>
                <w:rtl/>
              </w:rPr>
            </w:rPrChange>
          </w:rPr>
          <w:t xml:space="preserve"> </w:t>
        </w:r>
        <w:r w:rsidRPr="00E56871">
          <w:rPr>
            <w:rFonts w:asciiTheme="minorBidi" w:hAnsiTheme="minorBidi" w:hint="cs"/>
            <w:b/>
            <w:bCs/>
            <w:u w:val="single"/>
            <w:rtl/>
            <w:rPrChange w:id="1920" w:author="Dalit Roth" w:date="2020-10-19T13:28:00Z">
              <w:rPr>
                <w:rFonts w:hint="cs"/>
                <w:b/>
                <w:bCs/>
                <w:highlight w:val="yellow"/>
                <w:u w:val="single"/>
                <w:rtl/>
              </w:rPr>
            </w:rPrChange>
          </w:rPr>
          <w:t>2012</w:t>
        </w:r>
        <w:r w:rsidRPr="00E56871">
          <w:rPr>
            <w:rFonts w:asciiTheme="minorBidi" w:hAnsiTheme="minorBidi" w:hint="cs"/>
            <w:b/>
            <w:bCs/>
            <w:rtl/>
            <w:rPrChange w:id="1921" w:author="Dalit Roth" w:date="2020-10-19T13:28:00Z">
              <w:rPr>
                <w:rFonts w:hint="cs"/>
                <w:highlight w:val="yellow"/>
                <w:rtl/>
              </w:rPr>
            </w:rPrChange>
          </w:rPr>
          <w:t xml:space="preserve"> ערכים נמצאו כ </w:t>
        </w:r>
        <w:r w:rsidRPr="00E56871">
          <w:rPr>
            <w:rFonts w:asciiTheme="minorBidi" w:hAnsiTheme="minorBidi" w:hint="cs"/>
            <w:b/>
            <w:bCs/>
            <w:rtl/>
            <w:rPrChange w:id="1922" w:author="Dalit Roth" w:date="2020-10-19T13:28:00Z">
              <w:rPr>
                <w:rFonts w:hint="cs"/>
                <w:b/>
                <w:bCs/>
                <w:highlight w:val="yellow"/>
                <w:rtl/>
              </w:rPr>
            </w:rPrChange>
          </w:rPr>
          <w:t>0</w:t>
        </w:r>
        <w:r w:rsidRPr="00E56871">
          <w:rPr>
            <w:rFonts w:asciiTheme="minorBidi" w:hAnsiTheme="minorBidi" w:hint="cs"/>
            <w:b/>
            <w:bCs/>
            <w:rtl/>
            <w:rPrChange w:id="1923" w:author="Dalit Roth" w:date="2020-10-19T13:28:00Z">
              <w:rPr>
                <w:rFonts w:hint="cs"/>
                <w:highlight w:val="yellow"/>
                <w:rtl/>
              </w:rPr>
            </w:rPrChange>
          </w:rPr>
          <w:t xml:space="preserve">. בגלל שאין תקציב 0, כנראה שהם נתונים חסרים שהפכו להיות 0 במהלך העבודה עם </w:t>
        </w:r>
        <w:proofErr w:type="spellStart"/>
        <w:r w:rsidRPr="00E56871">
          <w:rPr>
            <w:rFonts w:asciiTheme="minorBidi" w:hAnsiTheme="minorBidi" w:hint="cs"/>
            <w:b/>
            <w:bCs/>
            <w:rtl/>
            <w:rPrChange w:id="1924" w:author="Dalit Roth" w:date="2020-10-19T13:28:00Z">
              <w:rPr>
                <w:rFonts w:hint="cs"/>
                <w:highlight w:val="yellow"/>
                <w:rtl/>
              </w:rPr>
            </w:rPrChange>
          </w:rPr>
          <w:t>הדטה</w:t>
        </w:r>
        <w:proofErr w:type="spellEnd"/>
        <w:r w:rsidRPr="00E56871">
          <w:rPr>
            <w:rFonts w:asciiTheme="minorBidi" w:hAnsiTheme="minorBidi" w:hint="cs"/>
            <w:b/>
            <w:bCs/>
            <w:color w:val="FF0000"/>
            <w:u w:val="single"/>
            <w:rtl/>
            <w:rPrChange w:id="1925" w:author="Dalit Roth" w:date="2020-10-19T13:28:00Z">
              <w:rPr>
                <w:rFonts w:hint="cs"/>
                <w:b/>
                <w:bCs/>
                <w:color w:val="FF0000"/>
                <w:highlight w:val="yellow"/>
                <w:u w:val="single"/>
                <w:rtl/>
              </w:rPr>
            </w:rPrChange>
          </w:rPr>
          <w:t>.</w:t>
        </w:r>
      </w:ins>
    </w:p>
    <w:p w14:paraId="1A11593F" w14:textId="18DB9E2F" w:rsidR="00F371B5" w:rsidRDefault="00F371B5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 w:rsidRPr="003E6C67">
        <w:rPr>
          <w:rFonts w:asciiTheme="minorBidi" w:hAnsiTheme="minorBidi" w:hint="cs"/>
          <w:rtl/>
        </w:rPr>
        <w:t xml:space="preserve">מסתבר שיש קשר בין ה </w:t>
      </w:r>
      <w:proofErr w:type="spellStart"/>
      <w:r w:rsidRPr="003E6C67">
        <w:rPr>
          <w:rFonts w:asciiTheme="minorBidi" w:hAnsiTheme="minorBidi"/>
        </w:rPr>
        <w:t>original_lang</w:t>
      </w:r>
      <w:proofErr w:type="spellEnd"/>
      <w:r w:rsidRPr="003E6C67">
        <w:rPr>
          <w:rFonts w:asciiTheme="minorBidi" w:hAnsiTheme="minorBidi" w:hint="cs"/>
          <w:rtl/>
        </w:rPr>
        <w:t xml:space="preserve"> לכמות ה0 ב</w:t>
      </w:r>
      <w:r w:rsidRPr="003E6C67">
        <w:rPr>
          <w:rFonts w:asciiTheme="minorBidi" w:hAnsiTheme="minorBidi"/>
        </w:rPr>
        <w:t>budget</w:t>
      </w:r>
      <w:r w:rsidRPr="003E6C67">
        <w:rPr>
          <w:rFonts w:asciiTheme="minorBidi" w:hAnsiTheme="minorBidi" w:hint="cs"/>
          <w:rtl/>
        </w:rPr>
        <w:t xml:space="preserve">. לרב הקבוצות של השפות הזרות שהן לא אנגלית </w:t>
      </w:r>
      <w:r w:rsidR="002C2A05">
        <w:rPr>
          <w:rFonts w:asciiTheme="minorBidi" w:hAnsiTheme="minorBidi" w:hint="cs"/>
          <w:rtl/>
        </w:rPr>
        <w:t>היו</w:t>
      </w:r>
      <w:r w:rsidRPr="003E6C67">
        <w:rPr>
          <w:rFonts w:asciiTheme="minorBidi" w:hAnsiTheme="minorBidi" w:hint="cs"/>
          <w:rtl/>
        </w:rPr>
        <w:t xml:space="preserve"> יותר מ50%</w:t>
      </w:r>
      <w:r w:rsidR="00497926">
        <w:rPr>
          <w:rFonts w:asciiTheme="minorBidi" w:hAnsiTheme="minorBidi" w:hint="cs"/>
          <w:rtl/>
        </w:rPr>
        <w:t xml:space="preserve"> סרטים עם </w:t>
      </w:r>
      <w:r w:rsidRPr="003E6C67">
        <w:rPr>
          <w:rFonts w:asciiTheme="minorBidi" w:hAnsiTheme="minorBidi" w:hint="cs"/>
          <w:rtl/>
        </w:rPr>
        <w:t>אפסים בתקציב שלהם</w:t>
      </w:r>
      <w:r w:rsidR="00497926">
        <w:rPr>
          <w:rFonts w:asciiTheme="minorBidi" w:hAnsiTheme="minorBidi" w:hint="cs"/>
          <w:rtl/>
        </w:rPr>
        <w:t xml:space="preserve"> (</w:t>
      </w:r>
      <w:r w:rsidR="00497926">
        <w:rPr>
          <w:rFonts w:asciiTheme="minorBidi" w:hAnsiTheme="minorBidi" w:hint="cs"/>
        </w:rPr>
        <w:t>NA</w:t>
      </w:r>
      <w:r w:rsidR="00497926">
        <w:rPr>
          <w:rFonts w:asciiTheme="minorBidi" w:hAnsiTheme="minorBidi" w:hint="cs"/>
          <w:rtl/>
        </w:rPr>
        <w:t>)</w:t>
      </w:r>
      <w:r w:rsidRPr="00497926">
        <w:rPr>
          <w:rFonts w:asciiTheme="minorBidi" w:hAnsiTheme="minorBidi" w:hint="cs"/>
          <w:rtl/>
        </w:rPr>
        <w:t xml:space="preserve">. </w:t>
      </w:r>
    </w:p>
    <w:p w14:paraId="2F39B028" w14:textId="61013232" w:rsid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מלבד זה יש ערכי קיצון שהם מספרים חד ודו </w:t>
      </w:r>
      <w:proofErr w:type="spellStart"/>
      <w:r>
        <w:rPr>
          <w:rFonts w:asciiTheme="minorBidi" w:hAnsiTheme="minorBidi" w:hint="cs"/>
          <w:rtl/>
        </w:rPr>
        <w:t>סיפרתיים</w:t>
      </w:r>
      <w:proofErr w:type="spellEnd"/>
      <w:r>
        <w:rPr>
          <w:rFonts w:asciiTheme="minorBidi" w:hAnsiTheme="minorBidi" w:hint="cs"/>
          <w:rtl/>
        </w:rPr>
        <w:t xml:space="preserve"> (כנראה צריך לטפל בהם בהוספה של מקדם הכפלה או הסרה)</w:t>
      </w:r>
    </w:p>
    <w:p w14:paraId="05EFA500" w14:textId="68A95F9F" w:rsidR="00497926" w:rsidRDefault="00E56871" w:rsidP="00497926">
      <w:pPr>
        <w:pStyle w:val="a3"/>
        <w:numPr>
          <w:ilvl w:val="0"/>
          <w:numId w:val="4"/>
        </w:numPr>
        <w:bidi/>
        <w:spacing w:after="160" w:line="259" w:lineRule="auto"/>
        <w:rPr>
          <w:ins w:id="1926" w:author="Dalit Roth" w:date="2020-10-19T13:47:00Z"/>
          <w:rFonts w:asciiTheme="minorBidi" w:hAnsiTheme="minorBidi"/>
        </w:rPr>
      </w:pPr>
      <w:ins w:id="1927" w:author="Dalit Roth" w:date="2020-10-19T13:30:00Z">
        <w:r>
          <w:rPr>
            <w:rFonts w:asciiTheme="minorBidi" w:hAnsiTheme="minorBidi" w:hint="cs"/>
            <w:rtl/>
          </w:rPr>
          <w:t>ערך</w:t>
        </w:r>
      </w:ins>
      <w:del w:id="1928" w:author="Dalit Roth" w:date="2020-10-19T13:30:00Z">
        <w:r w:rsidR="00497926" w:rsidDel="00E56871">
          <w:rPr>
            <w:rFonts w:asciiTheme="minorBidi" w:hAnsiTheme="minorBidi" w:hint="cs"/>
            <w:rtl/>
          </w:rPr>
          <w:delText>הערכים</w:delText>
        </w:r>
      </w:del>
      <w:r w:rsidR="00497926">
        <w:rPr>
          <w:rFonts w:asciiTheme="minorBidi" w:hAnsiTheme="minorBidi" w:hint="cs"/>
          <w:rtl/>
        </w:rPr>
        <w:t xml:space="preserve"> </w:t>
      </w:r>
      <w:ins w:id="1929" w:author="Dalit Roth" w:date="2020-10-19T13:30:00Z">
        <w:r>
          <w:rPr>
            <w:rFonts w:hint="cs"/>
            <w:rtl/>
          </w:rPr>
          <w:t xml:space="preserve">התקציב </w:t>
        </w:r>
      </w:ins>
      <w:r w:rsidR="00497926" w:rsidRPr="00E56871">
        <w:rPr>
          <w:rFonts w:hint="cs"/>
          <w:rtl/>
          <w:rPrChange w:id="1930" w:author="Dalit Roth" w:date="2020-10-19T13:29:00Z">
            <w:rPr>
              <w:rFonts w:asciiTheme="minorBidi" w:hAnsiTheme="minorBidi" w:hint="cs"/>
              <w:rtl/>
            </w:rPr>
          </w:rPrChange>
        </w:rPr>
        <w:t>של</w:t>
      </w:r>
      <w:r w:rsidR="00497926">
        <w:rPr>
          <w:rFonts w:asciiTheme="minorBidi" w:hAnsiTheme="minorBidi" w:hint="cs"/>
          <w:rtl/>
        </w:rPr>
        <w:t xml:space="preserve"> השפות הזרות נמו</w:t>
      </w:r>
      <w:ins w:id="1931" w:author="Dalit Roth" w:date="2020-10-19T13:30:00Z">
        <w:r>
          <w:rPr>
            <w:rFonts w:asciiTheme="minorBidi" w:hAnsiTheme="minorBidi" w:hint="cs"/>
            <w:rtl/>
          </w:rPr>
          <w:t xml:space="preserve">ך </w:t>
        </w:r>
      </w:ins>
      <w:del w:id="1932" w:author="Dalit Roth" w:date="2020-10-19T13:30:00Z">
        <w:r w:rsidR="00497926" w:rsidDel="00E56871">
          <w:rPr>
            <w:rFonts w:asciiTheme="minorBidi" w:hAnsiTheme="minorBidi" w:hint="cs"/>
            <w:rtl/>
          </w:rPr>
          <w:delText xml:space="preserve">כים </w:delText>
        </w:r>
      </w:del>
      <w:r w:rsidR="00497926">
        <w:rPr>
          <w:rFonts w:asciiTheme="minorBidi" w:hAnsiTheme="minorBidi" w:hint="cs"/>
          <w:rtl/>
        </w:rPr>
        <w:t xml:space="preserve">יותר מהסרטים בשפה האנגלית. אין דרך לדעת אם זה בגלל תקציב נמוך או שמדובר בערך מקומי של הכסף!!!! צריך לבדוק. </w:t>
      </w:r>
    </w:p>
    <w:p w14:paraId="44C637F2" w14:textId="297FD76D" w:rsidR="00B837C8" w:rsidRPr="00B837C8" w:rsidRDefault="00B837C8" w:rsidP="00B837C8">
      <w:pPr>
        <w:bidi/>
        <w:spacing w:after="160" w:line="259" w:lineRule="auto"/>
        <w:rPr>
          <w:rFonts w:asciiTheme="minorBidi" w:hAnsiTheme="minorBidi" w:hint="cs"/>
          <w:rtl/>
          <w:rPrChange w:id="1933" w:author="Dalit Roth" w:date="2020-10-19T13:47:00Z">
            <w:rPr>
              <w:rtl/>
            </w:rPr>
          </w:rPrChange>
        </w:rPr>
        <w:pPrChange w:id="1934" w:author="Dalit Roth" w:date="2020-10-19T13:47:00Z">
          <w:pPr>
            <w:pStyle w:val="a3"/>
            <w:numPr>
              <w:numId w:val="4"/>
            </w:numPr>
            <w:bidi/>
            <w:spacing w:after="160" w:line="259" w:lineRule="auto"/>
            <w:ind w:hanging="360"/>
          </w:pPr>
        </w:pPrChange>
      </w:pPr>
      <w:ins w:id="1935" w:author="Dalit Roth" w:date="2020-10-19T13:47:00Z">
        <w:r>
          <w:rPr>
            <w:rFonts w:asciiTheme="minorBidi" w:hAnsiTheme="minorBidi" w:hint="cs"/>
            <w:rtl/>
          </w:rPr>
          <w:t xml:space="preserve">מסקנה: ניתן להפוך את המשתנה לקטגוריאלי ולהתייחס לאפסים </w:t>
        </w:r>
      </w:ins>
      <w:ins w:id="1936" w:author="Dalit Roth" w:date="2020-10-19T13:48:00Z">
        <w:r>
          <w:rPr>
            <w:rFonts w:asciiTheme="minorBidi" w:hAnsiTheme="minorBidi" w:hint="cs"/>
            <w:rtl/>
          </w:rPr>
          <w:t xml:space="preserve">כקטגוריה נפרדת ולבדוק את </w:t>
        </w:r>
        <w:proofErr w:type="spellStart"/>
        <w:r>
          <w:rPr>
            <w:rFonts w:asciiTheme="minorBidi" w:hAnsiTheme="minorBidi" w:hint="cs"/>
            <w:rtl/>
          </w:rPr>
          <w:t>הקורולציה</w:t>
        </w:r>
        <w:proofErr w:type="spellEnd"/>
        <w:r>
          <w:rPr>
            <w:rFonts w:asciiTheme="minorBidi" w:hAnsiTheme="minorBidi" w:hint="cs"/>
            <w:rtl/>
          </w:rPr>
          <w:t xml:space="preserve"> בינו למשתנה ה</w:t>
        </w:r>
        <w:r>
          <w:rPr>
            <w:rFonts w:asciiTheme="minorBidi" w:hAnsiTheme="minorBidi" w:hint="cs"/>
          </w:rPr>
          <w:t>Y</w:t>
        </w:r>
        <w:r>
          <w:rPr>
            <w:rFonts w:asciiTheme="minorBidi" w:hAnsiTheme="minorBidi" w:hint="cs"/>
            <w:rtl/>
          </w:rPr>
          <w:t xml:space="preserve">. </w:t>
        </w:r>
      </w:ins>
    </w:p>
    <w:p w14:paraId="137EE7FA" w14:textId="0A450994" w:rsidR="00497926" w:rsidRPr="00E56871" w:rsidRDefault="00B837C8" w:rsidP="00E56871">
      <w:pPr>
        <w:bidi/>
        <w:rPr>
          <w:rFonts w:asciiTheme="minorBidi" w:hAnsiTheme="minorBidi"/>
          <w:b/>
          <w:bCs/>
          <w:sz w:val="20"/>
          <w:szCs w:val="20"/>
          <w:rtl/>
          <w:rPrChange w:id="1937" w:author="Dalit Roth" w:date="2020-10-19T13:30:00Z">
            <w:rPr>
              <w:rFonts w:asciiTheme="minorBidi" w:hAnsiTheme="minorBidi"/>
              <w:sz w:val="20"/>
              <w:szCs w:val="20"/>
              <w:rtl/>
            </w:rPr>
          </w:rPrChange>
        </w:rPr>
        <w:pPrChange w:id="1938" w:author="Dalit Roth" w:date="2020-10-19T13:30:00Z">
          <w:pPr>
            <w:bidi/>
            <w:ind w:left="360"/>
          </w:pPr>
        </w:pPrChange>
      </w:pPr>
      <w:del w:id="1939" w:author="Dalit Roth" w:date="2020-10-19T13:42:00Z">
        <w:r w:rsidRPr="003066A8" w:rsidDel="00B837C8">
          <w:rPr>
            <w:rFonts w:asciiTheme="minorBidi" w:hAnsiTheme="minorBidi" w:cs="Arial"/>
            <w:b/>
            <w:bCs/>
            <w:noProof/>
            <w:u w:val="single"/>
            <w:rtl/>
          </w:rPr>
          <w:drawing>
            <wp:anchor distT="0" distB="0" distL="114300" distR="114300" simplePos="0" relativeHeight="251465216" behindDoc="0" locked="0" layoutInCell="1" allowOverlap="1" wp14:anchorId="2713C40E" wp14:editId="6A861ED7">
              <wp:simplePos x="0" y="0"/>
              <wp:positionH relativeFrom="column">
                <wp:posOffset>-876984</wp:posOffset>
              </wp:positionH>
              <wp:positionV relativeFrom="paragraph">
                <wp:posOffset>172232</wp:posOffset>
              </wp:positionV>
              <wp:extent cx="3568065" cy="2473325"/>
              <wp:effectExtent l="0" t="0" r="0" b="3175"/>
              <wp:wrapNone/>
              <wp:docPr id="23" name="תמונה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922" r="35187" b="32889"/>
                      <a:stretch/>
                    </pic:blipFill>
                    <pic:spPr bwMode="auto">
                      <a:xfrm>
                        <a:off x="0" y="0"/>
                        <a:ext cx="3568065" cy="2473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40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 xml:space="preserve">בטבלה </w:delText>
        </w:r>
      </w:del>
      <w:ins w:id="1941" w:author="Dalit Roth" w:date="2020-10-19T13:42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>בגרפים הבאים</w:t>
        </w:r>
        <w:r w:rsidRPr="00E56871">
          <w:rPr>
            <w:rFonts w:asciiTheme="minorBidi" w:hAnsiTheme="minorBidi" w:hint="cs"/>
            <w:b/>
            <w:bCs/>
            <w:sz w:val="20"/>
            <w:szCs w:val="20"/>
            <w:rtl/>
            <w:rPrChange w:id="1942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t xml:space="preserve"> </w:t>
        </w:r>
      </w:ins>
      <w:del w:id="1943" w:author="Dalit Roth" w:date="2020-10-19T13:42:00Z"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44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 xml:space="preserve">הבאה </w:delText>
        </w:r>
      </w:del>
      <w:r w:rsidR="00497926" w:rsidRPr="00E56871">
        <w:rPr>
          <w:rFonts w:asciiTheme="minorBidi" w:hAnsiTheme="minorBidi" w:hint="cs"/>
          <w:b/>
          <w:bCs/>
          <w:sz w:val="20"/>
          <w:szCs w:val="20"/>
          <w:rtl/>
          <w:rPrChange w:id="1945" w:author="Dalit Roth" w:date="2020-10-19T13:30:00Z">
            <w:rPr>
              <w:rFonts w:asciiTheme="minorBidi" w:hAnsiTheme="minorBidi" w:hint="cs"/>
              <w:sz w:val="20"/>
              <w:szCs w:val="20"/>
              <w:rtl/>
            </w:rPr>
          </w:rPrChange>
        </w:rPr>
        <w:t>מתואר</w:t>
      </w:r>
      <w:ins w:id="1946" w:author="Dalit Roth" w:date="2020-10-19T13:42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>ים</w:t>
        </w:r>
      </w:ins>
      <w:del w:id="1947" w:author="Dalit Roth" w:date="2020-10-19T13:42:00Z"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48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>ת</w:delText>
        </w:r>
      </w:del>
      <w:r w:rsidR="00497926" w:rsidRPr="00E56871">
        <w:rPr>
          <w:rFonts w:asciiTheme="minorBidi" w:hAnsiTheme="minorBidi" w:hint="cs"/>
          <w:b/>
          <w:bCs/>
          <w:sz w:val="20"/>
          <w:szCs w:val="20"/>
          <w:rtl/>
          <w:rPrChange w:id="1949" w:author="Dalit Roth" w:date="2020-10-19T13:30:00Z">
            <w:rPr>
              <w:rFonts w:asciiTheme="minorBidi" w:hAnsiTheme="minorBidi" w:hint="cs"/>
              <w:sz w:val="20"/>
              <w:szCs w:val="20"/>
              <w:rtl/>
            </w:rPr>
          </w:rPrChange>
        </w:rPr>
        <w:t xml:space="preserve"> </w:t>
      </w:r>
      <w:del w:id="1950" w:author="Dalit Roth" w:date="2020-10-19T13:43:00Z"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51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 xml:space="preserve">ההתפלגות </w:delText>
        </w:r>
      </w:del>
      <w:ins w:id="1952" w:author="Dalit Roth" w:date="2020-10-19T13:43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>אחוז הסרטים שבהם התקציב הוא 0 בכל</w:t>
        </w:r>
      </w:ins>
      <w:del w:id="1953" w:author="Dalit Roth" w:date="2020-10-19T13:43:00Z"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54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>של תקציב מול</w:delText>
        </w:r>
      </w:del>
      <w:r w:rsidR="00497926" w:rsidRPr="00E56871">
        <w:rPr>
          <w:rFonts w:asciiTheme="minorBidi" w:hAnsiTheme="minorBidi" w:hint="cs"/>
          <w:b/>
          <w:bCs/>
          <w:sz w:val="20"/>
          <w:szCs w:val="20"/>
          <w:rtl/>
          <w:rPrChange w:id="1955" w:author="Dalit Roth" w:date="2020-10-19T13:30:00Z">
            <w:rPr>
              <w:rFonts w:asciiTheme="minorBidi" w:hAnsiTheme="minorBidi" w:hint="cs"/>
              <w:sz w:val="20"/>
              <w:szCs w:val="20"/>
              <w:rtl/>
            </w:rPr>
          </w:rPrChange>
        </w:rPr>
        <w:t xml:space="preserve"> שפת מקור</w:t>
      </w:r>
      <w:ins w:id="1956" w:author="Dalit Roth" w:date="2020-10-19T13:42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 xml:space="preserve"> (</w:t>
        </w:r>
      </w:ins>
      <w:del w:id="1957" w:author="Dalit Roth" w:date="2020-10-19T13:42:00Z"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58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 xml:space="preserve">. </w:delText>
        </w:r>
      </w:del>
      <w:r w:rsidR="00497926" w:rsidRPr="00E56871">
        <w:rPr>
          <w:rFonts w:asciiTheme="minorBidi" w:hAnsiTheme="minorBidi" w:hint="cs"/>
          <w:b/>
          <w:bCs/>
          <w:sz w:val="20"/>
          <w:szCs w:val="20"/>
          <w:rtl/>
          <w:rPrChange w:id="1959" w:author="Dalit Roth" w:date="2020-10-19T13:30:00Z">
            <w:rPr>
              <w:rFonts w:asciiTheme="minorBidi" w:hAnsiTheme="minorBidi" w:hint="cs"/>
              <w:sz w:val="20"/>
              <w:szCs w:val="20"/>
              <w:rtl/>
            </w:rPr>
          </w:rPrChange>
        </w:rPr>
        <w:t xml:space="preserve">צד </w:t>
      </w:r>
      <w:ins w:id="1960" w:author="Dalit Roth" w:date="2020-10-19T13:42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>ימין) וההתפלגויות</w:t>
        </w:r>
      </w:ins>
      <w:del w:id="1961" w:author="Dalit Roth" w:date="2020-10-19T13:42:00Z"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62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>שמאל</w:delText>
        </w:r>
      </w:del>
      <w:r w:rsidR="00497926" w:rsidRPr="00E56871">
        <w:rPr>
          <w:rFonts w:asciiTheme="minorBidi" w:hAnsiTheme="minorBidi" w:hint="cs"/>
          <w:b/>
          <w:bCs/>
          <w:sz w:val="20"/>
          <w:szCs w:val="20"/>
          <w:rtl/>
          <w:rPrChange w:id="1963" w:author="Dalit Roth" w:date="2020-10-19T13:30:00Z">
            <w:rPr>
              <w:rFonts w:asciiTheme="minorBidi" w:hAnsiTheme="minorBidi" w:hint="cs"/>
              <w:sz w:val="20"/>
              <w:szCs w:val="20"/>
              <w:rtl/>
            </w:rPr>
          </w:rPrChange>
        </w:rPr>
        <w:t xml:space="preserve"> </w:t>
      </w:r>
      <w:ins w:id="1964" w:author="Dalit Roth" w:date="2020-10-19T13:43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 xml:space="preserve">של </w:t>
        </w:r>
      </w:ins>
      <w:ins w:id="1965" w:author="Dalit Roth" w:date="2020-10-19T13:44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 xml:space="preserve">ערכי </w:t>
        </w:r>
      </w:ins>
      <w:ins w:id="1966" w:author="Dalit Roth" w:date="2020-10-19T13:43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 xml:space="preserve">התקציב בכל אחת </w:t>
        </w:r>
      </w:ins>
      <w:ins w:id="1967" w:author="Dalit Roth" w:date="2020-10-19T13:44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>משפות המקור</w:t>
        </w:r>
      </w:ins>
      <w:ins w:id="1968" w:author="Dalit Roth" w:date="2020-10-19T22:55:00Z">
        <w:r w:rsidR="0091350C">
          <w:rPr>
            <w:rFonts w:asciiTheme="minorBidi" w:hAnsiTheme="minorBidi" w:hint="cs"/>
            <w:b/>
            <w:bCs/>
            <w:sz w:val="20"/>
            <w:szCs w:val="20"/>
            <w:rtl/>
          </w:rPr>
          <w:t xml:space="preserve"> (צד שמאל)</w:t>
        </w:r>
      </w:ins>
      <w:ins w:id="1969" w:author="Dalit Roth" w:date="2020-10-19T13:44:00Z">
        <w:r>
          <w:rPr>
            <w:rFonts w:asciiTheme="minorBidi" w:hAnsiTheme="minorBidi" w:hint="cs"/>
            <w:b/>
            <w:bCs/>
            <w:sz w:val="20"/>
            <w:szCs w:val="20"/>
            <w:rtl/>
          </w:rPr>
          <w:t xml:space="preserve">. </w:t>
        </w:r>
      </w:ins>
      <w:del w:id="1970" w:author="Dalit Roth" w:date="2020-10-19T13:43:00Z">
        <w:r w:rsidR="00497926" w:rsidRPr="00E56871" w:rsidDel="00B837C8">
          <w:rPr>
            <w:rFonts w:asciiTheme="minorBidi" w:hAnsiTheme="minorBidi" w:hint="cs"/>
            <w:b/>
            <w:bCs/>
            <w:sz w:val="20"/>
            <w:szCs w:val="20"/>
            <w:rtl/>
            <w:rPrChange w:id="1971" w:author="Dalit Roth" w:date="2020-10-19T13:30:00Z">
              <w:rPr>
                <w:rFonts w:asciiTheme="minorBidi" w:hAnsiTheme="minorBidi" w:hint="cs"/>
                <w:sz w:val="20"/>
                <w:szCs w:val="20"/>
                <w:rtl/>
              </w:rPr>
            </w:rPrChange>
          </w:rPr>
          <w:delText>לפני הורדת אפסים וצד ימין אחרי.</w:delText>
        </w:r>
      </w:del>
    </w:p>
    <w:p w14:paraId="26999217" w14:textId="0659B4B9" w:rsidR="00F371B5" w:rsidRDefault="00B837C8" w:rsidP="00F371B5">
      <w:pPr>
        <w:bidi/>
        <w:rPr>
          <w:rFonts w:asciiTheme="minorBidi" w:hAnsiTheme="minorBidi"/>
          <w:rtl/>
        </w:rPr>
      </w:pPr>
      <w:ins w:id="1972" w:author="Dalit Roth" w:date="2020-10-19T13:42:00Z">
        <w:r w:rsidRPr="003066A8">
          <w:rPr>
            <w:rFonts w:asciiTheme="minorBidi" w:hAnsiTheme="minorBidi" w:cs="Arial"/>
            <w:b/>
            <w:bCs/>
            <w:noProof/>
            <w:u w:val="single"/>
            <w:rtl/>
          </w:rPr>
          <w:drawing>
            <wp:anchor distT="0" distB="0" distL="114300" distR="114300" simplePos="0" relativeHeight="251802112" behindDoc="0" locked="0" layoutInCell="1" allowOverlap="1" wp14:anchorId="0ED84CA6" wp14:editId="365A128C">
              <wp:simplePos x="0" y="0"/>
              <wp:positionH relativeFrom="column">
                <wp:posOffset>-878742</wp:posOffset>
              </wp:positionH>
              <wp:positionV relativeFrom="paragraph">
                <wp:posOffset>189474</wp:posOffset>
              </wp:positionV>
              <wp:extent cx="3568065" cy="2473325"/>
              <wp:effectExtent l="0" t="0" r="0" b="3175"/>
              <wp:wrapNone/>
              <wp:docPr id="117" name="תמונה 1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922" r="35187" b="32889"/>
                      <a:stretch/>
                    </pic:blipFill>
                    <pic:spPr bwMode="auto">
                      <a:xfrm>
                        <a:off x="0" y="0"/>
                        <a:ext cx="3568065" cy="2473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tbl>
      <w:tblPr>
        <w:tblpPr w:leftFromText="180" w:rightFromText="180" w:vertAnchor="text" w:horzAnchor="page" w:tblpX="5745" w:tblpY="-22"/>
        <w:tblOverlap w:val="never"/>
        <w:bidiVisual/>
        <w:tblW w:w="4939" w:type="dxa"/>
        <w:tblLook w:val="04A0" w:firstRow="1" w:lastRow="0" w:firstColumn="1" w:lastColumn="0" w:noHBand="0" w:noVBand="1"/>
        <w:tblPrChange w:id="1973" w:author="Dalit Roth" w:date="2020-10-19T13:31:00Z">
          <w:tblPr>
            <w:tblpPr w:leftFromText="180" w:rightFromText="180" w:vertAnchor="text" w:tblpXSpec="right" w:tblpY="1"/>
            <w:tblOverlap w:val="never"/>
            <w:bidiVisual/>
            <w:tblW w:w="4703" w:type="dxa"/>
            <w:tblLook w:val="04A0" w:firstRow="1" w:lastRow="0" w:firstColumn="1" w:lastColumn="0" w:noHBand="0" w:noVBand="1"/>
          </w:tblPr>
        </w:tblPrChange>
      </w:tblPr>
      <w:tblGrid>
        <w:gridCol w:w="1586"/>
        <w:gridCol w:w="750"/>
        <w:gridCol w:w="1168"/>
        <w:gridCol w:w="1435"/>
        <w:tblGridChange w:id="1974">
          <w:tblGrid>
            <w:gridCol w:w="1586"/>
            <w:gridCol w:w="750"/>
            <w:gridCol w:w="1168"/>
            <w:gridCol w:w="1435"/>
          </w:tblGrid>
        </w:tblGridChange>
      </w:tblGrid>
      <w:tr w:rsidR="00F371B5" w:rsidRPr="00497926" w:rsidDel="00B837C8" w14:paraId="2AE324FE" w14:textId="6530530B" w:rsidTr="00E56871">
        <w:trPr>
          <w:trHeight w:val="379"/>
          <w:del w:id="1975" w:author="Dalit Roth" w:date="2020-10-19T13:41:00Z"/>
          <w:trPrChange w:id="1976" w:author="Dalit Roth" w:date="2020-10-19T13:31:00Z">
            <w:trPr>
              <w:trHeight w:val="379"/>
            </w:trPr>
          </w:trPrChange>
        </w:trPr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  <w:tcPrChange w:id="1977" w:author="Dalit Roth" w:date="2020-10-19T13:31:00Z">
              <w:tcPr>
                <w:tcW w:w="1571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6C864BC7" w14:textId="081F8793" w:rsidR="00F371B5" w:rsidRPr="00497926" w:rsidDel="00B837C8" w:rsidRDefault="00F371B5" w:rsidP="00E56871">
            <w:pPr>
              <w:jc w:val="center"/>
              <w:rPr>
                <w:del w:id="1978" w:author="Dalit Roth" w:date="2020-10-19T13:41:00Z"/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del w:id="1979" w:author="Dalit Roth" w:date="2020-10-19T13:41:00Z">
              <w:r w:rsidRPr="00497926" w:rsidDel="00B837C8">
                <w:rPr>
                  <w:rFonts w:ascii="Arial" w:hAnsi="Arial" w:cs="Arial"/>
                  <w:b/>
                  <w:bCs/>
                  <w:color w:val="000000"/>
                  <w:sz w:val="16"/>
                  <w:szCs w:val="16"/>
                </w:rPr>
                <w:delText>original_language</w:delText>
              </w:r>
            </w:del>
          </w:p>
        </w:tc>
        <w:tc>
          <w:tcPr>
            <w:tcW w:w="7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  <w:tcPrChange w:id="1980" w:author="Dalit Roth" w:date="2020-10-19T13:31:00Z">
              <w:tcPr>
                <w:tcW w:w="630" w:type="dxa"/>
                <w:tcBorders>
                  <w:top w:val="single" w:sz="8" w:space="0" w:color="auto"/>
                  <w:left w:val="nil"/>
                  <w:bottom w:val="single" w:sz="8" w:space="0" w:color="auto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7715FFCF" w14:textId="01C258A9" w:rsidR="00F371B5" w:rsidRPr="00497926" w:rsidDel="00B837C8" w:rsidRDefault="00F371B5" w:rsidP="00E56871">
            <w:pPr>
              <w:jc w:val="center"/>
              <w:rPr>
                <w:del w:id="1981" w:author="Dalit Roth" w:date="2020-10-19T13:41:00Z"/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del w:id="1982" w:author="Dalit Roth" w:date="2020-10-19T13:41:00Z">
              <w:r w:rsidRPr="00497926" w:rsidDel="00B837C8">
                <w:rPr>
                  <w:rFonts w:ascii="Arial" w:hAnsi="Arial" w:cs="Arial"/>
                  <w:b/>
                  <w:bCs/>
                  <w:color w:val="000000"/>
                  <w:sz w:val="16"/>
                  <w:szCs w:val="16"/>
                </w:rPr>
                <w:delText>budget</w:delText>
              </w:r>
            </w:del>
          </w:p>
        </w:tc>
        <w:tc>
          <w:tcPr>
            <w:tcW w:w="116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  <w:tcPrChange w:id="1983" w:author="Dalit Roth" w:date="2020-10-19T13:31:00Z">
              <w:tcPr>
                <w:tcW w:w="1101" w:type="dxa"/>
                <w:tcBorders>
                  <w:top w:val="single" w:sz="8" w:space="0" w:color="auto"/>
                  <w:left w:val="nil"/>
                  <w:bottom w:val="single" w:sz="8" w:space="0" w:color="auto"/>
                  <w:right w:val="nil"/>
                </w:tcBorders>
                <w:shd w:val="clear" w:color="auto" w:fill="auto"/>
                <w:vAlign w:val="center"/>
                <w:hideMark/>
              </w:tcPr>
            </w:tcPrChange>
          </w:tcPr>
          <w:p w14:paraId="2203A568" w14:textId="55CF0CB3" w:rsidR="00F371B5" w:rsidRPr="00497926" w:rsidDel="00B837C8" w:rsidRDefault="00F371B5" w:rsidP="00E56871">
            <w:pPr>
              <w:jc w:val="center"/>
              <w:rPr>
                <w:del w:id="1984" w:author="Dalit Roth" w:date="2020-10-19T13:41:00Z"/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del w:id="1985" w:author="Dalit Roth" w:date="2020-10-19T13:41:00Z">
              <w:r w:rsidRPr="00497926" w:rsidDel="00B837C8">
                <w:rPr>
                  <w:rFonts w:ascii="Arial" w:hAnsi="Arial" w:cs="Arial"/>
                  <w:b/>
                  <w:bCs/>
                  <w:color w:val="000000"/>
                  <w:sz w:val="16"/>
                  <w:szCs w:val="16"/>
                </w:rPr>
                <w:delText>zero_budget</w:delText>
              </w:r>
            </w:del>
          </w:p>
        </w:tc>
        <w:tc>
          <w:tcPr>
            <w:tcW w:w="14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  <w:tcPrChange w:id="1986" w:author="Dalit Roth" w:date="2020-10-19T13:31:00Z">
              <w:tcPr>
                <w:tcW w:w="1401" w:type="dxa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0ED4E58" w14:textId="0CCB0FF8" w:rsidR="00F371B5" w:rsidRPr="00497926" w:rsidDel="00B837C8" w:rsidRDefault="00F371B5" w:rsidP="00E56871">
            <w:pPr>
              <w:jc w:val="center"/>
              <w:rPr>
                <w:del w:id="1987" w:author="Dalit Roth" w:date="2020-10-19T13:41:00Z"/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del w:id="1988" w:author="Dalit Roth" w:date="2020-10-19T13:41:00Z">
              <w:r w:rsidRPr="00497926" w:rsidDel="00B837C8">
                <w:rPr>
                  <w:rFonts w:ascii="Arial" w:hAnsi="Arial" w:cs="Arial"/>
                  <w:b/>
                  <w:bCs/>
                  <w:color w:val="000000"/>
                  <w:sz w:val="16"/>
                  <w:szCs w:val="16"/>
                </w:rPr>
                <w:delText>zero_vs_budget</w:delText>
              </w:r>
            </w:del>
          </w:p>
        </w:tc>
      </w:tr>
      <w:tr w:rsidR="00F371B5" w:rsidRPr="00497926" w:rsidDel="00B837C8" w14:paraId="3B756444" w14:textId="7A7EA562" w:rsidTr="00E56871">
        <w:trPr>
          <w:trHeight w:val="230"/>
          <w:del w:id="1989" w:author="Dalit Roth" w:date="2020-10-19T13:41:00Z"/>
          <w:trPrChange w:id="1990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1991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70EDF64" w14:textId="25B35C2F" w:rsidR="00F371B5" w:rsidRPr="00497926" w:rsidDel="00B837C8" w:rsidRDefault="00F371B5" w:rsidP="00E56871">
            <w:pPr>
              <w:jc w:val="center"/>
              <w:rPr>
                <w:del w:id="199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199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ml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1994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09CF0BB" w14:textId="0DECD397" w:rsidR="00F371B5" w:rsidRPr="00497926" w:rsidDel="00B837C8" w:rsidRDefault="00F371B5" w:rsidP="00E56871">
            <w:pPr>
              <w:jc w:val="center"/>
              <w:rPr>
                <w:del w:id="199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199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12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1997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FCC1F95" w14:textId="67A44E9F" w:rsidR="00F371B5" w:rsidRPr="00497926" w:rsidDel="00B837C8" w:rsidRDefault="00F371B5" w:rsidP="00E56871">
            <w:pPr>
              <w:jc w:val="center"/>
              <w:rPr>
                <w:del w:id="199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199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00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4E47551" w14:textId="49B3317F" w:rsidR="00F371B5" w:rsidRPr="00497926" w:rsidDel="00B837C8" w:rsidRDefault="00F371B5" w:rsidP="00E56871">
            <w:pPr>
              <w:jc w:val="center"/>
              <w:rPr>
                <w:del w:id="200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0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0.08</w:delText>
              </w:r>
            </w:del>
          </w:p>
        </w:tc>
      </w:tr>
      <w:tr w:rsidR="00F371B5" w:rsidRPr="00497926" w:rsidDel="00B837C8" w14:paraId="2577196D" w14:textId="52427963" w:rsidTr="00E56871">
        <w:trPr>
          <w:trHeight w:val="230"/>
          <w:del w:id="2003" w:author="Dalit Roth" w:date="2020-10-19T13:41:00Z"/>
          <w:trPrChange w:id="2004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05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1945541" w14:textId="55CB8F4F" w:rsidR="00F371B5" w:rsidRPr="00497926" w:rsidDel="00B837C8" w:rsidRDefault="00F371B5" w:rsidP="00E56871">
            <w:pPr>
              <w:jc w:val="center"/>
              <w:rPr>
                <w:del w:id="200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0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te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08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2975C34" w14:textId="7288E359" w:rsidR="00F371B5" w:rsidRPr="00497926" w:rsidDel="00B837C8" w:rsidRDefault="00F371B5" w:rsidP="00E56871">
            <w:pPr>
              <w:jc w:val="center"/>
              <w:rPr>
                <w:del w:id="200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1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9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11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3B91C92" w14:textId="3323B993" w:rsidR="00F371B5" w:rsidRPr="00497926" w:rsidDel="00B837C8" w:rsidRDefault="00F371B5" w:rsidP="00E56871">
            <w:pPr>
              <w:jc w:val="center"/>
              <w:rPr>
                <w:del w:id="201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1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14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F89D32C" w14:textId="2F8D13EF" w:rsidR="00F371B5" w:rsidRPr="00497926" w:rsidDel="00B837C8" w:rsidRDefault="00F371B5" w:rsidP="00E56871">
            <w:pPr>
              <w:jc w:val="center"/>
              <w:rPr>
                <w:del w:id="201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1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0.11</w:delText>
              </w:r>
            </w:del>
          </w:p>
        </w:tc>
      </w:tr>
      <w:tr w:rsidR="00F371B5" w:rsidRPr="00497926" w:rsidDel="00B837C8" w14:paraId="3874FB99" w14:textId="3FA38B64" w:rsidTr="00E56871">
        <w:trPr>
          <w:trHeight w:val="230"/>
          <w:del w:id="2017" w:author="Dalit Roth" w:date="2020-10-19T13:41:00Z"/>
          <w:trPrChange w:id="2018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19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517274A" w14:textId="005B68C8" w:rsidR="00F371B5" w:rsidRPr="00497926" w:rsidDel="00B837C8" w:rsidRDefault="00F371B5" w:rsidP="00E56871">
            <w:pPr>
              <w:jc w:val="center"/>
              <w:rPr>
                <w:del w:id="202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2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hi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22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44B20AB" w14:textId="27F80CEF" w:rsidR="00F371B5" w:rsidRPr="00497926" w:rsidDel="00B837C8" w:rsidRDefault="00F371B5" w:rsidP="00E56871">
            <w:pPr>
              <w:jc w:val="center"/>
              <w:rPr>
                <w:del w:id="202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2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118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25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1311159" w14:textId="2BE416F9" w:rsidR="00F371B5" w:rsidRPr="00497926" w:rsidDel="00B837C8" w:rsidRDefault="00F371B5" w:rsidP="00E56871">
            <w:pPr>
              <w:jc w:val="center"/>
              <w:rPr>
                <w:del w:id="202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2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19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28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27332EA" w14:textId="329600A5" w:rsidR="00F371B5" w:rsidRPr="00497926" w:rsidDel="00B837C8" w:rsidRDefault="00F371B5" w:rsidP="00E56871">
            <w:pPr>
              <w:jc w:val="center"/>
              <w:rPr>
                <w:del w:id="202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3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0.16</w:delText>
              </w:r>
            </w:del>
          </w:p>
        </w:tc>
      </w:tr>
      <w:tr w:rsidR="00F371B5" w:rsidRPr="00497926" w:rsidDel="00B837C8" w14:paraId="12EF8A95" w14:textId="23236004" w:rsidTr="00E56871">
        <w:trPr>
          <w:trHeight w:val="230"/>
          <w:del w:id="2031" w:author="Dalit Roth" w:date="2020-10-19T13:41:00Z"/>
          <w:trPrChange w:id="2032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33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AE4E615" w14:textId="7CC7E926" w:rsidR="00F371B5" w:rsidRPr="00497926" w:rsidDel="00B837C8" w:rsidRDefault="00F371B5" w:rsidP="00E56871">
            <w:pPr>
              <w:jc w:val="center"/>
              <w:rPr>
                <w:del w:id="203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3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ta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36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A5BBB1A" w14:textId="1BF7420A" w:rsidR="00F371B5" w:rsidRPr="00497926" w:rsidDel="00B837C8" w:rsidRDefault="00F371B5" w:rsidP="00E56871">
            <w:pPr>
              <w:jc w:val="center"/>
              <w:rPr>
                <w:del w:id="203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3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31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39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C259781" w14:textId="4D82507C" w:rsidR="00F371B5" w:rsidRPr="00497926" w:rsidDel="00B837C8" w:rsidRDefault="00F371B5" w:rsidP="00E56871">
            <w:pPr>
              <w:jc w:val="center"/>
              <w:rPr>
                <w:del w:id="204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4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42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9321F81" w14:textId="61235291" w:rsidR="00F371B5" w:rsidRPr="00497926" w:rsidDel="00B837C8" w:rsidRDefault="00F371B5" w:rsidP="00E56871">
            <w:pPr>
              <w:jc w:val="center"/>
              <w:rPr>
                <w:del w:id="204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4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0.16</w:delText>
              </w:r>
            </w:del>
          </w:p>
        </w:tc>
      </w:tr>
      <w:tr w:rsidR="00F371B5" w:rsidRPr="00497926" w:rsidDel="00B837C8" w14:paraId="242004F4" w14:textId="2D4E2446" w:rsidTr="00E56871">
        <w:trPr>
          <w:trHeight w:val="230"/>
          <w:del w:id="2045" w:author="Dalit Roth" w:date="2020-10-19T13:41:00Z"/>
          <w:trPrChange w:id="2046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47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A42D34" w14:textId="3F5D7C54" w:rsidR="00F371B5" w:rsidRPr="00497926" w:rsidDel="00B837C8" w:rsidRDefault="00F371B5" w:rsidP="00E56871">
            <w:pPr>
              <w:jc w:val="center"/>
              <w:rPr>
                <w:del w:id="204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4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no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50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766EAC6" w14:textId="024C67D9" w:rsidR="00F371B5" w:rsidRPr="00497926" w:rsidDel="00B837C8" w:rsidRDefault="00F371B5" w:rsidP="00E56871">
            <w:pPr>
              <w:jc w:val="center"/>
              <w:rPr>
                <w:del w:id="205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5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53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2498154" w14:textId="3F4591BA" w:rsidR="00F371B5" w:rsidRPr="00497926" w:rsidDel="00B837C8" w:rsidRDefault="00F371B5" w:rsidP="00E56871">
            <w:pPr>
              <w:jc w:val="center"/>
              <w:rPr>
                <w:del w:id="205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5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56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8F32D5B" w14:textId="39F5FF41" w:rsidR="00F371B5" w:rsidRPr="00497926" w:rsidDel="00B837C8" w:rsidRDefault="00F371B5" w:rsidP="00E56871">
            <w:pPr>
              <w:jc w:val="center"/>
              <w:rPr>
                <w:del w:id="205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5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0.20</w:delText>
              </w:r>
            </w:del>
          </w:p>
        </w:tc>
      </w:tr>
      <w:tr w:rsidR="00F371B5" w:rsidRPr="00497926" w:rsidDel="00B837C8" w14:paraId="7647AF54" w14:textId="77DD5298" w:rsidTr="00E56871">
        <w:trPr>
          <w:trHeight w:val="230"/>
          <w:del w:id="2059" w:author="Dalit Roth" w:date="2020-10-19T13:41:00Z"/>
          <w:trPrChange w:id="2060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61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B6AD915" w14:textId="0889A652" w:rsidR="00F371B5" w:rsidRPr="00497926" w:rsidDel="00B837C8" w:rsidRDefault="00F371B5" w:rsidP="00E56871">
            <w:pPr>
              <w:jc w:val="center"/>
              <w:rPr>
                <w:del w:id="206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6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pl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64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D16EFAB" w14:textId="553DAE2D" w:rsidR="00F371B5" w:rsidRPr="00497926" w:rsidDel="00B837C8" w:rsidRDefault="00F371B5" w:rsidP="00E56871">
            <w:pPr>
              <w:jc w:val="center"/>
              <w:rPr>
                <w:del w:id="206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6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67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3F54279" w14:textId="263ACFDB" w:rsidR="00F371B5" w:rsidRPr="00497926" w:rsidDel="00B837C8" w:rsidRDefault="00F371B5" w:rsidP="00E56871">
            <w:pPr>
              <w:jc w:val="center"/>
              <w:rPr>
                <w:del w:id="206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6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70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303DD24" w14:textId="2079B339" w:rsidR="00F371B5" w:rsidRPr="00497926" w:rsidDel="00B837C8" w:rsidRDefault="00F371B5" w:rsidP="00E56871">
            <w:pPr>
              <w:jc w:val="center"/>
              <w:rPr>
                <w:del w:id="207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7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0.20</w:delText>
              </w:r>
            </w:del>
          </w:p>
        </w:tc>
      </w:tr>
      <w:tr w:rsidR="00F371B5" w:rsidRPr="00497926" w:rsidDel="00B837C8" w14:paraId="3E29FDEC" w14:textId="430F3400" w:rsidTr="00E56871">
        <w:trPr>
          <w:trHeight w:val="230"/>
          <w:del w:id="2073" w:author="Dalit Roth" w:date="2020-10-19T13:41:00Z"/>
          <w:trPrChange w:id="2074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75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71E1018" w14:textId="72F09C47" w:rsidR="00F371B5" w:rsidRPr="00497926" w:rsidDel="00B837C8" w:rsidRDefault="00F371B5" w:rsidP="00E56871">
            <w:pPr>
              <w:jc w:val="center"/>
              <w:rPr>
                <w:del w:id="2076" w:author="Dalit Roth" w:date="2020-10-19T13:41:00Z"/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del w:id="207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  <w:highlight w:val="yellow"/>
                </w:rPr>
                <w:delText>en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78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75C35D3" w14:textId="38ECBF8D" w:rsidR="00F371B5" w:rsidRPr="00497926" w:rsidDel="00B837C8" w:rsidRDefault="00F371B5" w:rsidP="00E56871">
            <w:pPr>
              <w:jc w:val="center"/>
              <w:rPr>
                <w:del w:id="2079" w:author="Dalit Roth" w:date="2020-10-19T13:41:00Z"/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del w:id="208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  <w:highlight w:val="yellow"/>
                </w:rPr>
                <w:delText>6351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81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7898F9B" w14:textId="7A8EE003" w:rsidR="00F371B5" w:rsidRPr="00497926" w:rsidDel="00B837C8" w:rsidRDefault="00F371B5" w:rsidP="00E56871">
            <w:pPr>
              <w:jc w:val="center"/>
              <w:rPr>
                <w:del w:id="2082" w:author="Dalit Roth" w:date="2020-10-19T13:41:00Z"/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del w:id="208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  <w:highlight w:val="yellow"/>
                </w:rPr>
                <w:delText>1556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84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35710BE" w14:textId="41B7CBB8" w:rsidR="00F371B5" w:rsidRPr="00497926" w:rsidDel="00B837C8" w:rsidRDefault="00F371B5" w:rsidP="00E56871">
            <w:pPr>
              <w:jc w:val="center"/>
              <w:rPr>
                <w:del w:id="2085" w:author="Dalit Roth" w:date="2020-10-19T13:41:00Z"/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del w:id="208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  <w:highlight w:val="yellow"/>
                </w:rPr>
                <w:delText>0.25</w:delText>
              </w:r>
            </w:del>
          </w:p>
        </w:tc>
      </w:tr>
      <w:tr w:rsidR="00F371B5" w:rsidRPr="00497926" w:rsidDel="00B837C8" w14:paraId="3E3FAEBA" w14:textId="086B802E" w:rsidTr="00E56871">
        <w:trPr>
          <w:trHeight w:val="230"/>
          <w:del w:id="2087" w:author="Dalit Roth" w:date="2020-10-19T13:41:00Z"/>
          <w:trPrChange w:id="2088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89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BFF29B6" w14:textId="0316F625" w:rsidR="00F371B5" w:rsidRPr="00497926" w:rsidDel="00B837C8" w:rsidRDefault="00F371B5" w:rsidP="00E56871">
            <w:pPr>
              <w:jc w:val="center"/>
              <w:rPr>
                <w:del w:id="209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9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fi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92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6F0294C" w14:textId="0F67C388" w:rsidR="00F371B5" w:rsidRPr="00497926" w:rsidDel="00B837C8" w:rsidRDefault="00F371B5" w:rsidP="00E56871">
            <w:pPr>
              <w:jc w:val="center"/>
              <w:rPr>
                <w:del w:id="209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9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095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66D1DF4" w14:textId="132945C8" w:rsidR="00F371B5" w:rsidRPr="00497926" w:rsidDel="00B837C8" w:rsidRDefault="00F371B5" w:rsidP="00E56871">
            <w:pPr>
              <w:jc w:val="center"/>
              <w:rPr>
                <w:del w:id="209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09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098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322EF36" w14:textId="4D13B74A" w:rsidR="00F371B5" w:rsidRPr="00497926" w:rsidDel="00B837C8" w:rsidRDefault="00F371B5" w:rsidP="00E56871">
            <w:pPr>
              <w:jc w:val="center"/>
              <w:rPr>
                <w:del w:id="209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0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0.25</w:delText>
              </w:r>
            </w:del>
          </w:p>
        </w:tc>
      </w:tr>
      <w:tr w:rsidR="00F371B5" w:rsidRPr="00497926" w:rsidDel="00B837C8" w14:paraId="0B58F675" w14:textId="5E328DE3" w:rsidTr="00E56871">
        <w:trPr>
          <w:trHeight w:val="230"/>
          <w:del w:id="2101" w:author="Dalit Roth" w:date="2020-10-19T13:41:00Z"/>
          <w:trPrChange w:id="2102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03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C1EF3AF" w14:textId="55D1A247" w:rsidR="00F371B5" w:rsidRPr="00497926" w:rsidDel="00B837C8" w:rsidRDefault="00F371B5" w:rsidP="00E56871">
            <w:pPr>
              <w:jc w:val="center"/>
              <w:rPr>
                <w:del w:id="210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0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he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06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A773972" w14:textId="75845B77" w:rsidR="00F371B5" w:rsidRPr="00497926" w:rsidDel="00B837C8" w:rsidRDefault="00F371B5" w:rsidP="00E56871">
            <w:pPr>
              <w:jc w:val="center"/>
              <w:rPr>
                <w:del w:id="210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0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6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09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E39F16" w14:textId="6A14C78D" w:rsidR="00F371B5" w:rsidRPr="00497926" w:rsidDel="00B837C8" w:rsidRDefault="00F371B5" w:rsidP="00E56871">
            <w:pPr>
              <w:jc w:val="center"/>
              <w:rPr>
                <w:del w:id="211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1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112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95ACC35" w14:textId="2028F458" w:rsidR="00F371B5" w:rsidRPr="00497926" w:rsidDel="00B837C8" w:rsidRDefault="00F371B5" w:rsidP="00E56871">
            <w:pPr>
              <w:jc w:val="center"/>
              <w:rPr>
                <w:del w:id="211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1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0.33</w:delText>
              </w:r>
            </w:del>
          </w:p>
        </w:tc>
      </w:tr>
      <w:tr w:rsidR="00F371B5" w:rsidRPr="00497926" w:rsidDel="00B837C8" w14:paraId="291FEDD4" w14:textId="1B8FCAA9" w:rsidTr="00E56871">
        <w:trPr>
          <w:trHeight w:val="230"/>
          <w:del w:id="2115" w:author="Dalit Roth" w:date="2020-10-19T13:41:00Z"/>
          <w:trPrChange w:id="2116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17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EF39AE0" w14:textId="6D35A1FA" w:rsidR="00F371B5" w:rsidRPr="00497926" w:rsidDel="00B837C8" w:rsidRDefault="00F371B5" w:rsidP="00E56871">
            <w:pPr>
              <w:jc w:val="center"/>
              <w:rPr>
                <w:del w:id="211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1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da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20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289824E" w14:textId="6D5C1AA6" w:rsidR="00F371B5" w:rsidRPr="00497926" w:rsidDel="00B837C8" w:rsidRDefault="00F371B5" w:rsidP="00E56871">
            <w:pPr>
              <w:jc w:val="center"/>
              <w:rPr>
                <w:del w:id="212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2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17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23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058B8C9" w14:textId="588E4397" w:rsidR="00F371B5" w:rsidRPr="00497926" w:rsidDel="00B837C8" w:rsidRDefault="00F371B5" w:rsidP="00E56871">
            <w:pPr>
              <w:jc w:val="center"/>
              <w:rPr>
                <w:del w:id="212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2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6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126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6B5D7AE" w14:textId="4BBFE3B7" w:rsidR="00F371B5" w:rsidRPr="00497926" w:rsidDel="00B837C8" w:rsidRDefault="00F371B5" w:rsidP="00E56871">
            <w:pPr>
              <w:jc w:val="center"/>
              <w:rPr>
                <w:del w:id="212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2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0.35</w:delText>
              </w:r>
            </w:del>
          </w:p>
        </w:tc>
      </w:tr>
      <w:tr w:rsidR="00F371B5" w:rsidRPr="00497926" w:rsidDel="00B837C8" w14:paraId="3FF37BC9" w14:textId="47A84270" w:rsidTr="00E56871">
        <w:trPr>
          <w:trHeight w:val="230"/>
          <w:del w:id="2129" w:author="Dalit Roth" w:date="2020-10-19T13:41:00Z"/>
          <w:trPrChange w:id="2130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31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8F399A9" w14:textId="1F995CCC" w:rsidR="00F371B5" w:rsidRPr="00497926" w:rsidDel="00B837C8" w:rsidRDefault="00F371B5" w:rsidP="00E56871">
            <w:pPr>
              <w:jc w:val="center"/>
              <w:rPr>
                <w:del w:id="213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3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ru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34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45AB259" w14:textId="14F27C33" w:rsidR="00F371B5" w:rsidRPr="00497926" w:rsidDel="00B837C8" w:rsidRDefault="00F371B5" w:rsidP="00E56871">
            <w:pPr>
              <w:jc w:val="center"/>
              <w:rPr>
                <w:del w:id="213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3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109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37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678E4E2" w14:textId="720310F2" w:rsidR="00F371B5" w:rsidRPr="00497926" w:rsidDel="00B837C8" w:rsidRDefault="00F371B5" w:rsidP="00E56871">
            <w:pPr>
              <w:jc w:val="center"/>
              <w:rPr>
                <w:del w:id="213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3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39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140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6F1A92A" w14:textId="03AE0FFE" w:rsidR="00F371B5" w:rsidRPr="00497926" w:rsidDel="00B837C8" w:rsidRDefault="00F371B5" w:rsidP="00E56871">
            <w:pPr>
              <w:jc w:val="center"/>
              <w:rPr>
                <w:del w:id="214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4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0.36</w:delText>
              </w:r>
            </w:del>
          </w:p>
        </w:tc>
      </w:tr>
      <w:tr w:rsidR="00F371B5" w:rsidRPr="00497926" w:rsidDel="00B837C8" w14:paraId="797C12CC" w14:textId="0FF3AA98" w:rsidTr="00E56871">
        <w:trPr>
          <w:trHeight w:val="230"/>
          <w:del w:id="2143" w:author="Dalit Roth" w:date="2020-10-19T13:41:00Z"/>
          <w:trPrChange w:id="2144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45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AE0AB74" w14:textId="157BD092" w:rsidR="00F371B5" w:rsidRPr="00497926" w:rsidDel="00B837C8" w:rsidRDefault="00F371B5" w:rsidP="00E56871">
            <w:pPr>
              <w:jc w:val="center"/>
              <w:rPr>
                <w:del w:id="214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4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nl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48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81E6E64" w14:textId="10B37F04" w:rsidR="00F371B5" w:rsidRPr="00497926" w:rsidDel="00B837C8" w:rsidRDefault="00F371B5" w:rsidP="00E56871">
            <w:pPr>
              <w:jc w:val="center"/>
              <w:rPr>
                <w:del w:id="214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5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11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51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27D9F82" w14:textId="4A217917" w:rsidR="00F371B5" w:rsidRPr="00497926" w:rsidDel="00B837C8" w:rsidRDefault="00F371B5" w:rsidP="00E56871">
            <w:pPr>
              <w:jc w:val="center"/>
              <w:rPr>
                <w:del w:id="215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5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154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85D2C60" w14:textId="0E633BA4" w:rsidR="00F371B5" w:rsidRPr="00497926" w:rsidDel="00B837C8" w:rsidRDefault="00F371B5" w:rsidP="00E56871">
            <w:pPr>
              <w:jc w:val="center"/>
              <w:rPr>
                <w:del w:id="215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5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0.36</w:delText>
              </w:r>
            </w:del>
          </w:p>
        </w:tc>
      </w:tr>
      <w:tr w:rsidR="00F371B5" w:rsidRPr="00497926" w:rsidDel="00B837C8" w14:paraId="78449BC3" w14:textId="4140831A" w:rsidTr="00E56871">
        <w:trPr>
          <w:trHeight w:val="230"/>
          <w:del w:id="2157" w:author="Dalit Roth" w:date="2020-10-19T13:41:00Z"/>
          <w:trPrChange w:id="2158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59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7EA1798" w14:textId="7DACC6BD" w:rsidR="00F371B5" w:rsidRPr="00497926" w:rsidDel="00B837C8" w:rsidRDefault="00F371B5" w:rsidP="00E56871">
            <w:pPr>
              <w:jc w:val="center"/>
              <w:rPr>
                <w:del w:id="216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6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zh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62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A97E2E1" w14:textId="116CF1E9" w:rsidR="00F371B5" w:rsidRPr="00497926" w:rsidDel="00B837C8" w:rsidRDefault="00F371B5" w:rsidP="00E56871">
            <w:pPr>
              <w:jc w:val="center"/>
              <w:rPr>
                <w:del w:id="216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6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46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65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FE7C894" w14:textId="7B2514F4" w:rsidR="00F371B5" w:rsidRPr="00497926" w:rsidDel="00B837C8" w:rsidRDefault="00F371B5" w:rsidP="00E56871">
            <w:pPr>
              <w:jc w:val="center"/>
              <w:rPr>
                <w:del w:id="216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6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17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168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A068C63" w14:textId="511C2EE9" w:rsidR="00F371B5" w:rsidRPr="00497926" w:rsidDel="00B837C8" w:rsidRDefault="00F371B5" w:rsidP="00E56871">
            <w:pPr>
              <w:jc w:val="center"/>
              <w:rPr>
                <w:del w:id="216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7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0.37</w:delText>
              </w:r>
            </w:del>
          </w:p>
        </w:tc>
      </w:tr>
      <w:tr w:rsidR="00F371B5" w:rsidRPr="00497926" w:rsidDel="00B837C8" w14:paraId="0E2BEFC1" w14:textId="2EB0EE2D" w:rsidTr="00E56871">
        <w:trPr>
          <w:trHeight w:val="230"/>
          <w:del w:id="2171" w:author="Dalit Roth" w:date="2020-10-19T13:41:00Z"/>
          <w:trPrChange w:id="2172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73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B1873F5" w14:textId="0407D5AA" w:rsidR="00F371B5" w:rsidRPr="00497926" w:rsidDel="00B837C8" w:rsidRDefault="00F371B5" w:rsidP="00E56871">
            <w:pPr>
              <w:jc w:val="center"/>
              <w:rPr>
                <w:del w:id="217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7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it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76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4258266" w14:textId="7F00F15D" w:rsidR="00F371B5" w:rsidRPr="00497926" w:rsidDel="00B837C8" w:rsidRDefault="00F371B5" w:rsidP="00E56871">
            <w:pPr>
              <w:jc w:val="center"/>
              <w:rPr>
                <w:del w:id="217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7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56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79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E0881C2" w14:textId="2B621032" w:rsidR="00F371B5" w:rsidRPr="00497926" w:rsidDel="00B837C8" w:rsidRDefault="00F371B5" w:rsidP="00E56871">
            <w:pPr>
              <w:jc w:val="center"/>
              <w:rPr>
                <w:del w:id="218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8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25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182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766CF50" w14:textId="580E110C" w:rsidR="00F371B5" w:rsidRPr="00497926" w:rsidDel="00B837C8" w:rsidRDefault="00F371B5" w:rsidP="00E56871">
            <w:pPr>
              <w:jc w:val="center"/>
              <w:rPr>
                <w:del w:id="218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8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0.45</w:delText>
              </w:r>
            </w:del>
          </w:p>
        </w:tc>
      </w:tr>
      <w:tr w:rsidR="00F371B5" w:rsidRPr="00497926" w:rsidDel="00B837C8" w14:paraId="01FF8D85" w14:textId="43516F4D" w:rsidTr="00E56871">
        <w:trPr>
          <w:trHeight w:val="230"/>
          <w:del w:id="2185" w:author="Dalit Roth" w:date="2020-10-19T13:41:00Z"/>
          <w:trPrChange w:id="2186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87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69981B9" w14:textId="2FA8EF8F" w:rsidR="00F371B5" w:rsidRPr="00497926" w:rsidDel="00B837C8" w:rsidRDefault="00F371B5" w:rsidP="00E56871">
            <w:pPr>
              <w:jc w:val="center"/>
              <w:rPr>
                <w:del w:id="218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8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pt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90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128268" w14:textId="7DB91D2B" w:rsidR="00F371B5" w:rsidRPr="00497926" w:rsidDel="00B837C8" w:rsidRDefault="00F371B5" w:rsidP="00E56871">
            <w:pPr>
              <w:jc w:val="center"/>
              <w:rPr>
                <w:del w:id="219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9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13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193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3218E5A" w14:textId="59612FC6" w:rsidR="00F371B5" w:rsidRPr="00497926" w:rsidDel="00B837C8" w:rsidRDefault="00F371B5" w:rsidP="00E56871">
            <w:pPr>
              <w:jc w:val="center"/>
              <w:rPr>
                <w:del w:id="219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9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6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196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95EB982" w14:textId="4B6380CF" w:rsidR="00F371B5" w:rsidRPr="00497926" w:rsidDel="00B837C8" w:rsidRDefault="00F371B5" w:rsidP="00E56871">
            <w:pPr>
              <w:jc w:val="center"/>
              <w:rPr>
                <w:del w:id="219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19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0.46</w:delText>
              </w:r>
            </w:del>
          </w:p>
        </w:tc>
      </w:tr>
      <w:tr w:rsidR="00F371B5" w:rsidRPr="00497926" w:rsidDel="00B837C8" w14:paraId="3C948B3B" w14:textId="690B56CA" w:rsidTr="00E56871">
        <w:trPr>
          <w:trHeight w:val="230"/>
          <w:del w:id="2199" w:author="Dalit Roth" w:date="2020-10-19T13:41:00Z"/>
          <w:trPrChange w:id="2200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01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3E4D0E7" w14:textId="59C01C36" w:rsidR="00F371B5" w:rsidRPr="00497926" w:rsidDel="00B837C8" w:rsidRDefault="00F371B5" w:rsidP="00E56871">
            <w:pPr>
              <w:jc w:val="center"/>
              <w:rPr>
                <w:del w:id="220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0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ko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04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C2F007E" w14:textId="403269F5" w:rsidR="00F371B5" w:rsidRPr="00497926" w:rsidDel="00B837C8" w:rsidRDefault="00F371B5" w:rsidP="00E56871">
            <w:pPr>
              <w:jc w:val="center"/>
              <w:rPr>
                <w:del w:id="220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0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49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07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232B2B1" w14:textId="4DE44E6D" w:rsidR="00F371B5" w:rsidRPr="00497926" w:rsidDel="00B837C8" w:rsidRDefault="00F371B5" w:rsidP="00E56871">
            <w:pPr>
              <w:jc w:val="center"/>
              <w:rPr>
                <w:del w:id="220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0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24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210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DFE3719" w14:textId="2FFF1D14" w:rsidR="00F371B5" w:rsidRPr="00497926" w:rsidDel="00B837C8" w:rsidRDefault="00F371B5" w:rsidP="00E56871">
            <w:pPr>
              <w:jc w:val="center"/>
              <w:rPr>
                <w:del w:id="221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1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0.49</w:delText>
              </w:r>
            </w:del>
          </w:p>
        </w:tc>
      </w:tr>
      <w:tr w:rsidR="00F371B5" w:rsidRPr="00497926" w:rsidDel="00B837C8" w14:paraId="379BE558" w14:textId="661BD71E" w:rsidTr="00E56871">
        <w:trPr>
          <w:trHeight w:val="230"/>
          <w:del w:id="2213" w:author="Dalit Roth" w:date="2020-10-19T13:41:00Z"/>
          <w:trPrChange w:id="2214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15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9AE2569" w14:textId="64CF0D95" w:rsidR="00F371B5" w:rsidRPr="00497926" w:rsidDel="00B837C8" w:rsidRDefault="00F371B5" w:rsidP="00E56871">
            <w:pPr>
              <w:jc w:val="center"/>
              <w:rPr>
                <w:del w:id="221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1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hu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18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8DDF1DB" w14:textId="671EFAC3" w:rsidR="00F371B5" w:rsidRPr="00497926" w:rsidDel="00B837C8" w:rsidRDefault="00F371B5" w:rsidP="00E56871">
            <w:pPr>
              <w:jc w:val="center"/>
              <w:rPr>
                <w:del w:id="221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2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21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59427B1" w14:textId="170D95B5" w:rsidR="00F371B5" w:rsidRPr="00497926" w:rsidDel="00B837C8" w:rsidRDefault="00F371B5" w:rsidP="00E56871">
            <w:pPr>
              <w:jc w:val="center"/>
              <w:rPr>
                <w:del w:id="222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2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224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FC36F90" w14:textId="31F6DA27" w:rsidR="00F371B5" w:rsidRPr="00497926" w:rsidDel="00B837C8" w:rsidRDefault="00F371B5" w:rsidP="00E56871">
            <w:pPr>
              <w:jc w:val="center"/>
              <w:rPr>
                <w:del w:id="222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2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0.50</w:delText>
              </w:r>
            </w:del>
          </w:p>
        </w:tc>
      </w:tr>
      <w:tr w:rsidR="00F371B5" w:rsidRPr="00497926" w:rsidDel="00B837C8" w14:paraId="6CA72870" w14:textId="4AF39F74" w:rsidTr="00E56871">
        <w:trPr>
          <w:trHeight w:val="230"/>
          <w:del w:id="2227" w:author="Dalit Roth" w:date="2020-10-19T13:41:00Z"/>
          <w:trPrChange w:id="2228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29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2BA2886" w14:textId="293EE740" w:rsidR="00F371B5" w:rsidRPr="00497926" w:rsidDel="00B837C8" w:rsidRDefault="00F371B5" w:rsidP="00E56871">
            <w:pPr>
              <w:jc w:val="center"/>
              <w:rPr>
                <w:del w:id="223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3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bm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32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AB1886D" w14:textId="73058EDC" w:rsidR="00F371B5" w:rsidRPr="00497926" w:rsidDel="00B837C8" w:rsidRDefault="00F371B5" w:rsidP="00E56871">
            <w:pPr>
              <w:jc w:val="center"/>
              <w:rPr>
                <w:del w:id="223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3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35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7CB9F3B" w14:textId="28E9B1D2" w:rsidR="00F371B5" w:rsidRPr="00497926" w:rsidDel="00B837C8" w:rsidRDefault="00F371B5" w:rsidP="00E56871">
            <w:pPr>
              <w:jc w:val="center"/>
              <w:rPr>
                <w:del w:id="223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3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238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9A867EA" w14:textId="43D12E8D" w:rsidR="00F371B5" w:rsidRPr="00497926" w:rsidDel="00B837C8" w:rsidRDefault="00F371B5" w:rsidP="00E56871">
            <w:pPr>
              <w:jc w:val="center"/>
              <w:rPr>
                <w:del w:id="223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4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0.50</w:delText>
              </w:r>
            </w:del>
          </w:p>
        </w:tc>
      </w:tr>
      <w:tr w:rsidR="00F371B5" w:rsidRPr="00497926" w:rsidDel="00B837C8" w14:paraId="67C32956" w14:textId="7E9E665A" w:rsidTr="00E56871">
        <w:trPr>
          <w:trHeight w:val="230"/>
          <w:del w:id="2241" w:author="Dalit Roth" w:date="2020-10-19T13:41:00Z"/>
          <w:trPrChange w:id="2242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43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3C745E0" w14:textId="49302E21" w:rsidR="00F371B5" w:rsidRPr="00497926" w:rsidDel="00B837C8" w:rsidRDefault="00F371B5" w:rsidP="00E56871">
            <w:pPr>
              <w:jc w:val="center"/>
              <w:rPr>
                <w:del w:id="224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4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de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46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ED07F82" w14:textId="71E558C9" w:rsidR="00F371B5" w:rsidRPr="00497926" w:rsidDel="00B837C8" w:rsidRDefault="00F371B5" w:rsidP="00E56871">
            <w:pPr>
              <w:jc w:val="center"/>
              <w:rPr>
                <w:del w:id="224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4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49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49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FB895F6" w14:textId="45588EFE" w:rsidR="00F371B5" w:rsidRPr="00497926" w:rsidDel="00B837C8" w:rsidRDefault="00F371B5" w:rsidP="00E56871">
            <w:pPr>
              <w:jc w:val="center"/>
              <w:rPr>
                <w:del w:id="225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5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27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252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75DE265" w14:textId="4F0E9CB3" w:rsidR="00F371B5" w:rsidRPr="00497926" w:rsidDel="00B837C8" w:rsidRDefault="00F371B5" w:rsidP="00E56871">
            <w:pPr>
              <w:jc w:val="center"/>
              <w:rPr>
                <w:del w:id="225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5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0.55</w:delText>
              </w:r>
            </w:del>
          </w:p>
        </w:tc>
      </w:tr>
      <w:tr w:rsidR="00F371B5" w:rsidRPr="00497926" w:rsidDel="00B837C8" w14:paraId="137BD90A" w14:textId="3F897FDD" w:rsidTr="00E56871">
        <w:trPr>
          <w:trHeight w:val="230"/>
          <w:del w:id="2255" w:author="Dalit Roth" w:date="2020-10-19T13:41:00Z"/>
          <w:trPrChange w:id="2256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57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515B0C4" w14:textId="54E8ADA6" w:rsidR="00F371B5" w:rsidRPr="00497926" w:rsidDel="00B837C8" w:rsidRDefault="00F371B5" w:rsidP="00E56871">
            <w:pPr>
              <w:jc w:val="center"/>
              <w:rPr>
                <w:del w:id="225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5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tr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60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C2B37F3" w14:textId="15C07025" w:rsidR="00F371B5" w:rsidRPr="00497926" w:rsidDel="00B837C8" w:rsidRDefault="00F371B5" w:rsidP="00E56871">
            <w:pPr>
              <w:jc w:val="center"/>
              <w:rPr>
                <w:del w:id="226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6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9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63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10E62EE" w14:textId="5CAFC056" w:rsidR="00F371B5" w:rsidRPr="00497926" w:rsidDel="00B837C8" w:rsidRDefault="00F371B5" w:rsidP="00E56871">
            <w:pPr>
              <w:jc w:val="center"/>
              <w:rPr>
                <w:del w:id="226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6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266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FF635D4" w14:textId="0C915C2A" w:rsidR="00F371B5" w:rsidRPr="00497926" w:rsidDel="00B837C8" w:rsidRDefault="00F371B5" w:rsidP="00E56871">
            <w:pPr>
              <w:jc w:val="center"/>
              <w:rPr>
                <w:del w:id="226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6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0.56</w:delText>
              </w:r>
            </w:del>
          </w:p>
        </w:tc>
      </w:tr>
      <w:tr w:rsidR="00F371B5" w:rsidRPr="00497926" w:rsidDel="00B837C8" w14:paraId="64EF3E43" w14:textId="622F76C1" w:rsidTr="00E56871">
        <w:trPr>
          <w:trHeight w:val="230"/>
          <w:del w:id="2269" w:author="Dalit Roth" w:date="2020-10-19T13:41:00Z"/>
          <w:trPrChange w:id="2270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71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1421201" w14:textId="745ACBA6" w:rsidR="00F371B5" w:rsidRPr="00497926" w:rsidDel="00B837C8" w:rsidRDefault="00F371B5" w:rsidP="00E56871">
            <w:pPr>
              <w:jc w:val="center"/>
              <w:rPr>
                <w:del w:id="227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7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ro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74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EB95AC6" w14:textId="6C235463" w:rsidR="00F371B5" w:rsidRPr="00497926" w:rsidDel="00B837C8" w:rsidRDefault="00F371B5" w:rsidP="00E56871">
            <w:pPr>
              <w:jc w:val="center"/>
              <w:rPr>
                <w:del w:id="227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7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9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77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7DC306E" w14:textId="3C0BB418" w:rsidR="00F371B5" w:rsidRPr="00497926" w:rsidDel="00B837C8" w:rsidRDefault="00F371B5" w:rsidP="00E56871">
            <w:pPr>
              <w:jc w:val="center"/>
              <w:rPr>
                <w:del w:id="227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7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280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53A9EE9" w14:textId="75052A2A" w:rsidR="00F371B5" w:rsidRPr="00497926" w:rsidDel="00B837C8" w:rsidRDefault="00F371B5" w:rsidP="00E56871">
            <w:pPr>
              <w:jc w:val="center"/>
              <w:rPr>
                <w:del w:id="228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8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0.56</w:delText>
              </w:r>
            </w:del>
          </w:p>
        </w:tc>
      </w:tr>
      <w:tr w:rsidR="00F371B5" w:rsidRPr="00497926" w:rsidDel="00B837C8" w14:paraId="7E5A1057" w14:textId="5CBF733E" w:rsidTr="00E56871">
        <w:trPr>
          <w:trHeight w:val="230"/>
          <w:del w:id="2283" w:author="Dalit Roth" w:date="2020-10-19T13:41:00Z"/>
          <w:trPrChange w:id="2284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85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93486A7" w14:textId="5C4D67A6" w:rsidR="00F371B5" w:rsidRPr="00497926" w:rsidDel="00B837C8" w:rsidRDefault="00F371B5" w:rsidP="00E56871">
            <w:pPr>
              <w:jc w:val="center"/>
              <w:rPr>
                <w:del w:id="228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8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fr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88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F1E873C" w14:textId="0C725D3B" w:rsidR="00F371B5" w:rsidRPr="00497926" w:rsidDel="00B837C8" w:rsidRDefault="00F371B5" w:rsidP="00E56871">
            <w:pPr>
              <w:jc w:val="center"/>
              <w:rPr>
                <w:del w:id="228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9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199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91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1370F71" w14:textId="3E2649F8" w:rsidR="00F371B5" w:rsidRPr="00497926" w:rsidDel="00B837C8" w:rsidRDefault="00F371B5" w:rsidP="00E56871">
            <w:pPr>
              <w:jc w:val="center"/>
              <w:rPr>
                <w:del w:id="229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9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111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294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8584BA0" w14:textId="6F604EE4" w:rsidR="00F371B5" w:rsidRPr="00497926" w:rsidDel="00B837C8" w:rsidRDefault="00F371B5" w:rsidP="00E56871">
            <w:pPr>
              <w:jc w:val="center"/>
              <w:rPr>
                <w:del w:id="229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29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0.56</w:delText>
              </w:r>
            </w:del>
          </w:p>
        </w:tc>
      </w:tr>
      <w:tr w:rsidR="00F371B5" w:rsidRPr="00497926" w:rsidDel="00B837C8" w14:paraId="34E5D1F8" w14:textId="17F703E8" w:rsidTr="00E56871">
        <w:trPr>
          <w:trHeight w:val="230"/>
          <w:del w:id="2297" w:author="Dalit Roth" w:date="2020-10-19T13:41:00Z"/>
          <w:trPrChange w:id="2298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299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031C3ED" w14:textId="34D28825" w:rsidR="00F371B5" w:rsidRPr="00497926" w:rsidDel="00B837C8" w:rsidRDefault="00F371B5" w:rsidP="00E56871">
            <w:pPr>
              <w:jc w:val="center"/>
              <w:rPr>
                <w:del w:id="230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0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ja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02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03651B5" w14:textId="0A48628A" w:rsidR="00F371B5" w:rsidRPr="00497926" w:rsidDel="00B837C8" w:rsidRDefault="00F371B5" w:rsidP="00E56871">
            <w:pPr>
              <w:jc w:val="center"/>
              <w:rPr>
                <w:del w:id="230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0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90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05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EE97B32" w14:textId="0E014884" w:rsidR="00F371B5" w:rsidRPr="00497926" w:rsidDel="00B837C8" w:rsidRDefault="00F371B5" w:rsidP="00E56871">
            <w:pPr>
              <w:jc w:val="center"/>
              <w:rPr>
                <w:del w:id="230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0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52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308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E28237B" w14:textId="736C2C93" w:rsidR="00F371B5" w:rsidRPr="00497926" w:rsidDel="00B837C8" w:rsidRDefault="00F371B5" w:rsidP="00E56871">
            <w:pPr>
              <w:jc w:val="center"/>
              <w:rPr>
                <w:del w:id="230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1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0.58</w:delText>
              </w:r>
            </w:del>
          </w:p>
        </w:tc>
      </w:tr>
      <w:tr w:rsidR="00F371B5" w:rsidRPr="00497926" w:rsidDel="00B837C8" w14:paraId="6C6B6ED5" w14:textId="4D0C3980" w:rsidTr="00E56871">
        <w:trPr>
          <w:trHeight w:val="230"/>
          <w:del w:id="2311" w:author="Dalit Roth" w:date="2020-10-19T13:41:00Z"/>
          <w:trPrChange w:id="2312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13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FB4D7FB" w14:textId="75315801" w:rsidR="00F371B5" w:rsidRPr="00497926" w:rsidDel="00B837C8" w:rsidRDefault="00F371B5" w:rsidP="00E56871">
            <w:pPr>
              <w:jc w:val="center"/>
              <w:rPr>
                <w:del w:id="231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1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es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16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7CE9D91" w14:textId="7A270ABC" w:rsidR="00F371B5" w:rsidRPr="00497926" w:rsidDel="00B837C8" w:rsidRDefault="00F371B5" w:rsidP="00E56871">
            <w:pPr>
              <w:jc w:val="center"/>
              <w:rPr>
                <w:del w:id="231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1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95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19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C7F6E03" w14:textId="42FFABBE" w:rsidR="00F371B5" w:rsidRPr="00497926" w:rsidDel="00B837C8" w:rsidRDefault="00F371B5" w:rsidP="00E56871">
            <w:pPr>
              <w:jc w:val="center"/>
              <w:rPr>
                <w:del w:id="232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2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57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322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FAC349E" w14:textId="0B9E255E" w:rsidR="00F371B5" w:rsidRPr="00497926" w:rsidDel="00B837C8" w:rsidRDefault="00F371B5" w:rsidP="00E56871">
            <w:pPr>
              <w:jc w:val="center"/>
              <w:rPr>
                <w:del w:id="232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2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0.60</w:delText>
              </w:r>
            </w:del>
          </w:p>
        </w:tc>
      </w:tr>
      <w:tr w:rsidR="00F371B5" w:rsidRPr="00497926" w:rsidDel="00B837C8" w14:paraId="08109E49" w14:textId="12E4F9AC" w:rsidTr="00E56871">
        <w:trPr>
          <w:trHeight w:val="230"/>
          <w:del w:id="2325" w:author="Dalit Roth" w:date="2020-10-19T13:41:00Z"/>
          <w:trPrChange w:id="2326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27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087CE9F" w14:textId="42F68024" w:rsidR="00F371B5" w:rsidRPr="00497926" w:rsidDel="00B837C8" w:rsidRDefault="00F371B5" w:rsidP="00E56871">
            <w:pPr>
              <w:jc w:val="center"/>
              <w:rPr>
                <w:del w:id="232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2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th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30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50EA3AC" w14:textId="3379ECCA" w:rsidR="00F371B5" w:rsidRPr="00497926" w:rsidDel="00B837C8" w:rsidRDefault="00F371B5" w:rsidP="00E56871">
            <w:pPr>
              <w:jc w:val="center"/>
              <w:rPr>
                <w:del w:id="233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3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33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DA9C557" w14:textId="608F7F8D" w:rsidR="00F371B5" w:rsidRPr="00497926" w:rsidDel="00B837C8" w:rsidRDefault="00F371B5" w:rsidP="00E56871">
            <w:pPr>
              <w:jc w:val="center"/>
              <w:rPr>
                <w:del w:id="233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3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336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5047BDD" w14:textId="08612C16" w:rsidR="00F371B5" w:rsidRPr="00497926" w:rsidDel="00B837C8" w:rsidRDefault="00F371B5" w:rsidP="00E56871">
            <w:pPr>
              <w:jc w:val="center"/>
              <w:rPr>
                <w:del w:id="233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3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0.60</w:delText>
              </w:r>
            </w:del>
          </w:p>
        </w:tc>
      </w:tr>
      <w:tr w:rsidR="00F371B5" w:rsidRPr="00497926" w:rsidDel="00B837C8" w14:paraId="69DA02C0" w14:textId="1F2A4338" w:rsidTr="00E56871">
        <w:trPr>
          <w:trHeight w:val="230"/>
          <w:del w:id="2339" w:author="Dalit Roth" w:date="2020-10-19T13:41:00Z"/>
          <w:trPrChange w:id="2340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41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0951790" w14:textId="5933A8B7" w:rsidR="00F371B5" w:rsidRPr="00497926" w:rsidDel="00B837C8" w:rsidRDefault="00F371B5" w:rsidP="00E56871">
            <w:pPr>
              <w:jc w:val="center"/>
              <w:rPr>
                <w:del w:id="234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4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sv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44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2B595E6" w14:textId="7A6192AE" w:rsidR="00F371B5" w:rsidRPr="00497926" w:rsidDel="00B837C8" w:rsidRDefault="00F371B5" w:rsidP="00E56871">
            <w:pPr>
              <w:jc w:val="center"/>
              <w:rPr>
                <w:del w:id="234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4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20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47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B44874D" w14:textId="4F336389" w:rsidR="00F371B5" w:rsidRPr="00497926" w:rsidDel="00B837C8" w:rsidRDefault="00F371B5" w:rsidP="00E56871">
            <w:pPr>
              <w:jc w:val="center"/>
              <w:rPr>
                <w:del w:id="234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4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12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350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F0765D2" w14:textId="66E94C8A" w:rsidR="00F371B5" w:rsidRPr="00497926" w:rsidDel="00B837C8" w:rsidRDefault="00F371B5" w:rsidP="00E56871">
            <w:pPr>
              <w:jc w:val="center"/>
              <w:rPr>
                <w:del w:id="235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5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0.60</w:delText>
              </w:r>
            </w:del>
          </w:p>
        </w:tc>
      </w:tr>
      <w:tr w:rsidR="00F371B5" w:rsidRPr="00497926" w:rsidDel="00B837C8" w14:paraId="0DEBC807" w14:textId="61AEFDF0" w:rsidTr="00E56871">
        <w:trPr>
          <w:trHeight w:val="230"/>
          <w:del w:id="2353" w:author="Dalit Roth" w:date="2020-10-19T13:41:00Z"/>
          <w:trPrChange w:id="2354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55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BA87B4E" w14:textId="40AAE8FF" w:rsidR="00F371B5" w:rsidRPr="00497926" w:rsidDel="00B837C8" w:rsidRDefault="00F371B5" w:rsidP="00E56871">
            <w:pPr>
              <w:jc w:val="center"/>
              <w:rPr>
                <w:del w:id="235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5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cn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58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98F4D55" w14:textId="1E6F9BE1" w:rsidR="00F371B5" w:rsidRPr="00497926" w:rsidDel="00B837C8" w:rsidRDefault="00F371B5" w:rsidP="00E56871">
            <w:pPr>
              <w:jc w:val="center"/>
              <w:rPr>
                <w:del w:id="235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6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41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61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996823B" w14:textId="5275B887" w:rsidR="00F371B5" w:rsidRPr="00497926" w:rsidDel="00B837C8" w:rsidRDefault="00F371B5" w:rsidP="00E56871">
            <w:pPr>
              <w:jc w:val="center"/>
              <w:rPr>
                <w:del w:id="236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6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26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364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E0EEECC" w14:textId="4D737727" w:rsidR="00F371B5" w:rsidRPr="00497926" w:rsidDel="00B837C8" w:rsidRDefault="00F371B5" w:rsidP="00E56871">
            <w:pPr>
              <w:jc w:val="center"/>
              <w:rPr>
                <w:del w:id="236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6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0.63</w:delText>
              </w:r>
            </w:del>
          </w:p>
        </w:tc>
      </w:tr>
      <w:tr w:rsidR="00F371B5" w:rsidRPr="00497926" w:rsidDel="00B837C8" w14:paraId="669E2957" w14:textId="47E1C22B" w:rsidTr="00E56871">
        <w:trPr>
          <w:trHeight w:val="230"/>
          <w:del w:id="2367" w:author="Dalit Roth" w:date="2020-10-19T13:41:00Z"/>
          <w:trPrChange w:id="2368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69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96565B3" w14:textId="65CE98BB" w:rsidR="00F371B5" w:rsidRPr="00497926" w:rsidDel="00B837C8" w:rsidRDefault="00F371B5" w:rsidP="00E56871">
            <w:pPr>
              <w:jc w:val="center"/>
              <w:rPr>
                <w:del w:id="237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7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el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72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1FB3D80" w14:textId="6CBDBCB9" w:rsidR="00F371B5" w:rsidRPr="00497926" w:rsidDel="00B837C8" w:rsidRDefault="00F371B5" w:rsidP="00E56871">
            <w:pPr>
              <w:jc w:val="center"/>
              <w:rPr>
                <w:del w:id="237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7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75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E731731" w14:textId="38D57059" w:rsidR="00F371B5" w:rsidRPr="00497926" w:rsidDel="00B837C8" w:rsidRDefault="00F371B5" w:rsidP="00E56871">
            <w:pPr>
              <w:jc w:val="center"/>
              <w:rPr>
                <w:del w:id="237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7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2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378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04D7569" w14:textId="1ABC60FE" w:rsidR="00F371B5" w:rsidRPr="00497926" w:rsidDel="00B837C8" w:rsidRDefault="00F371B5" w:rsidP="00E56871">
            <w:pPr>
              <w:jc w:val="center"/>
              <w:rPr>
                <w:del w:id="237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8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0.67</w:delText>
              </w:r>
            </w:del>
          </w:p>
        </w:tc>
      </w:tr>
      <w:tr w:rsidR="00F371B5" w:rsidRPr="00497926" w:rsidDel="00B837C8" w14:paraId="5BBE5461" w14:textId="26A1FC56" w:rsidTr="00E56871">
        <w:trPr>
          <w:trHeight w:val="230"/>
          <w:del w:id="2381" w:author="Dalit Roth" w:date="2020-10-19T13:41:00Z"/>
          <w:trPrChange w:id="2382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83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CA4D388" w14:textId="2BCECE3C" w:rsidR="00F371B5" w:rsidRPr="00497926" w:rsidDel="00B837C8" w:rsidRDefault="00F371B5" w:rsidP="00E56871">
            <w:pPr>
              <w:jc w:val="center"/>
              <w:rPr>
                <w:del w:id="238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8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fa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86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A53FBF2" w14:textId="7382CE42" w:rsidR="00F371B5" w:rsidRPr="00497926" w:rsidDel="00B837C8" w:rsidRDefault="00F371B5" w:rsidP="00E56871">
            <w:pPr>
              <w:jc w:val="center"/>
              <w:rPr>
                <w:del w:id="238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8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5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89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2F55033" w14:textId="4B90C4B4" w:rsidR="00F371B5" w:rsidRPr="00497926" w:rsidDel="00B837C8" w:rsidRDefault="00F371B5" w:rsidP="00E56871">
            <w:pPr>
              <w:jc w:val="center"/>
              <w:rPr>
                <w:del w:id="239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9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4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392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81293D6" w14:textId="563411F6" w:rsidR="00F371B5" w:rsidRPr="00497926" w:rsidDel="00B837C8" w:rsidRDefault="00F371B5" w:rsidP="00E56871">
            <w:pPr>
              <w:jc w:val="center"/>
              <w:rPr>
                <w:del w:id="239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9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0.80</w:delText>
              </w:r>
            </w:del>
          </w:p>
        </w:tc>
      </w:tr>
      <w:tr w:rsidR="00F371B5" w:rsidRPr="00497926" w:rsidDel="00B837C8" w14:paraId="51101AB3" w14:textId="08286BB7" w:rsidTr="00E56871">
        <w:trPr>
          <w:trHeight w:val="230"/>
          <w:del w:id="2395" w:author="Dalit Roth" w:date="2020-10-19T13:41:00Z"/>
          <w:trPrChange w:id="2396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397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FB7ECB3" w14:textId="31880C48" w:rsidR="00F371B5" w:rsidRPr="00497926" w:rsidDel="00B837C8" w:rsidRDefault="00F371B5" w:rsidP="00E56871">
            <w:pPr>
              <w:jc w:val="center"/>
              <w:rPr>
                <w:del w:id="239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39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bn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00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E00523D" w14:textId="3CBFD5C9" w:rsidR="00F371B5" w:rsidRPr="00497926" w:rsidDel="00B837C8" w:rsidRDefault="00F371B5" w:rsidP="00E56871">
            <w:pPr>
              <w:jc w:val="center"/>
              <w:rPr>
                <w:del w:id="240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0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03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D5FC561" w14:textId="16B01329" w:rsidR="00F371B5" w:rsidRPr="00497926" w:rsidDel="00B837C8" w:rsidRDefault="00F371B5" w:rsidP="00E56871">
            <w:pPr>
              <w:jc w:val="center"/>
              <w:rPr>
                <w:del w:id="2404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05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406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E23DE33" w14:textId="38AE0CA8" w:rsidR="00F371B5" w:rsidRPr="00497926" w:rsidDel="00B837C8" w:rsidRDefault="00F371B5" w:rsidP="00E56871">
            <w:pPr>
              <w:jc w:val="center"/>
              <w:rPr>
                <w:del w:id="2407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08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1.00</w:delText>
              </w:r>
            </w:del>
          </w:p>
        </w:tc>
      </w:tr>
      <w:tr w:rsidR="00F371B5" w:rsidRPr="00497926" w:rsidDel="00B837C8" w14:paraId="5E5EF118" w14:textId="438A2D98" w:rsidTr="00E56871">
        <w:trPr>
          <w:trHeight w:val="230"/>
          <w:del w:id="2409" w:author="Dalit Roth" w:date="2020-10-19T13:41:00Z"/>
          <w:trPrChange w:id="2410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11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1DD2C80" w14:textId="025EA011" w:rsidR="00F371B5" w:rsidRPr="00497926" w:rsidDel="00B837C8" w:rsidRDefault="00F371B5" w:rsidP="00E56871">
            <w:pPr>
              <w:jc w:val="center"/>
              <w:rPr>
                <w:del w:id="241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1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ar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14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D0124C8" w14:textId="4A98054D" w:rsidR="00F371B5" w:rsidRPr="00497926" w:rsidDel="00B837C8" w:rsidRDefault="00F371B5" w:rsidP="00E56871">
            <w:pPr>
              <w:jc w:val="center"/>
              <w:rPr>
                <w:del w:id="241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1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17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FECF748" w14:textId="18F7BC8B" w:rsidR="00F371B5" w:rsidRPr="00497926" w:rsidDel="00B837C8" w:rsidRDefault="00F371B5" w:rsidP="00E56871">
            <w:pPr>
              <w:jc w:val="center"/>
              <w:rPr>
                <w:del w:id="2418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19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420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0D74AD8" w14:textId="35D83C32" w:rsidR="00F371B5" w:rsidRPr="00497926" w:rsidDel="00B837C8" w:rsidRDefault="00F371B5" w:rsidP="00E56871">
            <w:pPr>
              <w:jc w:val="center"/>
              <w:rPr>
                <w:del w:id="2421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22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1.00</w:delText>
              </w:r>
            </w:del>
          </w:p>
        </w:tc>
      </w:tr>
      <w:tr w:rsidR="00F371B5" w:rsidRPr="00497926" w:rsidDel="00B837C8" w14:paraId="7053849F" w14:textId="68449562" w:rsidTr="00E56871">
        <w:trPr>
          <w:trHeight w:val="230"/>
          <w:del w:id="2423" w:author="Dalit Roth" w:date="2020-10-19T13:41:00Z"/>
          <w:trPrChange w:id="2424" w:author="Dalit Roth" w:date="2020-10-19T13:31:00Z">
            <w:trPr>
              <w:trHeight w:val="23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25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B542180" w14:textId="5ED380AA" w:rsidR="00F371B5" w:rsidRPr="00497926" w:rsidDel="00B837C8" w:rsidRDefault="00F371B5" w:rsidP="00E56871">
            <w:pPr>
              <w:jc w:val="center"/>
              <w:rPr>
                <w:del w:id="242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2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ka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28" w:author="Dalit Roth" w:date="2020-10-19T13:31:00Z">
              <w:tcPr>
                <w:tcW w:w="63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5961380" w14:textId="41A3C9BF" w:rsidR="00F371B5" w:rsidRPr="00497926" w:rsidDel="00B837C8" w:rsidRDefault="00F371B5" w:rsidP="00E56871">
            <w:pPr>
              <w:jc w:val="center"/>
              <w:rPr>
                <w:del w:id="242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3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  <w:tcPrChange w:id="2431" w:author="Dalit Roth" w:date="2020-10-19T13:31:00Z">
              <w:tcPr>
                <w:tcW w:w="110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976F3D6" w14:textId="0C794FFD" w:rsidR="00F371B5" w:rsidRPr="00497926" w:rsidDel="00B837C8" w:rsidRDefault="00F371B5" w:rsidP="00E56871">
            <w:pPr>
              <w:jc w:val="center"/>
              <w:rPr>
                <w:del w:id="2432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33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434" w:author="Dalit Roth" w:date="2020-10-19T13:31:00Z">
              <w:tcPr>
                <w:tcW w:w="1401" w:type="dxa"/>
                <w:tcBorders>
                  <w:top w:val="nil"/>
                  <w:left w:val="nil"/>
                  <w:bottom w:val="nil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3752684" w14:textId="4B647761" w:rsidR="00F371B5" w:rsidRPr="00497926" w:rsidDel="00B837C8" w:rsidRDefault="00F371B5" w:rsidP="00E56871">
            <w:pPr>
              <w:jc w:val="center"/>
              <w:rPr>
                <w:del w:id="2435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36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1.00</w:delText>
              </w:r>
            </w:del>
          </w:p>
        </w:tc>
      </w:tr>
      <w:tr w:rsidR="00F371B5" w:rsidRPr="00497926" w:rsidDel="00B837C8" w14:paraId="50A75780" w14:textId="65E6A476" w:rsidTr="00E56871">
        <w:trPr>
          <w:trHeight w:val="240"/>
          <w:del w:id="2437" w:author="Dalit Roth" w:date="2020-10-19T13:41:00Z"/>
          <w:trPrChange w:id="2438" w:author="Dalit Roth" w:date="2020-10-19T13:31:00Z">
            <w:trPr>
              <w:trHeight w:val="240"/>
            </w:trPr>
          </w:trPrChange>
        </w:trPr>
        <w:tc>
          <w:tcPr>
            <w:tcW w:w="158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  <w:tcPrChange w:id="2439" w:author="Dalit Roth" w:date="2020-10-19T13:31:00Z">
              <w:tcPr>
                <w:tcW w:w="1571" w:type="dxa"/>
                <w:tcBorders>
                  <w:top w:val="nil"/>
                  <w:left w:val="single" w:sz="8" w:space="0" w:color="auto"/>
                  <w:bottom w:val="single" w:sz="8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F13AC8A" w14:textId="396D7343" w:rsidR="00F371B5" w:rsidRPr="00497926" w:rsidDel="00B837C8" w:rsidRDefault="00F371B5" w:rsidP="00E56871">
            <w:pPr>
              <w:jc w:val="center"/>
              <w:rPr>
                <w:del w:id="2440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41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cs</w:delText>
              </w:r>
            </w:del>
          </w:p>
        </w:tc>
        <w:tc>
          <w:tcPr>
            <w:tcW w:w="7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  <w:tcPrChange w:id="2442" w:author="Dalit Roth" w:date="2020-10-19T13:31:00Z">
              <w:tcPr>
                <w:tcW w:w="630" w:type="dxa"/>
                <w:tcBorders>
                  <w:top w:val="nil"/>
                  <w:left w:val="nil"/>
                  <w:bottom w:val="single" w:sz="8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0CF0FD0" w14:textId="0791D23A" w:rsidR="00F371B5" w:rsidRPr="00497926" w:rsidDel="00B837C8" w:rsidRDefault="00F371B5" w:rsidP="00E56871">
            <w:pPr>
              <w:jc w:val="center"/>
              <w:rPr>
                <w:del w:id="2443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44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</w:delText>
              </w:r>
            </w:del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  <w:tcPrChange w:id="2445" w:author="Dalit Roth" w:date="2020-10-19T13:31:00Z">
              <w:tcPr>
                <w:tcW w:w="1101" w:type="dxa"/>
                <w:tcBorders>
                  <w:top w:val="nil"/>
                  <w:left w:val="nil"/>
                  <w:bottom w:val="single" w:sz="8" w:space="0" w:color="auto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29E64B2" w14:textId="65F3A648" w:rsidR="00F371B5" w:rsidRPr="00497926" w:rsidDel="00B837C8" w:rsidRDefault="00F371B5" w:rsidP="00E56871">
            <w:pPr>
              <w:jc w:val="center"/>
              <w:rPr>
                <w:del w:id="2446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47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3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448" w:author="Dalit Roth" w:date="2020-10-19T13:31:00Z">
              <w:tcPr>
                <w:tcW w:w="1401" w:type="dxa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189DB1A" w14:textId="3D6EFCD7" w:rsidR="00F371B5" w:rsidRPr="00497926" w:rsidDel="00B837C8" w:rsidRDefault="00F371B5" w:rsidP="00E56871">
            <w:pPr>
              <w:jc w:val="center"/>
              <w:rPr>
                <w:del w:id="2449" w:author="Dalit Roth" w:date="2020-10-19T13:41:00Z"/>
                <w:rFonts w:ascii="Arial" w:hAnsi="Arial" w:cs="Arial"/>
                <w:color w:val="000000"/>
                <w:sz w:val="16"/>
                <w:szCs w:val="16"/>
              </w:rPr>
            </w:pPr>
            <w:del w:id="2450" w:author="Dalit Roth" w:date="2020-10-19T13:41:00Z">
              <w:r w:rsidRPr="00497926" w:rsidDel="00B837C8">
                <w:rPr>
                  <w:rFonts w:ascii="Arial" w:hAnsi="Arial" w:cs="Arial"/>
                  <w:color w:val="000000"/>
                  <w:sz w:val="16"/>
                  <w:szCs w:val="16"/>
                </w:rPr>
                <w:delText>1.00</w:delText>
              </w:r>
            </w:del>
          </w:p>
        </w:tc>
      </w:tr>
    </w:tbl>
    <w:p w14:paraId="42B1FBC2" w14:textId="12CA86AC" w:rsidR="00F371B5" w:rsidRPr="00497926" w:rsidRDefault="00B837C8" w:rsidP="00497926">
      <w:pPr>
        <w:bidi/>
        <w:rPr>
          <w:rFonts w:asciiTheme="minorBidi" w:hAnsiTheme="minorBidi"/>
          <w:rtl/>
        </w:rPr>
      </w:pPr>
      <w:ins w:id="2451" w:author="Dalit Roth" w:date="2020-10-19T13:41:00Z">
        <w:r>
          <w:rPr>
            <w:rFonts w:asciiTheme="minorBidi" w:hAnsiTheme="minorBidi"/>
            <w:b/>
            <w:bCs/>
            <w:noProof/>
            <w:u w:val="single"/>
          </w:rPr>
          <w:drawing>
            <wp:anchor distT="0" distB="0" distL="114300" distR="114300" simplePos="0" relativeHeight="251801088" behindDoc="0" locked="0" layoutInCell="1" allowOverlap="1" wp14:anchorId="3F44CFE3" wp14:editId="388642AD">
              <wp:simplePos x="0" y="0"/>
              <wp:positionH relativeFrom="column">
                <wp:posOffset>2690251</wp:posOffset>
              </wp:positionH>
              <wp:positionV relativeFrom="paragraph">
                <wp:posOffset>10209</wp:posOffset>
              </wp:positionV>
              <wp:extent cx="3094506" cy="5155809"/>
              <wp:effectExtent l="0" t="0" r="0" b="6985"/>
              <wp:wrapNone/>
              <wp:docPr id="115" name="תמונה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94506" cy="5155809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411424A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D013E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59980CF" w14:textId="704D63A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EF358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FE55BF4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5D05664C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3325677" w14:textId="7CB11A0F" w:rsidR="00F371B5" w:rsidDel="00B837C8" w:rsidRDefault="00F371B5" w:rsidP="00F371B5">
      <w:pPr>
        <w:bidi/>
        <w:rPr>
          <w:del w:id="2452" w:author="Dalit Roth" w:date="2020-10-19T13:39:00Z"/>
          <w:rFonts w:asciiTheme="minorBidi" w:hAnsiTheme="minorBidi" w:hint="cs"/>
          <w:b/>
          <w:bCs/>
          <w:u w:val="single"/>
          <w:rtl/>
        </w:rPr>
      </w:pPr>
    </w:p>
    <w:p w14:paraId="2D2BD971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06417F19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9B59AA8" w14:textId="7AAD0A3B" w:rsidR="00F371B5" w:rsidRDefault="00E56871" w:rsidP="00F371B5">
      <w:pPr>
        <w:bidi/>
        <w:rPr>
          <w:rFonts w:asciiTheme="minorBidi" w:hAnsiTheme="minorBidi"/>
          <w:b/>
          <w:bCs/>
          <w:u w:val="single"/>
          <w:rtl/>
        </w:rPr>
      </w:pPr>
      <w:r w:rsidRPr="00497926">
        <w:rPr>
          <w:rFonts w:asciiTheme="minorBidi" w:hAnsiTheme="minorBidi"/>
          <w:noProof/>
          <w:rtl/>
        </w:rPr>
        <mc:AlternateContent>
          <mc:Choice Requires="wps">
            <w:drawing>
              <wp:anchor distT="45720" distB="45720" distL="114300" distR="114300" simplePos="0" relativeHeight="251497984" behindDoc="0" locked="0" layoutInCell="1" allowOverlap="1" wp14:anchorId="17CE27A2" wp14:editId="11B8BB12">
                <wp:simplePos x="0" y="0"/>
                <wp:positionH relativeFrom="column">
                  <wp:posOffset>-207645</wp:posOffset>
                </wp:positionH>
                <wp:positionV relativeFrom="paragraph">
                  <wp:posOffset>191770</wp:posOffset>
                </wp:positionV>
                <wp:extent cx="1821180" cy="270510"/>
                <wp:effectExtent l="0" t="0" r="7620" b="0"/>
                <wp:wrapSquare wrapText="bothSides"/>
                <wp:docPr id="1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2118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755C2" w14:textId="5364D8ED" w:rsidR="00F758F6" w:rsidRDefault="00F758F6" w:rsidP="00497926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אחרי הפיכת ה0 ל </w:t>
                            </w:r>
                            <w:r>
                              <w:rPr>
                                <w:rFonts w:hint="cs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27A2" id="_x0000_s1030" type="#_x0000_t202" style="position:absolute;left:0;text-align:left;margin-left:-16.35pt;margin-top:15.1pt;width:143.4pt;height:21.3pt;flip:x;z-index:25149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" stroked="f">
                <v:textbox>
                  <w:txbxContent>
                    <w:p w14:paraId="676755C2" w14:textId="5364D8ED" w:rsidR="00F758F6" w:rsidRDefault="00F758F6" w:rsidP="00497926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אחרי הפיכת ה0 ל </w:t>
                      </w:r>
                      <w:r>
                        <w:rPr>
                          <w:rFonts w:hint="cs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A14C09" w14:textId="04955A75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1F919658" w14:textId="177B69CC" w:rsidR="00C33D60" w:rsidRDefault="00B837C8">
      <w:pPr>
        <w:spacing w:after="160" w:line="259" w:lineRule="auto"/>
        <w:rPr>
          <w:rFonts w:asciiTheme="minorBidi" w:hAnsiTheme="minorBidi" w:cstheme="minorBidi"/>
          <w:u w:val="single"/>
        </w:rPr>
      </w:pPr>
      <w:ins w:id="2453" w:author="Dalit Roth" w:date="2020-10-19T13:45:00Z">
        <w:r w:rsidRPr="00B837C8">
          <w:rPr>
            <w:rFonts w:asciiTheme="minorBidi" w:hAnsiTheme="minorBidi" w:cstheme="minorBidi"/>
            <w:noProof/>
            <w:u w:val="single"/>
            <w:rtl/>
          </w:rPr>
          <mc:AlternateContent>
            <mc:Choice Requires="wps">
              <w:drawing>
                <wp:anchor distT="45720" distB="45720" distL="114300" distR="114300" simplePos="0" relativeHeight="251818496" behindDoc="0" locked="0" layoutInCell="1" allowOverlap="1" wp14:anchorId="38D053DF" wp14:editId="76ED5B4E">
                  <wp:simplePos x="0" y="0"/>
                  <wp:positionH relativeFrom="column">
                    <wp:posOffset>1784350</wp:posOffset>
                  </wp:positionH>
                  <wp:positionV relativeFrom="paragraph">
                    <wp:posOffset>1223157</wp:posOffset>
                  </wp:positionV>
                  <wp:extent cx="505460" cy="259715"/>
                  <wp:effectExtent l="0" t="0" r="27940" b="26035"/>
                  <wp:wrapSquare wrapText="bothSides"/>
                  <wp:docPr id="121" name="תיבת טקסט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05460" cy="259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676D58" w14:textId="1304B8D8" w:rsidR="00F758F6" w:rsidRDefault="00F758F6">
                              <w:ins w:id="2454" w:author="Dalit Roth" w:date="2020-10-19T13:45:00Z">
                                <w:r>
                                  <w:rPr>
                                    <w:rFonts w:hint="cs"/>
                                    <w:rtl/>
                                  </w:rPr>
                                  <w:t>50%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8D053DF" id="_x0000_s1031" type="#_x0000_t202" style="position:absolute;margin-left:140.5pt;margin-top:96.3pt;width:39.8pt;height:20.45pt;flip:x;z-index:25181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">
                  <v:textbox>
                    <w:txbxContent>
                      <w:p w14:paraId="6B676D58" w14:textId="1304B8D8" w:rsidR="00F758F6" w:rsidRDefault="00F758F6">
                        <w:ins w:id="2455" w:author="Dalit Roth" w:date="2020-10-19T13:45:00Z">
                          <w:r>
                            <w:rPr>
                              <w:rFonts w:hint="cs"/>
                              <w:rtl/>
                            </w:rPr>
                            <w:t>50%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rPr>
            <w:rFonts w:asciiTheme="minorBidi" w:hAnsiTheme="minorBidi" w:cs="Arial" w:hint="cs"/>
            <w:noProof/>
            <w:rtl/>
            <w:lang w:val="he-IL"/>
          </w:rPr>
          <mc:AlternateContent>
            <mc:Choice Requires="wps">
              <w:drawing>
                <wp:anchor distT="0" distB="0" distL="114300" distR="114300" simplePos="0" relativeHeight="251810304" behindDoc="0" locked="0" layoutInCell="1" allowOverlap="1" wp14:anchorId="240751E9" wp14:editId="0AD4C144">
                  <wp:simplePos x="0" y="0"/>
                  <wp:positionH relativeFrom="column">
                    <wp:posOffset>1278157</wp:posOffset>
                  </wp:positionH>
                  <wp:positionV relativeFrom="paragraph">
                    <wp:posOffset>1265310</wp:posOffset>
                  </wp:positionV>
                  <wp:extent cx="1026795" cy="1666875"/>
                  <wp:effectExtent l="0" t="0" r="20955" b="28575"/>
                  <wp:wrapNone/>
                  <wp:docPr id="118" name="מלבן 1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2679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FCA1DDD" id="מלבן 118" o:spid="_x0000_s1026" style="position:absolute;left:0;text-align:left;margin-left:100.65pt;margin-top:99.65pt;width:80.85pt;height:131.25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" filled="f" strokecolor="black [3213]" strokeweight="1pt"/>
              </w:pict>
            </mc:Fallback>
          </mc:AlternateContent>
        </w:r>
      </w:ins>
      <w:del w:id="2456" w:author="Dalit Roth" w:date="2020-10-19T22:55:00Z">
        <w:r w:rsidRPr="003066A8" w:rsidDel="0091350C">
          <w:rPr>
            <w:rFonts w:asciiTheme="minorBidi" w:hAnsiTheme="minorBidi" w:cs="Arial" w:hint="cs"/>
            <w:noProof/>
            <w:rtl/>
          </w:rPr>
          <w:drawing>
            <wp:anchor distT="0" distB="0" distL="114300" distR="114300" simplePos="0" relativeHeight="251449856" behindDoc="0" locked="0" layoutInCell="1" allowOverlap="1" wp14:anchorId="26566B37" wp14:editId="1F06FFFB">
              <wp:simplePos x="0" y="0"/>
              <wp:positionH relativeFrom="margin">
                <wp:posOffset>-901896</wp:posOffset>
              </wp:positionH>
              <wp:positionV relativeFrom="paragraph">
                <wp:posOffset>433217</wp:posOffset>
              </wp:positionV>
              <wp:extent cx="3787140" cy="2489835"/>
              <wp:effectExtent l="0" t="0" r="0" b="0"/>
              <wp:wrapNone/>
              <wp:docPr id="24" name="תמונה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559" r="31319" b="30957"/>
                      <a:stretch/>
                    </pic:blipFill>
                    <pic:spPr bwMode="auto">
                      <a:xfrm>
                        <a:off x="0" y="0"/>
                        <a:ext cx="3787140" cy="2489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r w:rsidR="00C33D60">
        <w:rPr>
          <w:rFonts w:asciiTheme="minorBidi" w:hAnsiTheme="minorBidi" w:cstheme="minorBidi"/>
          <w:u w:val="single"/>
        </w:rPr>
        <w:br w:type="page"/>
      </w:r>
    </w:p>
    <w:p w14:paraId="4AAEEF11" w14:textId="5514F1EB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original_language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D65A2A5" w14:textId="68E97A0A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1D6B61" w14:textId="7DA70B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C7462C5" w14:textId="1242D095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מספר קטגוריות: 44</w:t>
      </w:r>
    </w:p>
    <w:p w14:paraId="2848A911" w14:textId="73063689" w:rsidR="00B449CA" w:rsidRPr="00C33D60" w:rsidRDefault="00B449CA" w:rsidP="00B449CA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השפה הפופולרית ביותר: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 </w:t>
      </w:r>
      <w:proofErr w:type="spellStart"/>
      <w:r>
        <w:rPr>
          <w:rFonts w:asciiTheme="minorBidi" w:hAnsiTheme="minorBidi" w:cstheme="minorBidi" w:hint="cs"/>
        </w:rPr>
        <w:t>E</w:t>
      </w:r>
      <w:r>
        <w:rPr>
          <w:rFonts w:asciiTheme="minorBidi" w:hAnsiTheme="minorBidi" w:cstheme="minorBidi"/>
        </w:rPr>
        <w:t>n</w:t>
      </w:r>
      <w:proofErr w:type="spellEnd"/>
      <w:r>
        <w:rPr>
          <w:rFonts w:asciiTheme="minorBidi" w:hAnsiTheme="minorBidi" w:cstheme="minorBidi" w:hint="cs"/>
          <w:rtl/>
        </w:rPr>
        <w:t>, עם 6336 תצפיות</w:t>
      </w:r>
    </w:p>
    <w:p w14:paraId="26AD6778" w14:textId="4D8ACB00" w:rsidR="00083667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שפות פופולריות: </w:t>
      </w:r>
      <w:proofErr w:type="spellStart"/>
      <w:r w:rsidRPr="00C33D60">
        <w:rPr>
          <w:rFonts w:asciiTheme="minorBidi" w:hAnsiTheme="minorBidi" w:cstheme="minorBidi"/>
        </w:rPr>
        <w:t>En</w:t>
      </w:r>
      <w:proofErr w:type="spellEnd"/>
      <w:r w:rsidRPr="00C33D60">
        <w:rPr>
          <w:rFonts w:asciiTheme="minorBidi" w:hAnsiTheme="minorBidi" w:cstheme="minorBidi"/>
        </w:rPr>
        <w:t>, Fr, Hi, Ru, Es, Ja</w:t>
      </w:r>
    </w:p>
    <w:p w14:paraId="609AA86C" w14:textId="2E0B6E9C" w:rsidR="007A0CB3" w:rsidRPr="007A0CB3" w:rsidRDefault="007A0CB3" w:rsidP="001B1DE2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מכיוון שמרבית הסרטים הם בשפה האנגלית וזה מטה את הנתונים, קשה לראות את ההתפלגות של יתר השפות. לכן נציג את התפלגות המשתנה כאשר כל השפות כלולות וגם בלי השפה האנגלית.</w:t>
      </w:r>
      <w:r w:rsidR="00F076F5">
        <w:rPr>
          <w:rFonts w:asciiTheme="minorBidi" w:hAnsiTheme="minorBidi" w:cstheme="minorBidi"/>
        </w:rPr>
        <w:t xml:space="preserve"> </w:t>
      </w:r>
      <w:r w:rsidR="001B1DE2">
        <w:rPr>
          <w:rFonts w:asciiTheme="minorBidi" w:hAnsiTheme="minorBidi" w:cstheme="minorBidi" w:hint="cs"/>
          <w:rtl/>
        </w:rPr>
        <w:t xml:space="preserve">בבחינת ההתפלגות מול ה- </w:t>
      </w:r>
      <w:r w:rsidR="001B1DE2">
        <w:rPr>
          <w:rFonts w:asciiTheme="minorBidi" w:hAnsiTheme="minorBidi" w:cstheme="minorBidi"/>
        </w:rPr>
        <w:t>Revenue</w:t>
      </w:r>
      <w:r w:rsidR="001B1DE2">
        <w:rPr>
          <w:rFonts w:asciiTheme="minorBidi" w:hAnsiTheme="minorBidi" w:cstheme="minorBidi" w:hint="cs"/>
          <w:rtl/>
        </w:rPr>
        <w:t xml:space="preserve"> נציג את כל הערכים:</w:t>
      </w:r>
      <w:r>
        <w:rPr>
          <w:rFonts w:asciiTheme="minorBidi" w:hAnsiTheme="minorBidi" w:cstheme="minorBidi" w:hint="cs"/>
          <w:rtl/>
        </w:rPr>
        <w:t xml:space="preserve"> </w:t>
      </w:r>
    </w:p>
    <w:p w14:paraId="2BFDD45D" w14:textId="04695BA2" w:rsidR="00083667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7A0CB3">
        <w:rPr>
          <w:rFonts w:asciiTheme="minorBidi" w:hAnsiTheme="minorBidi" w:cstheme="minorBidi" w:hint="cs"/>
          <w:rtl/>
        </w:rPr>
        <w:t xml:space="preserve"> של המשתנה:</w:t>
      </w:r>
    </w:p>
    <w:p w14:paraId="439A67D7" w14:textId="3739EB17" w:rsidR="00F076F5" w:rsidRDefault="005758D8" w:rsidP="00F076F5">
      <w:pPr>
        <w:bidi/>
        <w:spacing w:line="276" w:lineRule="auto"/>
        <w:rPr>
          <w:rFonts w:asciiTheme="minorBidi" w:hAnsiTheme="minorBidi" w:cstheme="minorBidi"/>
          <w:rtl/>
        </w:rPr>
      </w:pPr>
      <w:r w:rsidRPr="00F076F5">
        <w:rPr>
          <w:noProof/>
        </w:rPr>
        <w:drawing>
          <wp:anchor distT="0" distB="0" distL="114300" distR="114300" simplePos="0" relativeHeight="251418112" behindDoc="0" locked="0" layoutInCell="1" allowOverlap="1" wp14:anchorId="18095C31" wp14:editId="6A971573">
            <wp:simplePos x="0" y="0"/>
            <wp:positionH relativeFrom="column">
              <wp:posOffset>2711450</wp:posOffset>
            </wp:positionH>
            <wp:positionV relativeFrom="paragraph">
              <wp:posOffset>111760</wp:posOffset>
            </wp:positionV>
            <wp:extent cx="2600325" cy="2319020"/>
            <wp:effectExtent l="0" t="0" r="9525" b="5080"/>
            <wp:wrapThrough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hrough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6F5">
        <w:rPr>
          <w:noProof/>
        </w:rPr>
        <w:drawing>
          <wp:anchor distT="0" distB="0" distL="114300" distR="114300" simplePos="0" relativeHeight="251422208" behindDoc="0" locked="0" layoutInCell="1" allowOverlap="1" wp14:anchorId="329C8AA2" wp14:editId="411ED1BE">
            <wp:simplePos x="0" y="0"/>
            <wp:positionH relativeFrom="column">
              <wp:posOffset>44450</wp:posOffset>
            </wp:positionH>
            <wp:positionV relativeFrom="paragraph">
              <wp:posOffset>207010</wp:posOffset>
            </wp:positionV>
            <wp:extent cx="2509520" cy="2239010"/>
            <wp:effectExtent l="0" t="0" r="5080" b="8890"/>
            <wp:wrapThrough wrapText="bothSides">
              <wp:wrapPolygon edited="0">
                <wp:start x="0" y="0"/>
                <wp:lineTo x="0" y="21502"/>
                <wp:lineTo x="21480" y="21502"/>
                <wp:lineTo x="21480" y="0"/>
                <wp:lineTo x="0" y="0"/>
              </wp:wrapPolygon>
            </wp:wrapThrough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D7570" w14:textId="43FC94A4" w:rsidR="001B1DE2" w:rsidRDefault="005758D8" w:rsidP="001B1DE2">
      <w:pPr>
        <w:bidi/>
        <w:spacing w:line="276" w:lineRule="auto"/>
        <w:rPr>
          <w:rFonts w:asciiTheme="minorBidi" w:hAnsiTheme="minorBidi" w:cstheme="minorBidi"/>
        </w:rPr>
      </w:pPr>
      <w:r w:rsidRPr="00F076F5">
        <w:rPr>
          <w:noProof/>
        </w:rPr>
        <w:drawing>
          <wp:anchor distT="0" distB="0" distL="114300" distR="114300" simplePos="0" relativeHeight="251423232" behindDoc="0" locked="0" layoutInCell="1" allowOverlap="1" wp14:anchorId="6B6FDA74" wp14:editId="56612E41">
            <wp:simplePos x="0" y="0"/>
            <wp:positionH relativeFrom="margin">
              <wp:posOffset>1822450</wp:posOffset>
            </wp:positionH>
            <wp:positionV relativeFrom="paragraph">
              <wp:posOffset>6985</wp:posOffset>
            </wp:positionV>
            <wp:extent cx="3032125" cy="2704465"/>
            <wp:effectExtent l="0" t="0" r="0" b="635"/>
            <wp:wrapThrough wrapText="bothSides">
              <wp:wrapPolygon edited="0">
                <wp:start x="0" y="0"/>
                <wp:lineTo x="0" y="21453"/>
                <wp:lineTo x="21442" y="21453"/>
                <wp:lineTo x="21442" y="0"/>
                <wp:lineTo x="0" y="0"/>
              </wp:wrapPolygon>
            </wp:wrapThrough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826CA" w14:textId="4AF83770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F738FD1" w14:textId="2873D0A4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494B34E1" w14:textId="688C3A4D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41850621" w14:textId="6A15779F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34015E92" w14:textId="1475CD30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15FDFF24" w14:textId="1AA4B30E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B28C5EE" w14:textId="563E1766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7147906" w14:textId="5773B445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0CD793C9" w14:textId="454D3BE5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3EFF8AAC" w14:textId="72A39328" w:rsidR="00F076F5" w:rsidRDefault="00F076F5" w:rsidP="00F076F5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456C5D5" w14:textId="379FA841" w:rsidR="001B1DE2" w:rsidRDefault="001B1DE2" w:rsidP="001B1DE2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2E34B9C" w14:textId="77777777" w:rsidR="001B1DE2" w:rsidRDefault="001B1DE2" w:rsidP="001B1DE2">
      <w:pPr>
        <w:bidi/>
        <w:spacing w:line="276" w:lineRule="auto"/>
        <w:rPr>
          <w:rFonts w:asciiTheme="minorBidi" w:hAnsiTheme="minorBidi" w:cstheme="minorBidi"/>
        </w:rPr>
      </w:pPr>
    </w:p>
    <w:p w14:paraId="7DE3CC7C" w14:textId="77777777" w:rsidR="007A0CB3" w:rsidRPr="00C33D60" w:rsidRDefault="007A0CB3" w:rsidP="007A0CB3">
      <w:pPr>
        <w:bidi/>
        <w:spacing w:line="276" w:lineRule="auto"/>
        <w:rPr>
          <w:rFonts w:asciiTheme="minorBidi" w:hAnsiTheme="minorBidi" w:cstheme="minorBidi"/>
        </w:rPr>
      </w:pPr>
    </w:p>
    <w:p w14:paraId="397FA2C3" w14:textId="77777777" w:rsidR="0010220E" w:rsidRDefault="00083667" w:rsidP="00B449C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</w:rPr>
        <w:t xml:space="preserve"> </w:t>
      </w:r>
      <w:r w:rsidRPr="00C33D60">
        <w:rPr>
          <w:rFonts w:asciiTheme="minorBidi" w:hAnsiTheme="minorBidi" w:cstheme="minorBidi"/>
          <w:noProof/>
        </w:rPr>
        <w:t xml:space="preserve">       </w:t>
      </w:r>
      <w:r w:rsidR="007A0CB3">
        <w:rPr>
          <w:rFonts w:asciiTheme="minorBidi" w:hAnsiTheme="minorBidi" w:cstheme="minorBidi"/>
          <w:noProof/>
        </w:rPr>
        <w:t xml:space="preserve">    </w:t>
      </w:r>
      <w:r w:rsidRPr="00C33D60">
        <w:rPr>
          <w:rFonts w:asciiTheme="minorBidi" w:hAnsiTheme="minorBidi" w:cstheme="minorBidi"/>
          <w:noProof/>
        </w:rPr>
        <w:t xml:space="preserve"> </w:t>
      </w:r>
    </w:p>
    <w:p w14:paraId="744AE139" w14:textId="7586C063" w:rsidR="00C33D60" w:rsidRDefault="0010220E" w:rsidP="0010220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>מב</w:t>
      </w:r>
      <w:r w:rsidR="005758D8">
        <w:rPr>
          <w:rFonts w:asciiTheme="minorBidi" w:hAnsiTheme="minorBidi" w:cstheme="minorBidi" w:hint="cs"/>
          <w:noProof/>
          <w:rtl/>
        </w:rPr>
        <w:t xml:space="preserve">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10220E" w:rsidRPr="0010220E" w14:paraId="283F1A20" w14:textId="77777777" w:rsidTr="0010220E">
        <w:trPr>
          <w:trHeight w:val="349"/>
        </w:trPr>
        <w:tc>
          <w:tcPr>
            <w:tcW w:w="2988" w:type="dxa"/>
          </w:tcPr>
          <w:p w14:paraId="2D2F0469" w14:textId="09755811" w:rsidR="0010220E" w:rsidRPr="0010220E" w:rsidRDefault="0010220E" w:rsidP="001022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df = 99505</w:t>
            </w:r>
          </w:p>
        </w:tc>
        <w:tc>
          <w:tcPr>
            <w:tcW w:w="2700" w:type="dxa"/>
          </w:tcPr>
          <w:p w14:paraId="7FC8FE38" w14:textId="4F1DBB3D" w:rsidR="0010220E" w:rsidRPr="0010220E" w:rsidRDefault="0010220E" w:rsidP="0010220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96921</w:t>
            </w:r>
          </w:p>
        </w:tc>
        <w:tc>
          <w:tcPr>
            <w:tcW w:w="2700" w:type="dxa"/>
          </w:tcPr>
          <w:p w14:paraId="5CCDA586" w14:textId="5CA178F5" w:rsidR="0010220E" w:rsidRPr="0010220E" w:rsidRDefault="0010220E" w:rsidP="0010220E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0220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=1</w:t>
            </w:r>
          </w:p>
        </w:tc>
      </w:tr>
    </w:tbl>
    <w:p w14:paraId="3A34B68D" w14:textId="229761C9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873179B" w14:textId="61609D05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6CB4779" w14:textId="5D9C1E63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40739C2" w14:textId="51D676DE" w:rsidR="000B5DDC" w:rsidRDefault="00B449CA" w:rsidP="0048093A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 w:rsidRPr="00FB75A0">
        <w:rPr>
          <w:rFonts w:asciiTheme="minorBidi" w:hAnsiTheme="minorBidi" w:cstheme="minorBidi"/>
          <w:highlight w:val="green"/>
          <w:u w:val="single"/>
        </w:rPr>
        <w:br w:type="page"/>
      </w:r>
      <w:r w:rsidR="000B5DDC" w:rsidRPr="00FB75A0">
        <w:rPr>
          <w:rFonts w:asciiTheme="minorBidi" w:hAnsiTheme="minorBidi" w:cstheme="minorBidi"/>
          <w:highlight w:val="green"/>
          <w:u w:val="single"/>
        </w:rPr>
        <w:lastRenderedPageBreak/>
        <w:t>Popularity</w:t>
      </w:r>
      <w:proofErr w:type="gramStart"/>
      <w:r w:rsidR="00C92C27">
        <w:rPr>
          <w:rFonts w:asciiTheme="minorBidi" w:hAnsiTheme="minorBidi" w:cstheme="minorBidi"/>
          <w:highlight w:val="green"/>
          <w:u w:val="single"/>
        </w:rPr>
        <w:t xml:space="preserve">- </w:t>
      </w:r>
      <w:r w:rsidR="004E7734">
        <w:rPr>
          <w:rFonts w:asciiTheme="minorBidi" w:hAnsiTheme="minorBidi" w:cstheme="minorBidi" w:hint="cs"/>
          <w:highlight w:val="green"/>
          <w:u w:val="single"/>
          <w:rtl/>
        </w:rPr>
        <w:t xml:space="preserve"> -</w:t>
      </w:r>
      <w:proofErr w:type="gramEnd"/>
      <w:r w:rsidR="004E7734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משתנה נשאר, ללא </w:t>
      </w:r>
      <w:r w:rsidR="004E7734" w:rsidRPr="004E7734">
        <w:rPr>
          <w:rFonts w:asciiTheme="minorBidi" w:hAnsiTheme="minorBidi" w:cstheme="minorBidi"/>
          <w:color w:val="FFFFFF" w:themeColor="background1"/>
          <w:highlight w:val="black"/>
          <w:u w:val="single"/>
        </w:rPr>
        <w:t>outliers</w:t>
      </w:r>
    </w:p>
    <w:p w14:paraId="0C13DB27" w14:textId="72DE0003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 w:hint="cs"/>
          <w:u w:val="single"/>
          <w:rtl/>
        </w:rPr>
        <w:t xml:space="preserve">ערכים קיימים: </w:t>
      </w:r>
      <w:r w:rsidRPr="00C33D60">
        <w:rPr>
          <w:rFonts w:asciiTheme="minorBidi" w:hAnsiTheme="minorBidi" w:cstheme="minorBidi"/>
          <w:rtl/>
        </w:rPr>
        <w:t>7,375</w:t>
      </w:r>
    </w:p>
    <w:p w14:paraId="34B46D97" w14:textId="608BA268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 w:hint="cs"/>
          <w:u w:val="single"/>
          <w:rtl/>
        </w:rPr>
        <w:t>ערכים חסרים: אין</w:t>
      </w:r>
    </w:p>
    <w:tbl>
      <w:tblPr>
        <w:tblW w:w="8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889"/>
        <w:gridCol w:w="1193"/>
        <w:gridCol w:w="1048"/>
        <w:gridCol w:w="1129"/>
        <w:gridCol w:w="1530"/>
        <w:gridCol w:w="1461"/>
      </w:tblGrid>
      <w:tr w:rsidR="00C33D60" w:rsidRPr="00C33D60" w14:paraId="37F91EE1" w14:textId="77777777" w:rsidTr="00360447">
        <w:trPr>
          <w:trHeight w:val="555"/>
        </w:trPr>
        <w:tc>
          <w:tcPr>
            <w:tcW w:w="1165" w:type="dxa"/>
            <w:shd w:val="clear" w:color="000000" w:fill="000000"/>
            <w:vAlign w:val="bottom"/>
            <w:hideMark/>
          </w:tcPr>
          <w:p w14:paraId="681FE99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889" w:type="dxa"/>
            <w:shd w:val="clear" w:color="000000" w:fill="000000"/>
            <w:vAlign w:val="bottom"/>
            <w:hideMark/>
          </w:tcPr>
          <w:p w14:paraId="2B51903D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93" w:type="dxa"/>
            <w:shd w:val="clear" w:color="000000" w:fill="000000"/>
            <w:vAlign w:val="bottom"/>
            <w:hideMark/>
          </w:tcPr>
          <w:p w14:paraId="73173F1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8" w:type="dxa"/>
            <w:shd w:val="clear" w:color="000000" w:fill="000000"/>
            <w:vAlign w:val="bottom"/>
            <w:hideMark/>
          </w:tcPr>
          <w:p w14:paraId="5DDC216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29" w:type="dxa"/>
            <w:shd w:val="clear" w:color="000000" w:fill="000000"/>
            <w:vAlign w:val="bottom"/>
            <w:hideMark/>
          </w:tcPr>
          <w:p w14:paraId="60FA7AB5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0442492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1" w:type="dxa"/>
            <w:shd w:val="clear" w:color="000000" w:fill="000000"/>
            <w:vAlign w:val="bottom"/>
            <w:hideMark/>
          </w:tcPr>
          <w:p w14:paraId="7DFBFC2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665E4DA1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B226A9D" w14:textId="1666EB6B" w:rsidR="00C33D60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  <w:hideMark/>
          </w:tcPr>
          <w:p w14:paraId="2260F0D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547.5</w:t>
            </w:r>
          </w:p>
        </w:tc>
        <w:tc>
          <w:tcPr>
            <w:tcW w:w="1193" w:type="dxa"/>
            <w:shd w:val="clear" w:color="auto" w:fill="auto"/>
            <w:noWrap/>
            <w:vAlign w:val="bottom"/>
            <w:hideMark/>
          </w:tcPr>
          <w:p w14:paraId="7C03251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8.54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FB1DE4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7.456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05A9599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12.18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CDE726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3.97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14:paraId="0CD7F25A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10.93</w:t>
            </w:r>
          </w:p>
        </w:tc>
      </w:tr>
      <w:tr w:rsidR="00360447" w:rsidRPr="00C33D60" w14:paraId="4B66E920" w14:textId="77777777" w:rsidTr="00360447">
        <w:trPr>
          <w:trHeight w:val="300"/>
        </w:trPr>
        <w:tc>
          <w:tcPr>
            <w:tcW w:w="8415" w:type="dxa"/>
            <w:gridSpan w:val="7"/>
            <w:shd w:val="clear" w:color="auto" w:fill="D9D9D9" w:themeFill="background1" w:themeFillShade="D9"/>
            <w:noWrap/>
            <w:vAlign w:val="bottom"/>
          </w:tcPr>
          <w:p w14:paraId="69C1D074" w14:textId="06CFD1BF" w:rsidR="00360447" w:rsidRPr="00360447" w:rsidRDefault="00360447" w:rsidP="00360447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201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 כ-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NA</w:t>
            </w:r>
          </w:p>
        </w:tc>
      </w:tr>
      <w:tr w:rsidR="00360447" w:rsidRPr="00C33D60" w14:paraId="7590FE60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</w:tcPr>
          <w:p w14:paraId="0BFFB150" w14:textId="567BAF5F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</w:tcPr>
          <w:p w14:paraId="6B41FBAA" w14:textId="23602AB0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36044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21.364</w:t>
            </w:r>
          </w:p>
        </w:tc>
        <w:tc>
          <w:tcPr>
            <w:tcW w:w="1193" w:type="dxa"/>
            <w:shd w:val="clear" w:color="auto" w:fill="auto"/>
            <w:noWrap/>
            <w:vAlign w:val="bottom"/>
          </w:tcPr>
          <w:p w14:paraId="5D608C09" w14:textId="05C8F809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048" w:type="dxa"/>
            <w:shd w:val="clear" w:color="auto" w:fill="auto"/>
            <w:noWrap/>
            <w:vAlign w:val="bottom"/>
          </w:tcPr>
          <w:p w14:paraId="5BE92908" w14:textId="38E35F3A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129" w:type="dxa"/>
            <w:shd w:val="clear" w:color="auto" w:fill="auto"/>
            <w:noWrap/>
            <w:vAlign w:val="bottom"/>
          </w:tcPr>
          <w:p w14:paraId="1AD80A19" w14:textId="122F386A" w:rsidR="00360447" w:rsidRPr="00C33D60" w:rsidRDefault="00BB3C1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4.585</w:t>
            </w: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6D083406" w14:textId="717BE3E9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3.86</w:t>
            </w:r>
          </w:p>
        </w:tc>
        <w:tc>
          <w:tcPr>
            <w:tcW w:w="1461" w:type="dxa"/>
            <w:shd w:val="clear" w:color="auto" w:fill="auto"/>
            <w:noWrap/>
            <w:vAlign w:val="bottom"/>
          </w:tcPr>
          <w:p w14:paraId="6EC0CD4D" w14:textId="3B526141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10.57</w:t>
            </w:r>
          </w:p>
        </w:tc>
      </w:tr>
    </w:tbl>
    <w:p w14:paraId="16BABF84" w14:textId="77777777" w:rsidR="00360447" w:rsidRDefault="00360447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DBAB3FC" w14:textId="32834244" w:rsidR="00236C55" w:rsidRPr="00C33D60" w:rsidRDefault="00236C55" w:rsidP="00BE6A3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360447">
        <w:rPr>
          <w:rFonts w:asciiTheme="minorBidi" w:hAnsiTheme="minorBidi" w:cstheme="minorBidi" w:hint="cs"/>
          <w:rtl/>
        </w:rPr>
        <w:t xml:space="preserve"> - גולמי</w:t>
      </w:r>
      <w:r w:rsidRPr="00C33D60">
        <w:rPr>
          <w:rFonts w:asciiTheme="minorBidi" w:hAnsiTheme="minorBidi" w:cstheme="minorBidi"/>
          <w:rtl/>
        </w:rPr>
        <w:t>:</w:t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BE6A3B">
        <w:rPr>
          <w:rFonts w:asciiTheme="minorBidi" w:hAnsiTheme="minorBidi" w:cstheme="minorBidi"/>
        </w:rPr>
        <w:t>without outliers</w:t>
      </w:r>
    </w:p>
    <w:p w14:paraId="4976D235" w14:textId="3599EFB8" w:rsidR="00236C55" w:rsidRPr="00C33D60" w:rsidRDefault="00BE6A3B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63567C">
        <w:rPr>
          <w:noProof/>
        </w:rPr>
        <w:drawing>
          <wp:anchor distT="0" distB="0" distL="114300" distR="114300" simplePos="0" relativeHeight="251440640" behindDoc="1" locked="0" layoutInCell="1" allowOverlap="1" wp14:anchorId="74417BFF" wp14:editId="69385159">
            <wp:simplePos x="0" y="0"/>
            <wp:positionH relativeFrom="column">
              <wp:posOffset>207010</wp:posOffset>
            </wp:positionH>
            <wp:positionV relativeFrom="paragraph">
              <wp:posOffset>72390</wp:posOffset>
            </wp:positionV>
            <wp:extent cx="2092960" cy="2170430"/>
            <wp:effectExtent l="0" t="0" r="2540" b="1270"/>
            <wp:wrapTight wrapText="bothSides">
              <wp:wrapPolygon edited="0">
                <wp:start x="0" y="0"/>
                <wp:lineTo x="0" y="21423"/>
                <wp:lineTo x="21430" y="21423"/>
                <wp:lineTo x="2143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55" w:rsidRPr="00C33D60">
        <w:rPr>
          <w:rFonts w:asciiTheme="minorBidi" w:hAnsiTheme="minorBidi" w:cstheme="minorBidi"/>
          <w:noProof/>
        </w:rPr>
        <w:drawing>
          <wp:inline distT="0" distB="0" distL="0" distR="0" wp14:anchorId="1E8D9A74" wp14:editId="3095A617">
            <wp:extent cx="2345635" cy="234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0" cy="23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C88" w14:textId="70A80ECA" w:rsidR="000B5DDC" w:rsidRPr="00C33D60" w:rsidRDefault="00271D94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t>Spearman’s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0"/>
        <w:gridCol w:w="1752"/>
        <w:gridCol w:w="2380"/>
        <w:gridCol w:w="2084"/>
      </w:tblGrid>
      <w:tr w:rsidR="0063567C" w14:paraId="760CB8BB" w14:textId="77777777" w:rsidTr="0063567C">
        <w:trPr>
          <w:trHeight w:val="349"/>
        </w:trPr>
        <w:tc>
          <w:tcPr>
            <w:tcW w:w="2138" w:type="dxa"/>
          </w:tcPr>
          <w:p w14:paraId="4E250B23" w14:textId="1B334D1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=0.5945387</w:t>
            </w:r>
          </w:p>
        </w:tc>
        <w:tc>
          <w:tcPr>
            <w:tcW w:w="1798" w:type="dxa"/>
          </w:tcPr>
          <w:p w14:paraId="7E29112E" w14:textId="2A845366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181183325</w:t>
            </w:r>
          </w:p>
        </w:tc>
        <w:tc>
          <w:tcPr>
            <w:tcW w:w="2447" w:type="dxa"/>
          </w:tcPr>
          <w:p w14:paraId="2DB89200" w14:textId="0B1967E4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139" w:type="dxa"/>
          </w:tcPr>
          <w:p w14:paraId="08851F41" w14:textId="6C7A506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63567C" w14:paraId="3B8BEC8F" w14:textId="77777777" w:rsidTr="0063567C">
        <w:trPr>
          <w:trHeight w:val="349"/>
        </w:trPr>
        <w:tc>
          <w:tcPr>
            <w:tcW w:w="2138" w:type="dxa"/>
          </w:tcPr>
          <w:p w14:paraId="77F0A9C8" w14:textId="01E3EA9E" w:rsidR="0063567C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0.5763747</w:t>
            </w:r>
          </w:p>
        </w:tc>
        <w:tc>
          <w:tcPr>
            <w:tcW w:w="1798" w:type="dxa"/>
          </w:tcPr>
          <w:p w14:paraId="66AE4CC6" w14:textId="1282BC37" w:rsidR="0063567C" w:rsidRPr="00271D94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176507326</w:t>
            </w:r>
          </w:p>
        </w:tc>
        <w:tc>
          <w:tcPr>
            <w:tcW w:w="2447" w:type="dxa"/>
          </w:tcPr>
          <w:p w14:paraId="1681D020" w14:textId="77777777" w:rsidR="00271D94" w:rsidRDefault="00271D94" w:rsidP="00271D9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47C43028" w14:textId="77777777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139" w:type="dxa"/>
          </w:tcPr>
          <w:p w14:paraId="4C783B68" w14:textId="297C8EF0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17E58429" w14:textId="20D726CE" w:rsidR="00360447" w:rsidRDefault="00360447" w:rsidP="00FB75A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A307CD7" w14:textId="143B4FCD" w:rsidR="00BB3C10" w:rsidRPr="00C33D60" w:rsidRDefault="004E7734" w:rsidP="00BB3C10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65248" behindDoc="1" locked="0" layoutInCell="1" allowOverlap="1" wp14:anchorId="64E1104A" wp14:editId="78118343">
            <wp:simplePos x="0" y="0"/>
            <wp:positionH relativeFrom="column">
              <wp:posOffset>-483235</wp:posOffset>
            </wp:positionH>
            <wp:positionV relativeFrom="paragraph">
              <wp:posOffset>398145</wp:posOffset>
            </wp:positionV>
            <wp:extent cx="306705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466" y="21443"/>
                <wp:lineTo x="2146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224" behindDoc="1" locked="0" layoutInCell="1" allowOverlap="1" wp14:anchorId="5B8C3CDF" wp14:editId="52E5A969">
            <wp:simplePos x="0" y="0"/>
            <wp:positionH relativeFrom="column">
              <wp:posOffset>2522220</wp:posOffset>
            </wp:positionH>
            <wp:positionV relativeFrom="paragraph">
              <wp:posOffset>414020</wp:posOffset>
            </wp:positionV>
            <wp:extent cx="3037205" cy="2337435"/>
            <wp:effectExtent l="0" t="0" r="0" b="5715"/>
            <wp:wrapTight wrapText="bothSides">
              <wp:wrapPolygon edited="0">
                <wp:start x="0" y="0"/>
                <wp:lineTo x="0" y="21477"/>
                <wp:lineTo x="21406" y="21477"/>
                <wp:lineTo x="2140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C10" w:rsidRPr="00C33D60">
        <w:rPr>
          <w:rFonts w:asciiTheme="minorBidi" w:hAnsiTheme="minorBidi" w:cstheme="minorBidi"/>
          <w:rtl/>
        </w:rPr>
        <w:t>תצוגה גרפית</w:t>
      </w:r>
      <w:r w:rsidR="00BB3C10">
        <w:rPr>
          <w:rFonts w:asciiTheme="minorBidi" w:hAnsiTheme="minorBidi" w:cstheme="minorBidi" w:hint="cs"/>
          <w:rtl/>
        </w:rPr>
        <w:t xml:space="preserve"> - גולמי</w:t>
      </w:r>
      <w:r w:rsidR="00BB3C10" w:rsidRPr="00C33D60">
        <w:rPr>
          <w:rFonts w:asciiTheme="minorBidi" w:hAnsiTheme="minorBidi" w:cstheme="minorBidi"/>
          <w:rtl/>
        </w:rPr>
        <w:t>:</w:t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  <w:t>without outliers</w:t>
      </w:r>
    </w:p>
    <w:p w14:paraId="22659C4D" w14:textId="77777777" w:rsidR="006E5B7A" w:rsidRDefault="006E5B7A" w:rsidP="004E7734">
      <w:pPr>
        <w:bidi/>
        <w:spacing w:after="160" w:line="259" w:lineRule="auto"/>
        <w:rPr>
          <w:rtl/>
        </w:rPr>
      </w:pPr>
    </w:p>
    <w:p w14:paraId="2F29F750" w14:textId="77777777" w:rsidR="006E5B7A" w:rsidRDefault="006E5B7A" w:rsidP="006E5B7A">
      <w:pPr>
        <w:bidi/>
        <w:spacing w:after="160" w:line="259" w:lineRule="auto"/>
        <w:rPr>
          <w:rtl/>
        </w:rPr>
      </w:pPr>
    </w:p>
    <w:p w14:paraId="5A462742" w14:textId="78017A85" w:rsidR="00BB3C10" w:rsidRPr="004E7734" w:rsidRDefault="004E7734" w:rsidP="006E5B7A">
      <w:pPr>
        <w:bidi/>
        <w:spacing w:after="160" w:line="259" w:lineRule="auto"/>
        <w:rPr>
          <w:rFonts w:asciiTheme="minorBidi" w:hAnsiTheme="minorBidi" w:cstheme="minorBidi"/>
          <w:u w:val="single"/>
        </w:rPr>
      </w:pPr>
      <w:proofErr w:type="spellStart"/>
      <w:r>
        <w:rPr>
          <w:rFonts w:hint="cs"/>
          <w:rtl/>
        </w:rPr>
        <w:t>קורולציה</w:t>
      </w:r>
      <w:proofErr w:type="spellEnd"/>
      <w:r>
        <w:rPr>
          <w:rFonts w:hint="cs"/>
          <w:rtl/>
        </w:rPr>
        <w:t xml:space="preserve"> מובהקת, השפעה חיובית די גבוהה עם ובלי החריגים. החריגים משפעים על המגמה </w:t>
      </w:r>
      <w:r>
        <w:rPr>
          <w:rtl/>
        </w:rPr>
        <w:t>–</w:t>
      </w:r>
      <w:r>
        <w:rPr>
          <w:rFonts w:hint="cs"/>
          <w:rtl/>
        </w:rPr>
        <w:t xml:space="preserve"> לכן ניתן להסיר את החריגים</w:t>
      </w:r>
    </w:p>
    <w:p w14:paraId="61A0ED0E" w14:textId="5A31932C" w:rsidR="000D1943" w:rsidRPr="00C33D60" w:rsidRDefault="000D1943" w:rsidP="00AB0D9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popularity_group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4D50009" w14:textId="7777777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2457" w:name="_Hlk53217204"/>
      <w:r w:rsidRPr="00C33D60">
        <w:rPr>
          <w:rFonts w:asciiTheme="minorBidi" w:hAnsiTheme="minorBidi" w:cstheme="minorBidi"/>
          <w:rtl/>
        </w:rPr>
        <w:t>ערכים קיימים: 7,375</w:t>
      </w:r>
    </w:p>
    <w:p w14:paraId="43B890FF" w14:textId="45DACCED" w:rsidR="000D1943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00D9151" w14:textId="16F3970A" w:rsidR="00CE72E7" w:rsidRDefault="00CE72E7" w:rsidP="00CE72E7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>
        <w:rPr>
          <w:rFonts w:asciiTheme="minorBidi" w:hAnsiTheme="minorBidi" w:cstheme="minorBidi"/>
        </w:rPr>
        <w:t>76</w:t>
      </w:r>
    </w:p>
    <w:p w14:paraId="6F887104" w14:textId="1A9F541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BD6590" w:rsidRPr="00C33D60" w14:paraId="2EFD15F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46BD1D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75F395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7BCF0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88001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78D923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12ED892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D37567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D6590" w:rsidRPr="00C33D60" w14:paraId="72872A5B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41169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20CD24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0ECFBAA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8.532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7F6FD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9F35996" w14:textId="77777777" w:rsidR="00BD6590" w:rsidRPr="00630881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C0A3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446FDE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  <w:tr w:rsidR="00BD6590" w:rsidRPr="00C33D60" w14:paraId="739C729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670E20A" w14:textId="77777777" w:rsidR="00BD6590" w:rsidRPr="00BA15B0" w:rsidRDefault="00BD659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BD6590" w:rsidRPr="00C33D60" w14:paraId="4FFEE4F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53E43C2E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5E595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9F0247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7.462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626FEF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110F54C" w14:textId="77777777" w:rsidR="00BD6590" w:rsidRPr="00DA4E35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4.599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29F1FB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D91087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</w:tbl>
    <w:p w14:paraId="34AF386C" w14:textId="50151AC7" w:rsidR="000D1943" w:rsidRDefault="000D1943" w:rsidP="001F234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691B93" w:rsidRPr="00F04BC6" w14:paraId="3F5C89F3" w14:textId="77777777" w:rsidTr="00BD6590">
        <w:tc>
          <w:tcPr>
            <w:tcW w:w="3827" w:type="dxa"/>
          </w:tcPr>
          <w:p w14:paraId="54FF8CCE" w14:textId="39585EEF" w:rsidR="00BD6590" w:rsidRPr="00F04BC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bookmarkStart w:id="2458" w:name="_Hlk53344479"/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6AC98DB4" w14:textId="70618E7F" w:rsidR="00BD6590" w:rsidRPr="00A11B8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514E2E8C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691B93" w:rsidRPr="00F04BC6" w14:paraId="4C472625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5C2507FE" w14:textId="38068287" w:rsidR="00BD6590" w:rsidRPr="00F04BC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38624" behindDoc="0" locked="0" layoutInCell="1" allowOverlap="1" wp14:anchorId="6CCA5878" wp14:editId="4FA0F597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1537970</wp:posOffset>
                  </wp:positionV>
                  <wp:extent cx="1515110" cy="1352550"/>
                  <wp:effectExtent l="0" t="0" r="8890" b="0"/>
                  <wp:wrapThrough wrapText="bothSides">
                    <wp:wrapPolygon edited="0">
                      <wp:start x="0" y="0"/>
                      <wp:lineTo x="0" y="21296"/>
                      <wp:lineTo x="21455" y="21296"/>
                      <wp:lineTo x="21455" y="0"/>
                      <wp:lineTo x="0" y="0"/>
                    </wp:wrapPolygon>
                  </wp:wrapThrough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5552" behindDoc="0" locked="0" layoutInCell="1" allowOverlap="1" wp14:anchorId="5855B445" wp14:editId="6CFA7087">
                  <wp:simplePos x="0" y="0"/>
                  <wp:positionH relativeFrom="column">
                    <wp:posOffset>867105</wp:posOffset>
                  </wp:positionH>
                  <wp:positionV relativeFrom="paragraph">
                    <wp:posOffset>58701</wp:posOffset>
                  </wp:positionV>
                  <wp:extent cx="1416050" cy="1416050"/>
                  <wp:effectExtent l="0" t="0" r="0" b="0"/>
                  <wp:wrapThrough wrapText="bothSides">
                    <wp:wrapPolygon edited="0">
                      <wp:start x="0" y="0"/>
                      <wp:lineTo x="0" y="21213"/>
                      <wp:lineTo x="21213" y="21213"/>
                      <wp:lineTo x="21213" y="0"/>
                      <wp:lineTo x="0" y="0"/>
                    </wp:wrapPolygon>
                  </wp:wrapThrough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4B63DEB" w14:textId="263E3E73" w:rsidR="00BD6590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734528" behindDoc="0" locked="0" layoutInCell="1" allowOverlap="1" wp14:anchorId="5F52D479" wp14:editId="5EBBE09B">
                  <wp:simplePos x="0" y="0"/>
                  <wp:positionH relativeFrom="column">
                    <wp:posOffset>365712</wp:posOffset>
                  </wp:positionH>
                  <wp:positionV relativeFrom="paragraph">
                    <wp:posOffset>71104</wp:posOffset>
                  </wp:positionV>
                  <wp:extent cx="1295400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82" y="21282"/>
                      <wp:lineTo x="21282" y="0"/>
                      <wp:lineTo x="0" y="0"/>
                    </wp:wrapPolygon>
                  </wp:wrapThrough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E2CF224" w14:textId="77777777" w:rsidR="001F2340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02A5BE9" w14:textId="77777777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7C24E32F" w14:textId="77777777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7B863B6F" w14:textId="4D5D91C4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36576" behindDoc="0" locked="0" layoutInCell="1" allowOverlap="1" wp14:anchorId="7631D65F" wp14:editId="68A473FF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355327</wp:posOffset>
                  </wp:positionV>
                  <wp:extent cx="1457960" cy="1300860"/>
                  <wp:effectExtent l="0" t="0" r="8890" b="0"/>
                  <wp:wrapThrough wrapText="bothSides">
                    <wp:wrapPolygon edited="0">
                      <wp:start x="0" y="0"/>
                      <wp:lineTo x="0" y="21199"/>
                      <wp:lineTo x="21449" y="21199"/>
                      <wp:lineTo x="21449" y="0"/>
                      <wp:lineTo x="0" y="0"/>
                    </wp:wrapPolygon>
                  </wp:wrapThrough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60" cy="13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B07783" w14:textId="5E17AD3B" w:rsidR="00A11B86" w:rsidRPr="00F04BC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3E5A711" w14:textId="79BC41E6" w:rsidR="00BD6590" w:rsidRPr="00A11B8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A11B86" w:rsidRPr="00F04BC6" w14:paraId="512B5D4C" w14:textId="77777777" w:rsidTr="00A11B86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608F33BA" w14:textId="7FEDFB5D" w:rsidR="00A11B86" w:rsidRPr="00F04BC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40672" behindDoc="0" locked="0" layoutInCell="1" allowOverlap="1" wp14:anchorId="67D110AD" wp14:editId="0802E7BD">
                  <wp:simplePos x="0" y="0"/>
                  <wp:positionH relativeFrom="column">
                    <wp:posOffset>626745</wp:posOffset>
                  </wp:positionH>
                  <wp:positionV relativeFrom="paragraph">
                    <wp:posOffset>134620</wp:posOffset>
                  </wp:positionV>
                  <wp:extent cx="1524635" cy="1360170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321" y="21176"/>
                      <wp:lineTo x="21321" y="0"/>
                      <wp:lineTo x="0" y="0"/>
                    </wp:wrapPolygon>
                  </wp:wrapThrough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63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0C0620D" w14:textId="49F05795" w:rsidR="00A11B86" w:rsidRPr="00F04BC6" w:rsidRDefault="00A11B86" w:rsidP="00A11B86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39648" behindDoc="0" locked="0" layoutInCell="1" allowOverlap="1" wp14:anchorId="245CCA9E" wp14:editId="7280F8ED">
                  <wp:simplePos x="0" y="0"/>
                  <wp:positionH relativeFrom="column">
                    <wp:posOffset>163002</wp:posOffset>
                  </wp:positionH>
                  <wp:positionV relativeFrom="paragraph">
                    <wp:posOffset>158991</wp:posOffset>
                  </wp:positionV>
                  <wp:extent cx="1468755" cy="1310005"/>
                  <wp:effectExtent l="0" t="0" r="0" b="4445"/>
                  <wp:wrapThrough wrapText="bothSides">
                    <wp:wrapPolygon edited="0">
                      <wp:start x="0" y="0"/>
                      <wp:lineTo x="0" y="21359"/>
                      <wp:lineTo x="21292" y="21359"/>
                      <wp:lineTo x="21292" y="0"/>
                      <wp:lineTo x="0" y="0"/>
                    </wp:wrapPolygon>
                  </wp:wrapThrough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75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F7E73C0" w14:textId="41C44155" w:rsidR="00A11B86" w:rsidRP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  <w:bookmarkEnd w:id="2458"/>
    </w:tbl>
    <w:p w14:paraId="76EB56D1" w14:textId="77777777" w:rsidR="00CE72E7" w:rsidRDefault="00CE72E7" w:rsidP="00FA0C6D">
      <w:pPr>
        <w:bidi/>
        <w:spacing w:line="276" w:lineRule="auto"/>
        <w:rPr>
          <w:rFonts w:asciiTheme="minorBidi" w:hAnsiTheme="minorBidi" w:cstheme="minorBidi"/>
        </w:rPr>
      </w:pPr>
    </w:p>
    <w:p w14:paraId="4304F3E8" w14:textId="6471A59D" w:rsidR="00BD6590" w:rsidRDefault="000D1943" w:rsidP="00CE72E7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</w:t>
      </w:r>
      <w:r w:rsidR="00BD6590">
        <w:rPr>
          <w:rFonts w:asciiTheme="minorBidi" w:hAnsiTheme="minorBidi" w:cstheme="minorBidi" w:hint="cs"/>
          <w:noProof/>
        </w:rPr>
        <w:t>S</w:t>
      </w:r>
      <w:r w:rsidR="00BD6590">
        <w:rPr>
          <w:rFonts w:asciiTheme="minorBidi" w:hAnsiTheme="minorBidi" w:cstheme="minorBidi"/>
          <w:noProof/>
        </w:rPr>
        <w:t>pearman’s correlation</w:t>
      </w:r>
      <w:r w:rsidR="00BD6590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BD6590" w:rsidRPr="00DA4E35" w14:paraId="1CADBA4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D8685A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0.5924999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CC3325C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1820943779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76FDE91" w14:textId="77777777" w:rsidR="00BD6590" w:rsidRPr="00DA4E35" w:rsidRDefault="00BD6590" w:rsidP="006C44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BA5724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D6590" w:rsidRPr="00DA4E35" w14:paraId="067EFD0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D0D49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0.5741747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9799787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1774239470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8B6DF9F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AADBED6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B1C156" w14:textId="77777777" w:rsidR="00BD6590" w:rsidRDefault="00BD6590" w:rsidP="00BD6590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71B8522" w14:textId="79A16720" w:rsidR="00BD6590" w:rsidRPr="00DA4E35" w:rsidRDefault="001D2CA2" w:rsidP="00BD659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הורדת </w:t>
      </w:r>
      <w:r w:rsidRPr="001D2CA2">
        <w:rPr>
          <w:rFonts w:asciiTheme="minorBidi" w:hAnsiTheme="minorBidi" w:cstheme="minorBidi"/>
          <w:noProof/>
          <w:highlight w:val="yellow"/>
        </w:rPr>
        <w:t>outliers</w:t>
      </w: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: לפי ה- </w:t>
      </w:r>
      <w:r w:rsidRPr="001D2CA2">
        <w:rPr>
          <w:rFonts w:asciiTheme="minorBidi" w:hAnsiTheme="minorBidi" w:cstheme="minorBidi"/>
          <w:noProof/>
          <w:highlight w:val="yellow"/>
        </w:rPr>
        <w:t>scatter plot</w:t>
      </w: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 נראה שאם נוריד זה ישנה את הקורלציה</w:t>
      </w:r>
    </w:p>
    <w:bookmarkEnd w:id="2457"/>
    <w:p w14:paraId="13432EF9" w14:textId="085E6A03" w:rsidR="00236C55" w:rsidRPr="00247CB5" w:rsidRDefault="00B05B33" w:rsidP="001E72ED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u w:val="single"/>
        </w:rPr>
      </w:pPr>
      <w:r w:rsidRPr="00247CB5">
        <w:rPr>
          <w:rFonts w:asciiTheme="minorBidi" w:hAnsiTheme="minorBidi" w:cstheme="minorBidi"/>
          <w:highlight w:val="green"/>
          <w:u w:val="single"/>
        </w:rPr>
        <w:br w:type="page"/>
      </w:r>
      <w:proofErr w:type="spellStart"/>
      <w:r w:rsidR="00236C55" w:rsidRPr="00247CB5">
        <w:rPr>
          <w:rFonts w:asciiTheme="minorBidi" w:hAnsiTheme="minorBidi" w:cstheme="minorBidi"/>
          <w:highlight w:val="magenta"/>
          <w:u w:val="single"/>
        </w:rPr>
        <w:lastRenderedPageBreak/>
        <w:t>release_date</w:t>
      </w:r>
      <w:proofErr w:type="spellEnd"/>
    </w:p>
    <w:p w14:paraId="464A4487" w14:textId="1401A873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קיימים:7374 </w:t>
      </w:r>
    </w:p>
    <w:p w14:paraId="2268D859" w14:textId="4511947A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ערכים חסרים:1 </w:t>
      </w:r>
    </w:p>
    <w:p w14:paraId="7CAE71F2" w14:textId="3EB0694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קטגוריות: 31</w:t>
      </w:r>
    </w:p>
    <w:p w14:paraId="10C4787B" w14:textId="5C4EC16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</w:p>
    <w:p w14:paraId="3542C691" w14:textId="2291BF5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14999A" wp14:editId="58DA8FF0">
            <wp:extent cx="2902226" cy="2902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52" cy="28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B94B" w14:textId="77777777" w:rsidR="008B5F7F" w:rsidRPr="00402EE2" w:rsidRDefault="008B5F7F" w:rsidP="008B5F7F">
      <w:pPr>
        <w:spacing w:after="160" w:line="259" w:lineRule="auto"/>
        <w:jc w:val="right"/>
        <w:rPr>
          <w:ins w:id="2459" w:author="Dalit Roth" w:date="2020-10-19T14:36:00Z"/>
          <w:rFonts w:asciiTheme="minorBidi" w:hAnsiTheme="minorBidi" w:cstheme="minorBidi"/>
          <w:b/>
          <w:bCs/>
          <w:u w:val="single"/>
        </w:rPr>
      </w:pPr>
      <w:ins w:id="2460" w:author="Dalit Roth" w:date="2020-10-19T14:36:00Z">
        <w:r w:rsidRPr="00402EE2">
          <w:rPr>
            <w:rFonts w:asciiTheme="minorBidi" w:hAnsiTheme="minorBidi" w:cstheme="minorBidi" w:hint="cs"/>
            <w:b/>
            <w:bCs/>
            <w:u w:val="single"/>
            <w:rtl/>
          </w:rPr>
          <w:t>טיפול בחוסרים:</w:t>
        </w:r>
      </w:ins>
    </w:p>
    <w:p w14:paraId="5C97396D" w14:textId="77777777" w:rsidR="008B5F7F" w:rsidRPr="00402EE2" w:rsidRDefault="008B5F7F" w:rsidP="008B5F7F">
      <w:pPr>
        <w:spacing w:after="160" w:line="259" w:lineRule="auto"/>
        <w:jc w:val="right"/>
        <w:rPr>
          <w:ins w:id="2461" w:author="Dalit Roth" w:date="2020-10-19T14:36:00Z"/>
          <w:rFonts w:asciiTheme="minorBidi" w:hAnsiTheme="minorBidi" w:cstheme="minorBidi" w:hint="cs"/>
          <w:rtl/>
        </w:rPr>
      </w:pPr>
      <w:ins w:id="2462" w:author="Dalit Roth" w:date="2020-10-19T14:36:00Z">
        <w:r w:rsidRPr="00402EE2">
          <w:rPr>
            <w:rFonts w:asciiTheme="minorBidi" w:hAnsiTheme="minorBidi" w:cstheme="minorBidi" w:hint="cs"/>
            <w:rtl/>
          </w:rPr>
          <w:t xml:space="preserve">קיים משתנה אחד שחסר, אנחנו ננסה למצוא אותו באינטרנט או למלא אותו במשתנה אחר. </w:t>
        </w:r>
      </w:ins>
    </w:p>
    <w:p w14:paraId="6BC918BF" w14:textId="4DE63B53" w:rsidR="00C33D60" w:rsidDel="008B5F7F" w:rsidRDefault="00C33D60">
      <w:pPr>
        <w:spacing w:after="160" w:line="259" w:lineRule="auto"/>
        <w:rPr>
          <w:del w:id="2463" w:author="Dalit Roth" w:date="2020-10-19T14:36:00Z"/>
          <w:rFonts w:asciiTheme="minorBidi" w:hAnsiTheme="minorBidi" w:cstheme="minorBidi"/>
          <w:highlight w:val="lightGray"/>
          <w:rtl/>
        </w:rPr>
      </w:pPr>
    </w:p>
    <w:p w14:paraId="00CBAB74" w14:textId="77777777" w:rsidR="00D92003" w:rsidRDefault="00D9200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139230FA" w14:textId="08318C75" w:rsidR="000D1943" w:rsidRPr="0015597A" w:rsidRDefault="000D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15597A">
        <w:rPr>
          <w:rFonts w:asciiTheme="minorBidi" w:hAnsiTheme="minorBidi" w:cstheme="minorBidi"/>
          <w:u w:val="single"/>
        </w:rPr>
        <w:lastRenderedPageBreak/>
        <w:t>runtime</w:t>
      </w:r>
      <w:r w:rsidRPr="0015597A">
        <w:rPr>
          <w:rFonts w:asciiTheme="minorBidi" w:hAnsiTheme="minorBidi" w:cstheme="minorBidi"/>
          <w:u w:val="single"/>
          <w:rtl/>
        </w:rPr>
        <w:t>:</w:t>
      </w:r>
      <w:r w:rsidR="00042E91" w:rsidRPr="0015597A">
        <w:rPr>
          <w:rFonts w:asciiTheme="minorBidi" w:hAnsiTheme="minorBidi" w:cstheme="minorBidi" w:hint="cs"/>
          <w:u w:val="single"/>
          <w:rtl/>
        </w:rPr>
        <w:t xml:space="preserve"> </w:t>
      </w:r>
    </w:p>
    <w:p w14:paraId="0FA503BE" w14:textId="32FA4C5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7,370</w:t>
      </w:r>
    </w:p>
    <w:p w14:paraId="488D4333" w14:textId="0756EDE6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5</w:t>
      </w:r>
      <w:r w:rsidR="0068272B">
        <w:rPr>
          <w:rFonts w:asciiTheme="minorBidi" w:hAnsiTheme="minorBidi" w:cstheme="minorBidi" w:hint="cs"/>
          <w:rtl/>
        </w:rPr>
        <w:t xml:space="preserve">. קיימים גם 19 ערכים של 0 ויש להתייחס גם אליהם כחסרים. לכן </w:t>
      </w:r>
      <w:r w:rsidR="00F925ED">
        <w:rPr>
          <w:rFonts w:asciiTheme="minorBidi" w:hAnsiTheme="minorBidi" w:cstheme="minorBidi" w:hint="cs"/>
          <w:rtl/>
        </w:rPr>
        <w:t xml:space="preserve">בשלב ראשון </w:t>
      </w:r>
      <w:r w:rsidR="0068272B">
        <w:rPr>
          <w:rFonts w:asciiTheme="minorBidi" w:hAnsiTheme="minorBidi" w:cstheme="minorBidi" w:hint="cs"/>
          <w:rtl/>
        </w:rPr>
        <w:t xml:space="preserve">נגדיר אותם כ- </w:t>
      </w:r>
      <w:r w:rsidR="0068272B">
        <w:rPr>
          <w:rFonts w:asciiTheme="minorBidi" w:hAnsiTheme="minorBidi" w:cstheme="minorBidi" w:hint="cs"/>
        </w:rPr>
        <w:t>NA</w:t>
      </w:r>
      <w:r w:rsidR="0068272B">
        <w:rPr>
          <w:rFonts w:asciiTheme="minorBidi" w:hAnsiTheme="minorBidi" w:cstheme="minorBidi" w:hint="cs"/>
          <w:rtl/>
        </w:rPr>
        <w:t>.</w:t>
      </w:r>
    </w:p>
    <w:p w14:paraId="6E57D7B0" w14:textId="30EFEF55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6C4486" w:rsidRPr="00C33D60" w14:paraId="2DB77EE0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B2F19E8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01985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D3F4C1A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057683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471AD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6DCAD46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AF03F4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C4486" w:rsidRPr="00C33D60" w14:paraId="397D9D7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8B1E2E" w14:textId="5FCCA4EF" w:rsidR="006C4486" w:rsidRPr="00B112FF" w:rsidRDefault="0068272B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B11BD80" w14:textId="5F17EC4F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29FBBD5" w14:textId="65F5C1B6" w:rsidR="006C4486" w:rsidRPr="00B112FF" w:rsidRDefault="0068272B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F5962C" w14:textId="15B95595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104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C8EEDE0" w14:textId="154566DD" w:rsidR="006C4486" w:rsidRPr="0068272B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68272B">
              <w:rPr>
                <w:rFonts w:asciiTheme="minorBidi" w:hAnsiTheme="minorBidi" w:cstheme="minorBidi" w:hint="cs"/>
                <w:color w:val="000000"/>
                <w:sz w:val="22"/>
                <w:szCs w:val="22"/>
                <w:highlight w:val="yellow"/>
                <w:rtl/>
              </w:rPr>
              <w:t>21</w:t>
            </w: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.41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24886B0" w14:textId="4EA91A54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363DF62" w14:textId="4741F0DF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118</w:t>
            </w:r>
          </w:p>
        </w:tc>
      </w:tr>
      <w:tr w:rsidR="006C4486" w:rsidRPr="00C33D60" w14:paraId="6FD623C6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30E1F5E" w14:textId="005B5259" w:rsidR="006C4486" w:rsidRPr="00BA15B0" w:rsidRDefault="006C448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256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6C4486" w:rsidRPr="00C33D60" w14:paraId="0525D4B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5275FD7" w14:textId="4648D025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29466CA" w14:textId="36F7C4F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2382941" w14:textId="225200C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105.9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935C3B" w14:textId="4F0B318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3346376C" w14:textId="0D83CEF1" w:rsidR="006C4486" w:rsidRPr="0068272B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16.27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7C90AF8" w14:textId="56F79AE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B692AD" w14:textId="61D98B2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116</w:t>
            </w:r>
          </w:p>
        </w:tc>
      </w:tr>
    </w:tbl>
    <w:p w14:paraId="4AA1F58D" w14:textId="42560D12" w:rsidR="00042E91" w:rsidRPr="0015597A" w:rsidRDefault="00042E91" w:rsidP="0015597A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7A404620" w14:textId="6F83662F" w:rsidR="00042E91" w:rsidRPr="005C7619" w:rsidRDefault="00686562" w:rsidP="005C7619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5C7619">
        <w:rPr>
          <w:noProof/>
        </w:rPr>
        <w:drawing>
          <wp:anchor distT="0" distB="0" distL="114300" distR="114300" simplePos="0" relativeHeight="251619840" behindDoc="0" locked="0" layoutInCell="1" allowOverlap="1" wp14:anchorId="5946C4B2" wp14:editId="53D0BD22">
            <wp:simplePos x="0" y="0"/>
            <wp:positionH relativeFrom="column">
              <wp:posOffset>-412750</wp:posOffset>
            </wp:positionH>
            <wp:positionV relativeFrom="paragraph">
              <wp:posOffset>274320</wp:posOffset>
            </wp:positionV>
            <wp:extent cx="203835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hrough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19" w:rsidRPr="005C7619">
        <w:rPr>
          <w:rFonts w:asciiTheme="minorBidi" w:hAnsiTheme="minorBidi" w:cstheme="minorBidi" w:hint="cs"/>
          <w:u w:val="single"/>
          <w:rtl/>
        </w:rPr>
        <w:t>תצוגה גרפית:</w:t>
      </w:r>
    </w:p>
    <w:p w14:paraId="55F580F2" w14:textId="0C419A65" w:rsidR="005C7619" w:rsidRPr="005C7619" w:rsidRDefault="00686562" w:rsidP="005C7619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  <w:r w:rsidRPr="00686562">
        <w:rPr>
          <w:noProof/>
        </w:rPr>
        <w:drawing>
          <wp:anchor distT="0" distB="0" distL="114300" distR="114300" simplePos="0" relativeHeight="251749888" behindDoc="0" locked="0" layoutInCell="1" allowOverlap="1" wp14:anchorId="0D878067" wp14:editId="09F49E1E">
            <wp:simplePos x="0" y="0"/>
            <wp:positionH relativeFrom="column">
              <wp:posOffset>152400</wp:posOffset>
            </wp:positionH>
            <wp:positionV relativeFrom="paragraph">
              <wp:posOffset>238125</wp:posOffset>
            </wp:positionV>
            <wp:extent cx="1934845" cy="1726565"/>
            <wp:effectExtent l="0" t="0" r="8255" b="6985"/>
            <wp:wrapThrough wrapText="bothSides">
              <wp:wrapPolygon edited="0">
                <wp:start x="0" y="0"/>
                <wp:lineTo x="0" y="21449"/>
                <wp:lineTo x="21479" y="21449"/>
                <wp:lineTo x="21479" y="0"/>
                <wp:lineTo x="0" y="0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2976" behindDoc="0" locked="0" layoutInCell="1" allowOverlap="1" wp14:anchorId="57BC4BE7" wp14:editId="0862936F">
            <wp:simplePos x="0" y="0"/>
            <wp:positionH relativeFrom="column">
              <wp:posOffset>2290445</wp:posOffset>
            </wp:positionH>
            <wp:positionV relativeFrom="paragraph">
              <wp:posOffset>200025</wp:posOffset>
            </wp:positionV>
            <wp:extent cx="1657350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52" y="21352"/>
                <wp:lineTo x="21352" y="0"/>
                <wp:lineTo x="0" y="0"/>
              </wp:wrapPolygon>
            </wp:wrapThrough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2C5F1" w14:textId="0FC178BD" w:rsidR="00042E91" w:rsidRDefault="00042E91" w:rsidP="00042E91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731615DC" w14:textId="0A11D2B5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EA65DD4" w14:textId="559388A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5BE35EFC" w14:textId="53EA215C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26861E4F" w14:textId="4D39D7B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3DB0B73A" w14:textId="3B7BBE3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287F946" w14:textId="690E3892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B369CBD" w14:textId="08D2B115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25CC7927" w14:textId="6115C428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D949266" w14:textId="6D5C80BF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7360BE5C" w14:textId="3D4463CC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316730AA" w14:textId="1D430E58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</w:p>
    <w:p w14:paraId="009DF502" w14:textId="127319C1" w:rsidR="005C7619" w:rsidRDefault="005C7619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348AA969" w14:textId="30C6F7DC" w:rsidR="00236C55" w:rsidRPr="00280DF9" w:rsidRDefault="00236C55" w:rsidP="00331DED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runtime_</w:t>
      </w:r>
      <w:proofErr w:type="gramStart"/>
      <w:r w:rsidRPr="00C33D60">
        <w:rPr>
          <w:rFonts w:asciiTheme="minorBidi" w:hAnsiTheme="minorBidi" w:cstheme="minorBidi"/>
          <w:highlight w:val="green"/>
          <w:u w:val="single"/>
        </w:rPr>
        <w:t>cat</w:t>
      </w:r>
      <w:proofErr w:type="spellEnd"/>
      <w:r w:rsidR="00280DF9">
        <w:rPr>
          <w:rFonts w:asciiTheme="minorBidi" w:hAnsiTheme="minorBidi" w:cstheme="minorBidi"/>
          <w:highlight w:val="green"/>
          <w:u w:val="single"/>
        </w:rPr>
        <w:t xml:space="preserve"> </w:t>
      </w:r>
      <w:r w:rsidR="00280DF9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-</w:t>
      </w:r>
      <w:proofErr w:type="gramEnd"/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 </w:t>
      </w:r>
      <w:r w:rsidR="009425A0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לא </w:t>
      </w:r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משאירים את המשתנה</w:t>
      </w:r>
    </w:p>
    <w:p w14:paraId="50B38161" w14:textId="49705A4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11773717" w14:textId="25F51AEA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5892075" w14:textId="5C6287D9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</w:t>
      </w:r>
      <w:r w:rsidRPr="00C33D60">
        <w:rPr>
          <w:rFonts w:asciiTheme="minorBidi" w:hAnsiTheme="minorBidi" w:cstheme="minorBidi"/>
          <w:rtl/>
        </w:rPr>
        <w:t xml:space="preserve"> (</w:t>
      </w:r>
      <w:r w:rsidRPr="00C33D60">
        <w:rPr>
          <w:rFonts w:asciiTheme="minorBidi" w:hAnsiTheme="minorBidi" w:cstheme="minorBidi"/>
        </w:rPr>
        <w:t>Large : 1769 ,Medium : 3884, Short : 1722</w:t>
      </w:r>
      <w:r w:rsidRPr="00C33D60">
        <w:rPr>
          <w:rFonts w:asciiTheme="minorBidi" w:hAnsiTheme="minorBidi" w:cstheme="minorBidi"/>
          <w:rtl/>
        </w:rPr>
        <w:t>)</w:t>
      </w:r>
    </w:p>
    <w:p w14:paraId="1FC71C05" w14:textId="4D3493DE" w:rsidR="00236C55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02931DFF" wp14:editId="48BEB515">
            <wp:extent cx="3140765" cy="3140765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1" cy="313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336A" w14:textId="77777777" w:rsidR="00280DF9" w:rsidRDefault="00280DF9" w:rsidP="00280DF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67253AF" w14:textId="06471B59" w:rsidR="00280DF9" w:rsidRDefault="00280DF9" w:rsidP="00280DF9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 squre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80DF9" w:rsidRPr="002D5E29" w14:paraId="652CA400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B0122D0" w14:textId="3F54330F" w:rsidR="00280DF9" w:rsidRPr="0068272B" w:rsidRDefault="00280DF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df = 5686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5A14EEB" w14:textId="288B747B" w:rsidR="00280DF9" w:rsidRPr="0068272B" w:rsidRDefault="00280DF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X-squared = 5664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85D608A" w14:textId="7EBEA010" w:rsidR="00280DF9" w:rsidRPr="002D5E29" w:rsidRDefault="00280DF9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p-value </w:t>
            </w: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= 0.5795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14D7FCD" w14:textId="77777777" w:rsidR="00280DF9" w:rsidRPr="002D5E29" w:rsidRDefault="00280DF9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751993F2" w14:textId="009690D7" w:rsidR="00875863" w:rsidRPr="00C33D60" w:rsidRDefault="006E5B7A" w:rsidP="006E5B7A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u w:val="single"/>
          <w:rtl/>
        </w:rPr>
        <w:t xml:space="preserve">תוצאה לא מובהקת </w:t>
      </w:r>
      <w:r>
        <w:rPr>
          <w:rFonts w:asciiTheme="minorBidi" w:hAnsiTheme="minorBidi" w:cstheme="minorBidi"/>
          <w:u w:val="single"/>
          <w:rtl/>
        </w:rPr>
        <w:t>–</w:t>
      </w:r>
      <w:r>
        <w:rPr>
          <w:rFonts w:asciiTheme="minorBidi" w:hAnsiTheme="minorBidi" w:cstheme="minorBidi" w:hint="cs"/>
          <w:u w:val="single"/>
          <w:rtl/>
        </w:rPr>
        <w:t xml:space="preserve"> אין השפעה של אורך הסרט על ה</w:t>
      </w:r>
      <w:r>
        <w:rPr>
          <w:rFonts w:asciiTheme="minorBidi" w:hAnsiTheme="minorBidi" w:cstheme="minorBidi"/>
          <w:u w:val="single"/>
        </w:rPr>
        <w:t xml:space="preserve"> revenue </w:t>
      </w:r>
    </w:p>
    <w:p w14:paraId="3BF7C62D" w14:textId="253EAECA" w:rsidR="00331DED" w:rsidRDefault="00331DED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inline distT="0" distB="0" distL="0" distR="0" wp14:anchorId="79BD551C" wp14:editId="5735C377">
            <wp:extent cx="4184618" cy="3220278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8423" cy="32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41AA" w14:textId="77777777" w:rsidR="00331DED" w:rsidRDefault="00331DED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583285AA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3B494735" w14:textId="3F65B5AF" w:rsidR="00B42398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sw_lang_en</w:t>
      </w:r>
      <w:proofErr w:type="spellEnd"/>
    </w:p>
    <w:p w14:paraId="0A91CD7B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קיימים: 7,375</w:t>
      </w:r>
    </w:p>
    <w:p w14:paraId="16849398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חסרים: אין</w:t>
      </w:r>
    </w:p>
    <w:p w14:paraId="771EF2A0" w14:textId="77777777" w:rsidR="00497926" w:rsidRPr="00497926" w:rsidRDefault="00497926" w:rsidP="00497926">
      <w:pPr>
        <w:bidi/>
        <w:ind w:left="360"/>
        <w:rPr>
          <w:rFonts w:asciiTheme="minorBidi" w:hAnsiTheme="minorBidi"/>
        </w:rPr>
      </w:pPr>
      <w:r w:rsidRPr="00497926">
        <w:rPr>
          <w:rFonts w:asciiTheme="minorBidi" w:hAnsiTheme="minorBidi" w:hint="cs"/>
          <w:rtl/>
        </w:rPr>
        <w:t xml:space="preserve">מספר קטגוריות: 2 (1039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אין, 6336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יש)</w:t>
      </w:r>
    </w:p>
    <w:p w14:paraId="27953D1D" w14:textId="77777777" w:rsidR="00B42398" w:rsidRPr="00C33D60" w:rsidDel="008B5F7F" w:rsidRDefault="00B42398" w:rsidP="00C33D60">
      <w:pPr>
        <w:bidi/>
        <w:spacing w:line="276" w:lineRule="auto"/>
        <w:rPr>
          <w:del w:id="2464" w:author="Dalit Roth" w:date="2020-10-19T14:37:00Z"/>
          <w:rFonts w:asciiTheme="minorBidi" w:hAnsiTheme="minorBidi" w:cstheme="minorBidi"/>
          <w:u w:val="single"/>
        </w:rPr>
      </w:pPr>
    </w:p>
    <w:p w14:paraId="24258C47" w14:textId="196F687B" w:rsidR="0072357E" w:rsidRPr="00C33D60" w:rsidDel="008B5F7F" w:rsidRDefault="00A623DA" w:rsidP="00C33D60">
      <w:pPr>
        <w:bidi/>
        <w:spacing w:line="276" w:lineRule="auto"/>
        <w:rPr>
          <w:del w:id="2465" w:author="Dalit Roth" w:date="2020-10-19T14:36:00Z"/>
          <w:rFonts w:asciiTheme="minorBidi" w:hAnsiTheme="minorBidi" w:cstheme="minorBidi"/>
          <w:u w:val="single"/>
        </w:rPr>
      </w:pPr>
      <w:r>
        <w:rPr>
          <w:noProof/>
        </w:rPr>
        <w:drawing>
          <wp:inline distT="0" distB="0" distL="0" distR="0" wp14:anchorId="620807D4" wp14:editId="44988818">
            <wp:extent cx="2173459" cy="2173459"/>
            <wp:effectExtent l="0" t="0" r="0" b="0"/>
            <wp:docPr id="108" name="תמונה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73" cy="21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3DFF" w14:textId="77777777" w:rsidR="008B5F7F" w:rsidRDefault="008B5F7F" w:rsidP="008B5F7F">
      <w:pPr>
        <w:bidi/>
        <w:spacing w:line="276" w:lineRule="auto"/>
        <w:rPr>
          <w:ins w:id="2466" w:author="Dalit Roth" w:date="2020-10-19T14:36:00Z"/>
          <w:rFonts w:asciiTheme="minorBidi" w:hAnsiTheme="minorBidi" w:cstheme="minorBidi"/>
          <w:u w:val="single"/>
          <w:rtl/>
        </w:rPr>
      </w:pPr>
    </w:p>
    <w:p w14:paraId="6A8A24CB" w14:textId="77777777" w:rsidR="008B5F7F" w:rsidRDefault="008B5F7F" w:rsidP="008B5F7F">
      <w:pPr>
        <w:bidi/>
        <w:spacing w:line="276" w:lineRule="auto"/>
        <w:rPr>
          <w:ins w:id="2467" w:author="Dalit Roth" w:date="2020-10-19T14:36:00Z"/>
          <w:rFonts w:asciiTheme="minorBidi" w:hAnsiTheme="minorBidi" w:cstheme="minorBidi"/>
          <w:u w:val="single"/>
          <w:rtl/>
        </w:rPr>
      </w:pPr>
      <w:ins w:id="2468" w:author="Dalit Roth" w:date="2020-10-19T14:36:00Z">
        <w:r w:rsidRPr="00AE27CF">
          <w:rPr>
            <w:rFonts w:asciiTheme="minorBidi" w:hAnsiTheme="minorBidi" w:cstheme="minorBidi"/>
            <w:noProof/>
          </w:rPr>
          <w:drawing>
            <wp:anchor distT="0" distB="0" distL="114300" distR="114300" simplePos="0" relativeHeight="251820544" behindDoc="0" locked="0" layoutInCell="1" allowOverlap="1" wp14:anchorId="48CAB93C" wp14:editId="2AA9CEB9">
              <wp:simplePos x="0" y="0"/>
              <wp:positionH relativeFrom="margin">
                <wp:posOffset>3139440</wp:posOffset>
              </wp:positionH>
              <wp:positionV relativeFrom="paragraph">
                <wp:posOffset>17633</wp:posOffset>
              </wp:positionV>
              <wp:extent cx="2134870" cy="2165350"/>
              <wp:effectExtent l="0" t="0" r="0" b="6350"/>
              <wp:wrapThrough wrapText="bothSides">
                <wp:wrapPolygon edited="0">
                  <wp:start x="0" y="0"/>
                  <wp:lineTo x="0" y="21473"/>
                  <wp:lineTo x="21202" y="21473"/>
                  <wp:lineTo x="21202" y="0"/>
                  <wp:lineTo x="0" y="0"/>
                </wp:wrapPolygon>
              </wp:wrapThrough>
              <wp:docPr id="123" name="תמונה 1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5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736" b="32874"/>
                      <a:stretch/>
                    </pic:blipFill>
                    <pic:spPr bwMode="auto">
                      <a:xfrm>
                        <a:off x="0" y="0"/>
                        <a:ext cx="2134870" cy="216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50B272AF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69" w:author="Dalit Roth" w:date="2020-10-19T14:36:00Z"/>
          <w:rFonts w:asciiTheme="minorBidi" w:hAnsiTheme="minorBidi" w:cstheme="minorBidi"/>
          <w:u w:val="single"/>
          <w:rtl/>
        </w:rPr>
      </w:pPr>
    </w:p>
    <w:p w14:paraId="68E695D6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0" w:author="Dalit Roth" w:date="2020-10-19T14:36:00Z"/>
          <w:rFonts w:asciiTheme="minorBidi" w:hAnsiTheme="minorBidi" w:cstheme="minorBidi"/>
          <w:u w:val="single"/>
          <w:rtl/>
        </w:rPr>
      </w:pPr>
    </w:p>
    <w:p w14:paraId="710F3304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1" w:author="Dalit Roth" w:date="2020-10-19T14:36:00Z"/>
          <w:rFonts w:asciiTheme="minorBidi" w:hAnsiTheme="minorBidi" w:cstheme="minorBidi"/>
          <w:u w:val="single"/>
          <w:rtl/>
        </w:rPr>
      </w:pPr>
    </w:p>
    <w:p w14:paraId="6F251F74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2" w:author="Dalit Roth" w:date="2020-10-19T14:36:00Z"/>
          <w:rFonts w:asciiTheme="minorBidi" w:hAnsiTheme="minorBidi" w:cstheme="minorBidi"/>
          <w:u w:val="single"/>
          <w:rtl/>
        </w:rPr>
      </w:pPr>
    </w:p>
    <w:p w14:paraId="7E34A0D8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3" w:author="Dalit Roth" w:date="2020-10-19T14:36:00Z"/>
          <w:rFonts w:asciiTheme="minorBidi" w:hAnsiTheme="minorBidi" w:cstheme="minorBidi"/>
          <w:u w:val="single"/>
          <w:rtl/>
        </w:rPr>
      </w:pPr>
    </w:p>
    <w:p w14:paraId="440B7A7A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4" w:author="Dalit Roth" w:date="2020-10-19T14:36:00Z"/>
          <w:rFonts w:asciiTheme="minorBidi" w:hAnsiTheme="minorBidi" w:cstheme="minorBidi"/>
          <w:u w:val="single"/>
          <w:rtl/>
        </w:rPr>
      </w:pPr>
    </w:p>
    <w:p w14:paraId="0766657A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5" w:author="Dalit Roth" w:date="2020-10-19T14:36:00Z"/>
          <w:rFonts w:asciiTheme="minorBidi" w:hAnsiTheme="minorBidi" w:cstheme="minorBidi"/>
          <w:u w:val="single"/>
          <w:rtl/>
        </w:rPr>
      </w:pPr>
    </w:p>
    <w:p w14:paraId="7E4FB3E9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6" w:author="Dalit Roth" w:date="2020-10-19T14:36:00Z"/>
          <w:rFonts w:asciiTheme="minorBidi" w:hAnsiTheme="minorBidi" w:cstheme="minorBidi"/>
          <w:u w:val="single"/>
          <w:rtl/>
        </w:rPr>
      </w:pPr>
    </w:p>
    <w:p w14:paraId="52B5F37F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7" w:author="Dalit Roth" w:date="2020-10-19T14:36:00Z"/>
          <w:rFonts w:asciiTheme="minorBidi" w:hAnsiTheme="minorBidi" w:cstheme="minorBidi"/>
          <w:u w:val="single"/>
          <w:rtl/>
        </w:rPr>
      </w:pPr>
    </w:p>
    <w:p w14:paraId="515CCB30" w14:textId="77777777" w:rsidR="008B5F7F" w:rsidRDefault="008B5F7F" w:rsidP="008B5F7F">
      <w:pPr>
        <w:tabs>
          <w:tab w:val="left" w:pos="7396"/>
        </w:tabs>
        <w:bidi/>
        <w:spacing w:line="276" w:lineRule="auto"/>
        <w:rPr>
          <w:ins w:id="2478" w:author="Dalit Roth" w:date="2020-10-19T14:36:00Z"/>
          <w:rFonts w:asciiTheme="minorBidi" w:hAnsiTheme="minorBidi" w:cstheme="minorBidi" w:hint="cs"/>
          <w:u w:val="single"/>
          <w:rtl/>
        </w:rPr>
      </w:pPr>
    </w:p>
    <w:p w14:paraId="6FEBE22D" w14:textId="77777777" w:rsidR="008B5F7F" w:rsidRDefault="008B5F7F" w:rsidP="008B5F7F">
      <w:pPr>
        <w:bidi/>
        <w:spacing w:line="276" w:lineRule="auto"/>
        <w:rPr>
          <w:ins w:id="2479" w:author="Dalit Roth" w:date="2020-10-19T14:36:00Z"/>
          <w:rFonts w:asciiTheme="minorBidi" w:hAnsiTheme="minorBidi" w:cstheme="minorBidi"/>
          <w:noProof/>
        </w:rPr>
      </w:pPr>
    </w:p>
    <w:p w14:paraId="4750CE36" w14:textId="77777777" w:rsidR="008B5F7F" w:rsidRDefault="008B5F7F" w:rsidP="008B5F7F">
      <w:pPr>
        <w:bidi/>
        <w:spacing w:line="276" w:lineRule="auto"/>
        <w:rPr>
          <w:ins w:id="2480" w:author="Dalit Roth" w:date="2020-10-19T14:36:00Z"/>
          <w:rFonts w:asciiTheme="minorBidi" w:hAnsiTheme="minorBidi" w:cstheme="minorBidi"/>
          <w:noProof/>
          <w:rtl/>
        </w:rPr>
      </w:pPr>
      <w:ins w:id="2481" w:author="Dalit Roth" w:date="2020-10-19T14:36:00Z">
        <w:r>
          <w:rPr>
            <w:rFonts w:asciiTheme="minorBidi" w:hAnsiTheme="minorBidi" w:cstheme="minorBidi" w:hint="cs"/>
            <w:noProof/>
            <w:rtl/>
          </w:rPr>
          <w:t xml:space="preserve">מבחן </w:t>
        </w:r>
        <w:r>
          <w:rPr>
            <w:rFonts w:asciiTheme="minorBidi" w:hAnsiTheme="minorBidi" w:cstheme="minorBidi"/>
            <w:noProof/>
          </w:rPr>
          <w:t>Chi-square</w:t>
        </w:r>
      </w:ins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8B5F7F" w:rsidRPr="005F4BC2" w14:paraId="5D93680A" w14:textId="77777777" w:rsidTr="00F758F6">
        <w:trPr>
          <w:trHeight w:val="305"/>
          <w:ins w:id="2482" w:author="Dalit Roth" w:date="2020-10-19T14:36:00Z"/>
        </w:trPr>
        <w:tc>
          <w:tcPr>
            <w:tcW w:w="2988" w:type="dxa"/>
          </w:tcPr>
          <w:p w14:paraId="0203BCD2" w14:textId="77777777" w:rsidR="008B5F7F" w:rsidRPr="00950913" w:rsidRDefault="008B5F7F" w:rsidP="00F758F6">
            <w:pPr>
              <w:pStyle w:val="HTML"/>
              <w:shd w:val="clear" w:color="auto" w:fill="FFFFFF"/>
              <w:wordWrap w:val="0"/>
              <w:jc w:val="center"/>
              <w:rPr>
                <w:ins w:id="2483" w:author="Dalit Roth" w:date="2020-10-19T14:36:00Z"/>
                <w:rFonts w:ascii="Lucida Console" w:hAnsi="Lucida Console"/>
                <w:color w:val="000000"/>
              </w:rPr>
            </w:pPr>
            <w:ins w:id="2484" w:author="Dalit Roth" w:date="2020-10-19T14:36:00Z">
              <w:r w:rsidRPr="0010220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df = </w:t>
              </w:r>
              <w:r w:rsidRPr="00950913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2843</w:t>
              </w:r>
            </w:ins>
          </w:p>
        </w:tc>
        <w:tc>
          <w:tcPr>
            <w:tcW w:w="2700" w:type="dxa"/>
          </w:tcPr>
          <w:p w14:paraId="646F778A" w14:textId="77777777" w:rsidR="008B5F7F" w:rsidRPr="00950913" w:rsidRDefault="008B5F7F" w:rsidP="00F758F6">
            <w:pPr>
              <w:pStyle w:val="HTML"/>
              <w:shd w:val="clear" w:color="auto" w:fill="FFFFFF"/>
              <w:wordWrap w:val="0"/>
              <w:jc w:val="center"/>
              <w:rPr>
                <w:ins w:id="2485" w:author="Dalit Roth" w:date="2020-10-19T14:36:00Z"/>
                <w:rFonts w:ascii="Lucida Console" w:hAnsi="Lucida Console"/>
                <w:color w:val="000000"/>
              </w:rPr>
            </w:pPr>
            <w:ins w:id="2486" w:author="Dalit Roth" w:date="2020-10-19T14:36:00Z">
              <w:r w:rsidRPr="005F4BC2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X-squared = </w:t>
              </w:r>
              <w:r w:rsidRPr="00950913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2775.9</w:t>
              </w:r>
            </w:ins>
          </w:p>
          <w:p w14:paraId="2349CC44" w14:textId="77777777" w:rsidR="008B5F7F" w:rsidRPr="00B77C6A" w:rsidRDefault="008B5F7F" w:rsidP="00F758F6">
            <w:pPr>
              <w:pStyle w:val="HTML"/>
              <w:shd w:val="clear" w:color="auto" w:fill="FFFFFF"/>
              <w:wordWrap w:val="0"/>
              <w:jc w:val="center"/>
              <w:rPr>
                <w:ins w:id="2487" w:author="Dalit Roth" w:date="2020-10-19T14:36:00Z"/>
                <w:rFonts w:ascii="Lucida Console" w:hAnsi="Lucida Console"/>
                <w:color w:val="000000"/>
                <w:rtl/>
              </w:rPr>
            </w:pPr>
          </w:p>
        </w:tc>
        <w:tc>
          <w:tcPr>
            <w:tcW w:w="2700" w:type="dxa"/>
          </w:tcPr>
          <w:p w14:paraId="612E2318" w14:textId="77777777" w:rsidR="008B5F7F" w:rsidRPr="00950913" w:rsidRDefault="008B5F7F" w:rsidP="00F758F6">
            <w:pPr>
              <w:pStyle w:val="HTML"/>
              <w:shd w:val="clear" w:color="auto" w:fill="FFFFFF"/>
              <w:wordWrap w:val="0"/>
              <w:jc w:val="center"/>
              <w:rPr>
                <w:ins w:id="2488" w:author="Dalit Roth" w:date="2020-10-19T14:36:00Z"/>
                <w:rFonts w:ascii="Lucida Console" w:hAnsi="Lucida Console"/>
                <w:color w:val="000000"/>
              </w:rPr>
            </w:pPr>
            <w:ins w:id="2489" w:author="Dalit Roth" w:date="2020-10-19T14:36:00Z">
              <w:r w:rsidRPr="005F4BC2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</w:t>
              </w:r>
              <w:r>
                <w:rPr>
                  <w:rStyle w:val="gd15mcfceub"/>
                  <w:rFonts w:asciiTheme="minorBidi" w:hAnsiTheme="minorBidi" w:cstheme="minorBidi"/>
                  <w:sz w:val="22"/>
                  <w:szCs w:val="22"/>
                </w:rPr>
                <w:t>=</w:t>
              </w:r>
              <w:r>
                <w:rPr>
                  <w:rStyle w:val="gd15mcfceub"/>
                  <w:rFonts w:asciiTheme="minorBidi" w:hAnsiTheme="minorBidi"/>
                </w:rPr>
                <w:t xml:space="preserve"> </w:t>
              </w:r>
              <w:r w:rsidRPr="00950913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0.8126</w:t>
              </w:r>
            </w:ins>
          </w:p>
          <w:p w14:paraId="42053A1E" w14:textId="77777777" w:rsidR="008B5F7F" w:rsidRPr="00B77C6A" w:rsidRDefault="008B5F7F" w:rsidP="00F758F6">
            <w:pPr>
              <w:pStyle w:val="HTML"/>
              <w:shd w:val="clear" w:color="auto" w:fill="FFFFFF"/>
              <w:wordWrap w:val="0"/>
              <w:jc w:val="center"/>
              <w:rPr>
                <w:ins w:id="2490" w:author="Dalit Roth" w:date="2020-10-19T14:36:00Z"/>
                <w:rStyle w:val="gd15mcfceub"/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</w:tr>
    </w:tbl>
    <w:p w14:paraId="7B0B2AFC" w14:textId="77777777" w:rsidR="008B5F7F" w:rsidRDefault="008B5F7F" w:rsidP="008B5F7F">
      <w:pPr>
        <w:bidi/>
        <w:spacing w:line="276" w:lineRule="auto"/>
        <w:rPr>
          <w:ins w:id="2491" w:author="Dalit Roth" w:date="2020-10-19T14:36:00Z"/>
          <w:rFonts w:asciiTheme="minorBidi" w:hAnsiTheme="minorBidi" w:cstheme="minorBidi"/>
          <w:highlight w:val="green"/>
          <w:u w:val="single"/>
        </w:rPr>
      </w:pPr>
    </w:p>
    <w:p w14:paraId="767D0034" w14:textId="77777777" w:rsidR="008B5F7F" w:rsidRPr="00626060" w:rsidRDefault="008B5F7F" w:rsidP="008B5F7F">
      <w:pPr>
        <w:bidi/>
        <w:spacing w:line="276" w:lineRule="auto"/>
        <w:rPr>
          <w:ins w:id="2492" w:author="Dalit Roth" w:date="2020-10-19T14:36:00Z"/>
          <w:rFonts w:asciiTheme="minorBidi" w:hAnsiTheme="minorBidi" w:cstheme="minorBidi"/>
          <w:rtl/>
        </w:rPr>
      </w:pPr>
      <w:ins w:id="2493" w:author="Dalit Roth" w:date="2020-10-19T14:36:00Z">
        <w:r w:rsidRPr="00626060">
          <w:rPr>
            <w:rFonts w:asciiTheme="minorBidi" w:hAnsiTheme="minorBidi" w:cstheme="minorBidi" w:hint="cs"/>
            <w:rtl/>
          </w:rPr>
          <w:t xml:space="preserve">נראה כי ההבדל ב- </w:t>
        </w:r>
        <w:r w:rsidRPr="00626060">
          <w:rPr>
            <w:rFonts w:asciiTheme="minorBidi" w:hAnsiTheme="minorBidi" w:cstheme="minorBidi"/>
          </w:rPr>
          <w:t>revenue</w:t>
        </w:r>
        <w:r w:rsidRPr="00626060">
          <w:rPr>
            <w:rFonts w:asciiTheme="minorBidi" w:hAnsiTheme="minorBidi" w:cstheme="minorBidi" w:hint="cs"/>
            <w:rtl/>
          </w:rPr>
          <w:t xml:space="preserve"> בין שני המקרים </w:t>
        </w:r>
        <w:r>
          <w:rPr>
            <w:rFonts w:asciiTheme="minorBidi" w:hAnsiTheme="minorBidi" w:cstheme="minorBidi" w:hint="cs"/>
            <w:rtl/>
          </w:rPr>
          <w:t>אינו</w:t>
        </w:r>
        <w:r w:rsidRPr="009E04C2">
          <w:rPr>
            <w:rFonts w:asciiTheme="minorBidi" w:hAnsiTheme="minorBidi" w:cstheme="minorBidi" w:hint="cs"/>
          </w:rPr>
          <w:t xml:space="preserve"> </w:t>
        </w:r>
        <w:r w:rsidRPr="00626060">
          <w:rPr>
            <w:rFonts w:asciiTheme="minorBidi" w:hAnsiTheme="minorBidi" w:cstheme="minorBidi" w:hint="cs"/>
            <w:rtl/>
          </w:rPr>
          <w:t xml:space="preserve"> מובהק</w:t>
        </w:r>
      </w:ins>
    </w:p>
    <w:p w14:paraId="347DB211" w14:textId="77777777" w:rsidR="008B5F7F" w:rsidRDefault="008B5F7F" w:rsidP="008B5F7F">
      <w:pPr>
        <w:bidi/>
        <w:spacing w:line="276" w:lineRule="auto"/>
        <w:rPr>
          <w:ins w:id="2494" w:author="Dalit Roth" w:date="2020-10-19T14:36:00Z"/>
          <w:rFonts w:asciiTheme="minorBidi" w:hAnsiTheme="minorBidi" w:cstheme="minorBidi"/>
          <w:highlight w:val="green"/>
          <w:u w:val="single"/>
        </w:rPr>
      </w:pPr>
    </w:p>
    <w:p w14:paraId="552514A9" w14:textId="77777777" w:rsidR="008B5F7F" w:rsidRPr="00932ABF" w:rsidRDefault="008B5F7F" w:rsidP="008B5F7F">
      <w:pPr>
        <w:bidi/>
        <w:spacing w:line="276" w:lineRule="auto"/>
        <w:rPr>
          <w:ins w:id="2495" w:author="Dalit Roth" w:date="2020-10-19T14:36:00Z"/>
          <w:rFonts w:asciiTheme="minorBidi" w:hAnsiTheme="minorBidi" w:cstheme="minorBidi" w:hint="cs"/>
          <w:u w:val="single"/>
          <w:rtl/>
        </w:rPr>
      </w:pPr>
    </w:p>
    <w:p w14:paraId="6FB53616" w14:textId="77777777" w:rsidR="00236C55" w:rsidRPr="008B5F7F" w:rsidRDefault="00236C55" w:rsidP="00C33D60">
      <w:pPr>
        <w:bidi/>
        <w:spacing w:line="276" w:lineRule="auto"/>
        <w:rPr>
          <w:rFonts w:asciiTheme="minorBidi" w:hAnsiTheme="minorBidi" w:cstheme="minorBidi" w:hint="cs"/>
          <w:u w:val="single"/>
          <w:rtl/>
          <w:rPrChange w:id="2496" w:author="Dalit Roth" w:date="2020-10-19T14:36:00Z">
            <w:rPr>
              <w:rFonts w:asciiTheme="minorBidi" w:hAnsiTheme="minorBidi" w:cstheme="minorBidi" w:hint="cs"/>
              <w:u w:val="single"/>
              <w:rtl/>
            </w:rPr>
          </w:rPrChange>
        </w:rPr>
      </w:pPr>
    </w:p>
    <w:p w14:paraId="04C0A5F7" w14:textId="77777777" w:rsidR="00B112FF" w:rsidRDefault="00B112FF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DF37528" w14:textId="042B1B3D" w:rsidR="0013471B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</w:rPr>
        <w:lastRenderedPageBreak/>
        <w:t>sw_web_presence</w:t>
      </w:r>
      <w:proofErr w:type="spellEnd"/>
      <w:r w:rsidRPr="00C33D60">
        <w:rPr>
          <w:rFonts w:asciiTheme="minorBidi" w:hAnsiTheme="minorBidi" w:cstheme="minorBidi"/>
          <w:rtl/>
        </w:rPr>
        <w:t>:</w:t>
      </w:r>
    </w:p>
    <w:p w14:paraId="3BF0E6AF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23CE9C52" w14:textId="7BACC09A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D65C6BD" w14:textId="2C549FEC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2 (5,012 – אין, 2,363 – יש)</w:t>
      </w:r>
    </w:p>
    <w:p w14:paraId="40F11B16" w14:textId="28DC5FC9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9A955CA" w14:textId="6DC9C600" w:rsidR="00B112FF" w:rsidRDefault="00B05AE5" w:rsidP="00B05AE5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  <w:r w:rsidRPr="00B05AE5">
        <w:rPr>
          <w:noProof/>
        </w:rPr>
        <w:drawing>
          <wp:inline distT="0" distB="0" distL="0" distR="0" wp14:anchorId="0861C61D" wp14:editId="4F6C460E">
            <wp:extent cx="3060700" cy="3060700"/>
            <wp:effectExtent l="0" t="0" r="635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8801" cy="30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8749" w14:textId="3257CFC0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  <w:r w:rsidRPr="00DB4998">
        <w:rPr>
          <w:noProof/>
        </w:rPr>
        <w:drawing>
          <wp:anchor distT="0" distB="0" distL="114300" distR="114300" simplePos="0" relativeHeight="251743744" behindDoc="0" locked="0" layoutInCell="1" allowOverlap="1" wp14:anchorId="37B2E20C" wp14:editId="07C85F6E">
            <wp:simplePos x="0" y="0"/>
            <wp:positionH relativeFrom="column">
              <wp:posOffset>2698750</wp:posOffset>
            </wp:positionH>
            <wp:positionV relativeFrom="paragraph">
              <wp:posOffset>6985</wp:posOffset>
            </wp:positionV>
            <wp:extent cx="2574925" cy="2298700"/>
            <wp:effectExtent l="0" t="0" r="0" b="6350"/>
            <wp:wrapThrough wrapText="bothSides">
              <wp:wrapPolygon edited="0">
                <wp:start x="0" y="0"/>
                <wp:lineTo x="0" y="21481"/>
                <wp:lineTo x="21414" y="21481"/>
                <wp:lineTo x="21414" y="0"/>
                <wp:lineTo x="0" y="0"/>
              </wp:wrapPolygon>
            </wp:wrapThrough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941A4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F365AA3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67062DFB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4BF9293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414CF00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6E7406C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4AFEA08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651A510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A710E4A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C2D3D89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2695DA8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CAD420C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  <w:bookmarkStart w:id="2497" w:name="_Hlk53398727"/>
    </w:p>
    <w:p w14:paraId="0B02B320" w14:textId="7DCBA97C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5F4BC2" w:rsidRPr="005F4BC2" w14:paraId="1FEC9FBB" w14:textId="77777777" w:rsidTr="00FF5C9A">
        <w:trPr>
          <w:trHeight w:val="349"/>
        </w:trPr>
        <w:tc>
          <w:tcPr>
            <w:tcW w:w="2988" w:type="dxa"/>
          </w:tcPr>
          <w:p w14:paraId="019E8FC5" w14:textId="4FEB8BA7" w:rsidR="005F4BC2" w:rsidRPr="005F4BC2" w:rsidRDefault="005F4BC2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3AFE346F" w14:textId="681C83D0" w:rsidR="005F4BC2" w:rsidRPr="005F4BC2" w:rsidRDefault="005F4BC2" w:rsidP="005F4BC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2896.5</w:t>
            </w:r>
          </w:p>
        </w:tc>
        <w:tc>
          <w:tcPr>
            <w:tcW w:w="2700" w:type="dxa"/>
          </w:tcPr>
          <w:p w14:paraId="452E652F" w14:textId="18A8FDFD" w:rsidR="005F4BC2" w:rsidRPr="005F4BC2" w:rsidRDefault="005F4BC2" w:rsidP="005F4BC2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0.2376</w:t>
            </w:r>
          </w:p>
        </w:tc>
      </w:tr>
    </w:tbl>
    <w:p w14:paraId="53B892BD" w14:textId="2624A3C2" w:rsidR="005F4BC2" w:rsidRDefault="005F4BC2" w:rsidP="005F4BC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6AB22F0" w14:textId="624B955A" w:rsidR="005F4BC2" w:rsidRPr="00626060" w:rsidRDefault="005F4BC2" w:rsidP="005F4BC2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>נראה כי ההבדל ב</w:t>
      </w:r>
      <w:r w:rsidR="00626060" w:rsidRPr="00626060">
        <w:rPr>
          <w:rFonts w:asciiTheme="minorBidi" w:hAnsiTheme="minorBidi" w:cstheme="minorBidi" w:hint="cs"/>
          <w:rtl/>
        </w:rPr>
        <w:t xml:space="preserve">- </w:t>
      </w:r>
      <w:r w:rsidR="00626060" w:rsidRPr="00626060">
        <w:rPr>
          <w:rFonts w:asciiTheme="minorBidi" w:hAnsiTheme="minorBidi" w:cstheme="minorBidi"/>
        </w:rPr>
        <w:t>revenue</w:t>
      </w:r>
      <w:r w:rsidR="00626060"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bookmarkEnd w:id="2497"/>
    <w:p w14:paraId="6AE23346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4BF2602" w14:textId="02D603BD" w:rsidR="005F4BC2" w:rsidRDefault="005F4BC2" w:rsidP="005F4BC2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4A1C4C94" w14:textId="4E988B5E" w:rsidR="005F4BC2" w:rsidRDefault="005F4BC2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4D27780E" w14:textId="77777777" w:rsidR="005F4BC2" w:rsidRDefault="005F4BC2">
      <w:pPr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09F565D3" w14:textId="0AB3234F" w:rsidR="00B42398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sw_tagline</w:t>
      </w:r>
      <w:proofErr w:type="spellEnd"/>
    </w:p>
    <w:p w14:paraId="0C23C5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קיימים: 7,375</w:t>
      </w:r>
    </w:p>
    <w:p w14:paraId="534C5905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חסרים: אין</w:t>
      </w:r>
    </w:p>
    <w:p w14:paraId="32FFFCF8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2 (1442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אין, 5933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יש)</w:t>
      </w:r>
    </w:p>
    <w:p w14:paraId="155E52B6" w14:textId="403281A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CA4C79F" w14:textId="2817AD1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  <w:r>
        <w:rPr>
          <w:noProof/>
        </w:rPr>
        <w:drawing>
          <wp:inline distT="0" distB="0" distL="0" distR="0" wp14:anchorId="2F589118" wp14:editId="2D01B85C">
            <wp:extent cx="2159391" cy="2159391"/>
            <wp:effectExtent l="0" t="0" r="0" b="0"/>
            <wp:docPr id="112" name="תמונה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18" cy="219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F58C" w14:textId="23F7C64C" w:rsidR="00A623DA" w:rsidRDefault="008B5F7F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  <w:ins w:id="2498" w:author="Dalit Roth" w:date="2020-10-19T14:37:00Z">
        <w:r w:rsidRPr="009E04C2">
          <w:rPr>
            <w:rFonts w:asciiTheme="minorBidi" w:hAnsiTheme="minorBidi" w:cs="Arial" w:hint="cs"/>
            <w:noProof/>
            <w:rtl/>
          </w:rPr>
          <w:drawing>
            <wp:anchor distT="0" distB="0" distL="114300" distR="114300" simplePos="0" relativeHeight="251821568" behindDoc="0" locked="0" layoutInCell="1" allowOverlap="1" wp14:anchorId="001EACF0" wp14:editId="360A5A25">
              <wp:simplePos x="0" y="0"/>
              <wp:positionH relativeFrom="margin">
                <wp:posOffset>3271358</wp:posOffset>
              </wp:positionH>
              <wp:positionV relativeFrom="paragraph">
                <wp:posOffset>9909</wp:posOffset>
              </wp:positionV>
              <wp:extent cx="2014107" cy="2063750"/>
              <wp:effectExtent l="0" t="0" r="0" b="0"/>
              <wp:wrapNone/>
              <wp:docPr id="124" name="תמונה 1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5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616" b="32001"/>
                      <a:stretch/>
                    </pic:blipFill>
                    <pic:spPr bwMode="auto">
                      <a:xfrm>
                        <a:off x="0" y="0"/>
                        <a:ext cx="2014107" cy="2063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50915C97" w14:textId="6AC85F2A" w:rsidR="008B5F7F" w:rsidRDefault="008B5F7F" w:rsidP="008B5F7F">
      <w:pPr>
        <w:bidi/>
        <w:spacing w:line="276" w:lineRule="auto"/>
        <w:ind w:left="26"/>
        <w:rPr>
          <w:ins w:id="2499" w:author="Dalit Roth" w:date="2020-10-19T14:37:00Z"/>
          <w:rFonts w:asciiTheme="minorBidi" w:hAnsiTheme="minorBidi" w:cstheme="minorBidi"/>
          <w:highlight w:val="magenta"/>
          <w:rtl/>
        </w:rPr>
      </w:pPr>
    </w:p>
    <w:p w14:paraId="7399EF15" w14:textId="77777777" w:rsidR="008B5F7F" w:rsidRDefault="008B5F7F" w:rsidP="008B5F7F">
      <w:pPr>
        <w:bidi/>
        <w:spacing w:line="276" w:lineRule="auto"/>
        <w:ind w:left="26"/>
        <w:rPr>
          <w:ins w:id="2500" w:author="Dalit Roth" w:date="2020-10-19T14:37:00Z"/>
          <w:rFonts w:asciiTheme="minorBidi" w:hAnsiTheme="minorBidi" w:cstheme="minorBidi"/>
          <w:highlight w:val="magenta"/>
          <w:rtl/>
        </w:rPr>
      </w:pPr>
    </w:p>
    <w:p w14:paraId="7375FDD9" w14:textId="77777777" w:rsidR="008B5F7F" w:rsidRDefault="008B5F7F" w:rsidP="008B5F7F">
      <w:pPr>
        <w:bidi/>
        <w:spacing w:line="276" w:lineRule="auto"/>
        <w:ind w:left="26"/>
        <w:rPr>
          <w:ins w:id="2501" w:author="Dalit Roth" w:date="2020-10-19T14:37:00Z"/>
          <w:rFonts w:asciiTheme="minorBidi" w:hAnsiTheme="minorBidi" w:cstheme="minorBidi"/>
          <w:highlight w:val="magenta"/>
          <w:rtl/>
        </w:rPr>
      </w:pPr>
    </w:p>
    <w:p w14:paraId="10986C8A" w14:textId="77777777" w:rsidR="008B5F7F" w:rsidRDefault="008B5F7F" w:rsidP="008B5F7F">
      <w:pPr>
        <w:bidi/>
        <w:spacing w:line="276" w:lineRule="auto"/>
        <w:ind w:left="26"/>
        <w:rPr>
          <w:ins w:id="2502" w:author="Dalit Roth" w:date="2020-10-19T14:37:00Z"/>
          <w:rFonts w:asciiTheme="minorBidi" w:hAnsiTheme="minorBidi" w:cstheme="minorBidi"/>
          <w:highlight w:val="magenta"/>
          <w:rtl/>
        </w:rPr>
      </w:pPr>
    </w:p>
    <w:p w14:paraId="4288A39A" w14:textId="77777777" w:rsidR="008B5F7F" w:rsidRDefault="008B5F7F" w:rsidP="008B5F7F">
      <w:pPr>
        <w:bidi/>
        <w:spacing w:line="276" w:lineRule="auto"/>
        <w:ind w:left="26"/>
        <w:rPr>
          <w:ins w:id="2503" w:author="Dalit Roth" w:date="2020-10-19T14:37:00Z"/>
          <w:rFonts w:asciiTheme="minorBidi" w:hAnsiTheme="minorBidi" w:cstheme="minorBidi"/>
          <w:highlight w:val="magenta"/>
          <w:rtl/>
        </w:rPr>
      </w:pPr>
    </w:p>
    <w:p w14:paraId="0EF93100" w14:textId="77777777" w:rsidR="008B5F7F" w:rsidRDefault="008B5F7F" w:rsidP="008B5F7F">
      <w:pPr>
        <w:bidi/>
        <w:spacing w:line="276" w:lineRule="auto"/>
        <w:ind w:left="26"/>
        <w:rPr>
          <w:ins w:id="2504" w:author="Dalit Roth" w:date="2020-10-19T14:37:00Z"/>
          <w:rFonts w:asciiTheme="minorBidi" w:hAnsiTheme="minorBidi" w:cstheme="minorBidi"/>
          <w:highlight w:val="magenta"/>
          <w:rtl/>
        </w:rPr>
      </w:pPr>
    </w:p>
    <w:p w14:paraId="08D98F9D" w14:textId="77777777" w:rsidR="008B5F7F" w:rsidRDefault="008B5F7F" w:rsidP="008B5F7F">
      <w:pPr>
        <w:bidi/>
        <w:spacing w:line="276" w:lineRule="auto"/>
        <w:ind w:left="26"/>
        <w:rPr>
          <w:ins w:id="2505" w:author="Dalit Roth" w:date="2020-10-19T14:37:00Z"/>
          <w:rFonts w:asciiTheme="minorBidi" w:hAnsiTheme="minorBidi" w:cstheme="minorBidi"/>
          <w:highlight w:val="magenta"/>
          <w:rtl/>
        </w:rPr>
      </w:pPr>
    </w:p>
    <w:p w14:paraId="1D673FDF" w14:textId="77777777" w:rsidR="008B5F7F" w:rsidRDefault="008B5F7F" w:rsidP="008B5F7F">
      <w:pPr>
        <w:bidi/>
        <w:spacing w:line="276" w:lineRule="auto"/>
        <w:ind w:left="26"/>
        <w:rPr>
          <w:ins w:id="2506" w:author="Dalit Roth" w:date="2020-10-19T14:37:00Z"/>
          <w:rFonts w:asciiTheme="minorBidi" w:hAnsiTheme="minorBidi" w:cstheme="minorBidi"/>
          <w:highlight w:val="magenta"/>
          <w:rtl/>
        </w:rPr>
      </w:pPr>
    </w:p>
    <w:p w14:paraId="53C138D6" w14:textId="77777777" w:rsidR="008B5F7F" w:rsidRDefault="008B5F7F" w:rsidP="008B5F7F">
      <w:pPr>
        <w:bidi/>
        <w:spacing w:line="276" w:lineRule="auto"/>
        <w:rPr>
          <w:ins w:id="2507" w:author="Dalit Roth" w:date="2020-10-19T14:37:00Z"/>
          <w:rFonts w:asciiTheme="minorBidi" w:hAnsiTheme="minorBidi" w:cstheme="minorBidi"/>
          <w:highlight w:val="magenta"/>
          <w:rtl/>
        </w:rPr>
        <w:pPrChange w:id="2508" w:author="Dalit Roth" w:date="2020-10-19T14:37:00Z">
          <w:pPr>
            <w:bidi/>
            <w:spacing w:line="276" w:lineRule="auto"/>
            <w:ind w:left="26"/>
          </w:pPr>
        </w:pPrChange>
      </w:pPr>
    </w:p>
    <w:p w14:paraId="36AE490D" w14:textId="77777777" w:rsidR="008B5F7F" w:rsidRDefault="008B5F7F" w:rsidP="008B5F7F">
      <w:pPr>
        <w:bidi/>
        <w:spacing w:line="276" w:lineRule="auto"/>
        <w:rPr>
          <w:ins w:id="2509" w:author="Dalit Roth" w:date="2020-10-19T14:37:00Z"/>
          <w:rFonts w:asciiTheme="minorBidi" w:hAnsiTheme="minorBidi" w:cstheme="minorBidi"/>
          <w:noProof/>
        </w:rPr>
      </w:pPr>
    </w:p>
    <w:p w14:paraId="5735535C" w14:textId="77777777" w:rsidR="008B5F7F" w:rsidRDefault="008B5F7F" w:rsidP="008B5F7F">
      <w:pPr>
        <w:bidi/>
        <w:spacing w:line="276" w:lineRule="auto"/>
        <w:rPr>
          <w:ins w:id="2510" w:author="Dalit Roth" w:date="2020-10-19T14:37:00Z"/>
          <w:rFonts w:asciiTheme="minorBidi" w:hAnsiTheme="minorBidi" w:cstheme="minorBidi"/>
          <w:noProof/>
          <w:rtl/>
        </w:rPr>
      </w:pPr>
      <w:ins w:id="2511" w:author="Dalit Roth" w:date="2020-10-19T14:37:00Z">
        <w:r>
          <w:rPr>
            <w:rFonts w:asciiTheme="minorBidi" w:hAnsiTheme="minorBidi" w:cstheme="minorBidi" w:hint="cs"/>
            <w:noProof/>
            <w:rtl/>
          </w:rPr>
          <w:t xml:space="preserve">מבחן </w:t>
        </w:r>
        <w:r>
          <w:rPr>
            <w:rFonts w:asciiTheme="minorBidi" w:hAnsiTheme="minorBidi" w:cstheme="minorBidi"/>
            <w:noProof/>
          </w:rPr>
          <w:t>Chi-square</w:t>
        </w:r>
      </w:ins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8B5F7F" w:rsidRPr="005F4BC2" w14:paraId="5FC1061D" w14:textId="77777777" w:rsidTr="00F758F6">
        <w:trPr>
          <w:trHeight w:val="349"/>
          <w:ins w:id="2512" w:author="Dalit Roth" w:date="2020-10-19T14:37:00Z"/>
        </w:trPr>
        <w:tc>
          <w:tcPr>
            <w:tcW w:w="2988" w:type="dxa"/>
          </w:tcPr>
          <w:p w14:paraId="33CBCFE2" w14:textId="77777777" w:rsidR="008B5F7F" w:rsidRPr="009E04C2" w:rsidRDefault="008B5F7F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2513" w:author="Dalit Roth" w:date="2020-10-19T14:37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514" w:author="Dalit Roth" w:date="2020-10-19T14:37:00Z">
              <w:r w:rsidRPr="0010220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df =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1</w:t>
              </w:r>
            </w:ins>
          </w:p>
        </w:tc>
        <w:tc>
          <w:tcPr>
            <w:tcW w:w="2700" w:type="dxa"/>
          </w:tcPr>
          <w:p w14:paraId="2CF2D450" w14:textId="77777777" w:rsidR="008B5F7F" w:rsidRPr="009E04C2" w:rsidRDefault="008B5F7F" w:rsidP="00F758F6">
            <w:pPr>
              <w:pStyle w:val="HTML"/>
              <w:shd w:val="clear" w:color="auto" w:fill="FFFFFF"/>
              <w:wordWrap w:val="0"/>
              <w:rPr>
                <w:ins w:id="2515" w:author="Dalit Roth" w:date="2020-10-19T14:37:00Z"/>
                <w:rFonts w:ascii="Lucida Console" w:hAnsi="Lucida Console"/>
                <w:color w:val="000000"/>
                <w:rtl/>
              </w:rPr>
            </w:pPr>
            <w:ins w:id="2516" w:author="Dalit Roth" w:date="2020-10-19T14:37:00Z">
              <w:r w:rsidRPr="005F4BC2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X-squared = </w:t>
              </w:r>
              <w:r w:rsidRPr="009E04C2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1176</w:t>
              </w:r>
            </w:ins>
          </w:p>
        </w:tc>
        <w:tc>
          <w:tcPr>
            <w:tcW w:w="2700" w:type="dxa"/>
          </w:tcPr>
          <w:p w14:paraId="7AC7D847" w14:textId="77777777" w:rsidR="008B5F7F" w:rsidRPr="009E04C2" w:rsidRDefault="008B5F7F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2517" w:author="Dalit Roth" w:date="2020-10-19T14:37:00Z"/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2518" w:author="Dalit Roth" w:date="2020-10-19T14:37:00Z">
              <w:r w:rsidRPr="006121A7">
                <w:rPr>
                  <w:rFonts w:ascii="Lucida Console" w:hAnsi="Lucida Console" w:cs="Courier New"/>
                  <w:color w:val="00B050"/>
                  <w:sz w:val="20"/>
                  <w:szCs w:val="20"/>
                  <w:bdr w:val="none" w:sz="0" w:space="0" w:color="auto" w:frame="1"/>
                </w:rPr>
                <w:t>p-value &lt; 2.2e-16</w:t>
              </w:r>
            </w:ins>
          </w:p>
        </w:tc>
      </w:tr>
    </w:tbl>
    <w:p w14:paraId="0B147D26" w14:textId="77777777" w:rsidR="008B5F7F" w:rsidRDefault="008B5F7F" w:rsidP="008B5F7F">
      <w:pPr>
        <w:bidi/>
        <w:spacing w:line="276" w:lineRule="auto"/>
        <w:rPr>
          <w:ins w:id="2519" w:author="Dalit Roth" w:date="2020-10-19T14:37:00Z"/>
          <w:rFonts w:asciiTheme="minorBidi" w:hAnsiTheme="minorBidi" w:cstheme="minorBidi"/>
          <w:highlight w:val="green"/>
          <w:u w:val="single"/>
        </w:rPr>
      </w:pPr>
    </w:p>
    <w:p w14:paraId="2C11E2E3" w14:textId="77777777" w:rsidR="008B5F7F" w:rsidRPr="00626060" w:rsidRDefault="008B5F7F" w:rsidP="008B5F7F">
      <w:pPr>
        <w:bidi/>
        <w:spacing w:line="276" w:lineRule="auto"/>
        <w:rPr>
          <w:ins w:id="2520" w:author="Dalit Roth" w:date="2020-10-19T14:37:00Z"/>
          <w:rFonts w:asciiTheme="minorBidi" w:hAnsiTheme="minorBidi" w:cstheme="minorBidi"/>
          <w:rtl/>
        </w:rPr>
      </w:pPr>
      <w:ins w:id="2521" w:author="Dalit Roth" w:date="2020-10-19T14:37:00Z">
        <w:r w:rsidRPr="00626060">
          <w:rPr>
            <w:rFonts w:asciiTheme="minorBidi" w:hAnsiTheme="minorBidi" w:cstheme="minorBidi" w:hint="cs"/>
            <w:rtl/>
          </w:rPr>
          <w:t xml:space="preserve">נראה כי ההבדל ב- </w:t>
        </w:r>
        <w:r w:rsidRPr="00626060">
          <w:rPr>
            <w:rFonts w:asciiTheme="minorBidi" w:hAnsiTheme="minorBidi" w:cstheme="minorBidi"/>
          </w:rPr>
          <w:t>revenue</w:t>
        </w:r>
        <w:r w:rsidRPr="00626060">
          <w:rPr>
            <w:rFonts w:asciiTheme="minorBidi" w:hAnsiTheme="minorBidi" w:cstheme="minorBidi" w:hint="cs"/>
            <w:rtl/>
          </w:rPr>
          <w:t xml:space="preserve"> בין שני המקרים מובהק</w:t>
        </w:r>
      </w:ins>
    </w:p>
    <w:p w14:paraId="104CA974" w14:textId="680D7E96" w:rsidR="00A623DA" w:rsidDel="008B5F7F" w:rsidRDefault="00A623DA" w:rsidP="00A623DA">
      <w:pPr>
        <w:bidi/>
        <w:spacing w:line="276" w:lineRule="auto"/>
        <w:ind w:left="26"/>
        <w:rPr>
          <w:del w:id="2522" w:author="Dalit Roth" w:date="2020-10-19T14:38:00Z"/>
          <w:rFonts w:asciiTheme="minorBidi" w:hAnsiTheme="minorBidi" w:cstheme="minorBidi"/>
          <w:highlight w:val="magenta"/>
          <w:rtl/>
        </w:rPr>
      </w:pPr>
    </w:p>
    <w:p w14:paraId="68BE2A37" w14:textId="62666522" w:rsidR="00A623DA" w:rsidDel="008B5F7F" w:rsidRDefault="00A623DA" w:rsidP="00A623DA">
      <w:pPr>
        <w:bidi/>
        <w:spacing w:line="276" w:lineRule="auto"/>
        <w:ind w:left="26"/>
        <w:rPr>
          <w:del w:id="2523" w:author="Dalit Roth" w:date="2020-10-19T14:38:00Z"/>
          <w:rFonts w:asciiTheme="minorBidi" w:hAnsiTheme="minorBidi" w:cstheme="minorBidi"/>
          <w:highlight w:val="magenta"/>
          <w:rtl/>
        </w:rPr>
      </w:pPr>
    </w:p>
    <w:p w14:paraId="0D42AB70" w14:textId="1BE14DB0" w:rsidR="00A623DA" w:rsidDel="008B5F7F" w:rsidRDefault="00A623DA" w:rsidP="008B5F7F">
      <w:pPr>
        <w:bidi/>
        <w:spacing w:line="276" w:lineRule="auto"/>
        <w:rPr>
          <w:del w:id="2524" w:author="Dalit Roth" w:date="2020-10-19T14:38:00Z"/>
          <w:rFonts w:asciiTheme="minorBidi" w:hAnsiTheme="minorBidi" w:cstheme="minorBidi"/>
          <w:highlight w:val="magenta"/>
          <w:rtl/>
        </w:rPr>
        <w:pPrChange w:id="2525" w:author="Dalit Roth" w:date="2020-10-19T14:38:00Z">
          <w:pPr>
            <w:bidi/>
            <w:spacing w:line="276" w:lineRule="auto"/>
            <w:ind w:left="26"/>
          </w:pPr>
        </w:pPrChange>
      </w:pPr>
    </w:p>
    <w:p w14:paraId="2D6E29A3" w14:textId="76401DBD" w:rsidR="00A623DA" w:rsidDel="008B5F7F" w:rsidRDefault="00A623DA" w:rsidP="00A623DA">
      <w:pPr>
        <w:bidi/>
        <w:spacing w:line="276" w:lineRule="auto"/>
        <w:ind w:left="26"/>
        <w:rPr>
          <w:del w:id="2526" w:author="Dalit Roth" w:date="2020-10-19T14:38:00Z"/>
          <w:rFonts w:asciiTheme="minorBidi" w:hAnsiTheme="minorBidi" w:cstheme="minorBidi"/>
          <w:highlight w:val="magenta"/>
          <w:rtl/>
        </w:rPr>
      </w:pPr>
    </w:p>
    <w:p w14:paraId="14C1DF76" w14:textId="6CA678D2" w:rsidR="00A623DA" w:rsidDel="008B5F7F" w:rsidRDefault="00A623DA" w:rsidP="00A623DA">
      <w:pPr>
        <w:bidi/>
        <w:spacing w:line="276" w:lineRule="auto"/>
        <w:ind w:left="26"/>
        <w:rPr>
          <w:del w:id="2527" w:author="Dalit Roth" w:date="2020-10-19T14:38:00Z"/>
          <w:rFonts w:asciiTheme="minorBidi" w:hAnsiTheme="minorBidi" w:cstheme="minorBidi"/>
          <w:highlight w:val="magenta"/>
          <w:rtl/>
        </w:rPr>
      </w:pPr>
    </w:p>
    <w:p w14:paraId="49761104" w14:textId="5177A2B0" w:rsidR="00A623DA" w:rsidDel="008B5F7F" w:rsidRDefault="00A623DA" w:rsidP="00A623DA">
      <w:pPr>
        <w:bidi/>
        <w:spacing w:line="276" w:lineRule="auto"/>
        <w:ind w:left="26"/>
        <w:rPr>
          <w:del w:id="2528" w:author="Dalit Roth" w:date="2020-10-19T14:38:00Z"/>
          <w:rFonts w:asciiTheme="minorBidi" w:hAnsiTheme="minorBidi" w:cstheme="minorBidi"/>
          <w:highlight w:val="magenta"/>
          <w:rtl/>
        </w:rPr>
      </w:pPr>
    </w:p>
    <w:p w14:paraId="75A92AC7" w14:textId="75DB0342" w:rsidR="00A623DA" w:rsidDel="008B5F7F" w:rsidRDefault="00A623DA" w:rsidP="00A623DA">
      <w:pPr>
        <w:bidi/>
        <w:spacing w:line="276" w:lineRule="auto"/>
        <w:ind w:left="26"/>
        <w:rPr>
          <w:del w:id="2529" w:author="Dalit Roth" w:date="2020-10-19T14:38:00Z"/>
          <w:rFonts w:asciiTheme="minorBidi" w:hAnsiTheme="minorBidi" w:cstheme="minorBidi"/>
          <w:highlight w:val="magenta"/>
          <w:rtl/>
        </w:rPr>
      </w:pPr>
    </w:p>
    <w:p w14:paraId="6E18FBA0" w14:textId="4F7A24AE" w:rsidR="00A623DA" w:rsidRDefault="00A623DA" w:rsidP="008B5F7F">
      <w:pPr>
        <w:bidi/>
        <w:spacing w:line="276" w:lineRule="auto"/>
        <w:rPr>
          <w:rFonts w:asciiTheme="minorBidi" w:hAnsiTheme="minorBidi" w:cstheme="minorBidi"/>
          <w:highlight w:val="magenta"/>
          <w:rtl/>
        </w:rPr>
        <w:pPrChange w:id="2530" w:author="Dalit Roth" w:date="2020-10-19T14:38:00Z">
          <w:pPr>
            <w:bidi/>
            <w:spacing w:line="276" w:lineRule="auto"/>
            <w:ind w:left="26"/>
          </w:pPr>
        </w:pPrChange>
      </w:pPr>
    </w:p>
    <w:p w14:paraId="1BDE1548" w14:textId="31E33E7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E0A78F" w14:textId="4688FF9A" w:rsidR="00A623DA" w:rsidDel="008B5F7F" w:rsidRDefault="00A623DA" w:rsidP="00A623DA">
      <w:pPr>
        <w:bidi/>
        <w:spacing w:line="276" w:lineRule="auto"/>
        <w:ind w:left="26"/>
        <w:rPr>
          <w:del w:id="2531" w:author="Dalit Roth" w:date="2020-10-19T14:38:00Z"/>
          <w:rFonts w:asciiTheme="minorBidi" w:hAnsiTheme="minorBidi" w:cstheme="minorBidi"/>
          <w:highlight w:val="magenta"/>
          <w:rtl/>
        </w:rPr>
      </w:pPr>
    </w:p>
    <w:p w14:paraId="10C28B18" w14:textId="125ECA86" w:rsidR="00A623DA" w:rsidDel="008B5F7F" w:rsidRDefault="00A623DA" w:rsidP="00A623DA">
      <w:pPr>
        <w:bidi/>
        <w:spacing w:line="276" w:lineRule="auto"/>
        <w:ind w:left="26"/>
        <w:rPr>
          <w:del w:id="2532" w:author="Dalit Roth" w:date="2020-10-19T14:38:00Z"/>
          <w:rFonts w:asciiTheme="minorBidi" w:hAnsiTheme="minorBidi" w:cstheme="minorBidi"/>
          <w:highlight w:val="magenta"/>
          <w:rtl/>
        </w:rPr>
      </w:pPr>
    </w:p>
    <w:p w14:paraId="598C3000" w14:textId="721A481D" w:rsidR="00A623DA" w:rsidDel="008B5F7F" w:rsidRDefault="00A623DA" w:rsidP="00A623DA">
      <w:pPr>
        <w:bidi/>
        <w:spacing w:line="276" w:lineRule="auto"/>
        <w:ind w:left="26"/>
        <w:rPr>
          <w:del w:id="2533" w:author="Dalit Roth" w:date="2020-10-19T14:38:00Z"/>
          <w:rFonts w:asciiTheme="minorBidi" w:hAnsiTheme="minorBidi" w:cstheme="minorBidi"/>
          <w:highlight w:val="magenta"/>
          <w:rtl/>
        </w:rPr>
      </w:pPr>
    </w:p>
    <w:p w14:paraId="754D71C0" w14:textId="3711BE46" w:rsidR="00A623DA" w:rsidDel="008B5F7F" w:rsidRDefault="00A623DA" w:rsidP="00A623DA">
      <w:pPr>
        <w:bidi/>
        <w:spacing w:line="276" w:lineRule="auto"/>
        <w:ind w:left="26"/>
        <w:rPr>
          <w:del w:id="2534" w:author="Dalit Roth" w:date="2020-10-19T14:38:00Z"/>
          <w:rFonts w:asciiTheme="minorBidi" w:hAnsiTheme="minorBidi" w:cstheme="minorBidi"/>
          <w:highlight w:val="magenta"/>
          <w:rtl/>
        </w:rPr>
      </w:pPr>
    </w:p>
    <w:p w14:paraId="3EBD5015" w14:textId="7FB6087F" w:rsidR="00A623DA" w:rsidDel="008B5F7F" w:rsidRDefault="00A623DA" w:rsidP="00A623DA">
      <w:pPr>
        <w:bidi/>
        <w:spacing w:line="276" w:lineRule="auto"/>
        <w:ind w:left="26"/>
        <w:rPr>
          <w:del w:id="2535" w:author="Dalit Roth" w:date="2020-10-19T14:38:00Z"/>
          <w:rFonts w:asciiTheme="minorBidi" w:hAnsiTheme="minorBidi" w:cstheme="minorBidi"/>
          <w:highlight w:val="magenta"/>
          <w:rtl/>
        </w:rPr>
      </w:pPr>
    </w:p>
    <w:p w14:paraId="0570EC4C" w14:textId="5825D256" w:rsidR="00A623DA" w:rsidDel="008B5F7F" w:rsidRDefault="00A623DA" w:rsidP="00A623DA">
      <w:pPr>
        <w:bidi/>
        <w:spacing w:line="276" w:lineRule="auto"/>
        <w:ind w:left="26"/>
        <w:rPr>
          <w:del w:id="2536" w:author="Dalit Roth" w:date="2020-10-19T14:38:00Z"/>
          <w:rFonts w:asciiTheme="minorBidi" w:hAnsiTheme="minorBidi" w:cstheme="minorBidi"/>
          <w:highlight w:val="magenta"/>
          <w:rtl/>
        </w:rPr>
      </w:pPr>
    </w:p>
    <w:p w14:paraId="3E0305F5" w14:textId="1508643E" w:rsidR="00A623DA" w:rsidDel="008B5F7F" w:rsidRDefault="00A623DA" w:rsidP="00A623DA">
      <w:pPr>
        <w:bidi/>
        <w:spacing w:line="276" w:lineRule="auto"/>
        <w:ind w:left="26"/>
        <w:rPr>
          <w:del w:id="2537" w:author="Dalit Roth" w:date="2020-10-19T14:38:00Z"/>
          <w:rFonts w:asciiTheme="minorBidi" w:hAnsiTheme="minorBidi" w:cstheme="minorBidi"/>
          <w:highlight w:val="magenta"/>
          <w:rtl/>
        </w:rPr>
      </w:pPr>
    </w:p>
    <w:p w14:paraId="7DFA6900" w14:textId="0A9B13F9" w:rsidR="00A623DA" w:rsidDel="008B5F7F" w:rsidRDefault="00A623DA" w:rsidP="00A623DA">
      <w:pPr>
        <w:bidi/>
        <w:spacing w:line="276" w:lineRule="auto"/>
        <w:ind w:left="26"/>
        <w:rPr>
          <w:del w:id="2538" w:author="Dalit Roth" w:date="2020-10-19T14:38:00Z"/>
          <w:rFonts w:asciiTheme="minorBidi" w:hAnsiTheme="minorBidi" w:cstheme="minorBidi"/>
          <w:highlight w:val="magenta"/>
          <w:rtl/>
        </w:rPr>
      </w:pPr>
    </w:p>
    <w:p w14:paraId="7A59EB61" w14:textId="66A7E3B8" w:rsidR="00A623DA" w:rsidRDefault="00A623DA" w:rsidP="008B5F7F">
      <w:pPr>
        <w:bidi/>
        <w:spacing w:line="276" w:lineRule="auto"/>
        <w:rPr>
          <w:rFonts w:asciiTheme="minorBidi" w:hAnsiTheme="minorBidi" w:cstheme="minorBidi"/>
          <w:highlight w:val="magenta"/>
          <w:rtl/>
        </w:rPr>
        <w:pPrChange w:id="2539" w:author="Dalit Roth" w:date="2020-10-19T14:38:00Z">
          <w:pPr>
            <w:bidi/>
            <w:spacing w:line="276" w:lineRule="auto"/>
            <w:ind w:left="26"/>
          </w:pPr>
        </w:pPrChange>
      </w:pPr>
    </w:p>
    <w:p w14:paraId="51D7F0DF" w14:textId="64406B7C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6685109" w14:textId="3AF989B5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224AA84" w14:textId="23AE418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F158F84" w14:textId="292FBE3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7A199E7" w14:textId="7D99FCC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783FBB3" w14:textId="3D5BB08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1913013" w14:textId="39EDFF6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6AE1BC" w14:textId="77777777" w:rsidR="00A623DA" w:rsidRP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</w:rPr>
      </w:pPr>
    </w:p>
    <w:p w14:paraId="6FAFC404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FBD5ABB" w14:textId="6D093154" w:rsidR="000D1943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keyword_cnt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7926DC3" w14:textId="2B58DA15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2540" w:name="_Hlk52987349"/>
      <w:r w:rsidRPr="00C33D60">
        <w:rPr>
          <w:rFonts w:asciiTheme="minorBidi" w:hAnsiTheme="minorBidi" w:cstheme="minorBidi"/>
          <w:rtl/>
        </w:rPr>
        <w:t>ערכים קיימים: 7,370</w:t>
      </w:r>
    </w:p>
    <w:p w14:paraId="30B836CB" w14:textId="2CC6513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F277185" w14:textId="10556C0D" w:rsidR="00C43AFA" w:rsidRPr="00C33D60" w:rsidRDefault="00C43AFA" w:rsidP="00C43AF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מספר קטגוריות: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>46</w:t>
      </w:r>
    </w:p>
    <w:bookmarkEnd w:id="2540"/>
    <w:p w14:paraId="440B2C3C" w14:textId="3A7E63B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8D2881" w:rsidRPr="00C33D60" w14:paraId="335DBA94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F81617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C74301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066DED8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7FC62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1E2B805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41BA497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2A1C70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D2881" w:rsidRPr="00C33D60" w14:paraId="2D73F240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CB817B" w14:textId="77777777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330A9F" w14:textId="7FC949C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2B65C9" w14:textId="306D3500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3EC726A" w14:textId="0632CFB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0EE0E4C" w14:textId="40282747" w:rsidR="008D2881" w:rsidRPr="00630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7A73F84" w14:textId="0C25A52F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63C96DA" w14:textId="5C7FDFAC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  <w:tr w:rsidR="008D2881" w:rsidRPr="00C33D60" w14:paraId="1F42EC6F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4215EE9" w14:textId="0FA04087" w:rsidR="008D2881" w:rsidRPr="00BA15B0" w:rsidRDefault="008D288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278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8D2881" w:rsidRPr="00C33D60" w14:paraId="0F843328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75255B" w14:textId="77777777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A26F564" w14:textId="5096AF76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3A0D54C" w14:textId="0CB4F5B2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6.557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38186" w14:textId="2CFA663F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2CE55F" w14:textId="05E727E8" w:rsidR="008D288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4.853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A68325F" w14:textId="1342CB53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A613D94" w14:textId="7C9AA95A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</w:tbl>
    <w:p w14:paraId="71668B8D" w14:textId="1A07D9C8" w:rsidR="005C7619" w:rsidRDefault="005C7619" w:rsidP="005C7619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F512EA" w:rsidRPr="00F04BC6" w14:paraId="79DFB9D6" w14:textId="77777777" w:rsidTr="00B10BC3">
        <w:tc>
          <w:tcPr>
            <w:tcW w:w="3827" w:type="dxa"/>
          </w:tcPr>
          <w:p w14:paraId="4CC58201" w14:textId="06D2A00A" w:rsidR="00F512EA" w:rsidRPr="00F04BC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278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501931E2" w14:textId="77777777" w:rsidR="00F512EA" w:rsidRPr="00A11B8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719B9CEA" w14:textId="77777777" w:rsidR="00F512EA" w:rsidRPr="00F04BC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F512EA" w:rsidRPr="00F04BC6" w14:paraId="46AE4F2B" w14:textId="77777777" w:rsidTr="00B10BC3">
        <w:tc>
          <w:tcPr>
            <w:tcW w:w="3827" w:type="dxa"/>
            <w:tcBorders>
              <w:bottom w:val="single" w:sz="4" w:space="0" w:color="auto"/>
            </w:tcBorders>
          </w:tcPr>
          <w:p w14:paraId="16E93843" w14:textId="03D1E117" w:rsidR="00F512EA" w:rsidRPr="00F04BC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37568" behindDoc="0" locked="0" layoutInCell="1" allowOverlap="1" wp14:anchorId="25B4DEB6" wp14:editId="4631042C">
                  <wp:simplePos x="0" y="0"/>
                  <wp:positionH relativeFrom="column">
                    <wp:posOffset>787790</wp:posOffset>
                  </wp:positionH>
                  <wp:positionV relativeFrom="paragraph">
                    <wp:posOffset>1802472</wp:posOffset>
                  </wp:positionV>
                  <wp:extent cx="1350010" cy="1204542"/>
                  <wp:effectExtent l="0" t="0" r="2540" b="0"/>
                  <wp:wrapThrough wrapText="bothSides">
                    <wp:wrapPolygon edited="0">
                      <wp:start x="0" y="0"/>
                      <wp:lineTo x="0" y="21190"/>
                      <wp:lineTo x="21336" y="21190"/>
                      <wp:lineTo x="21336" y="0"/>
                      <wp:lineTo x="0" y="0"/>
                    </wp:wrapPolygon>
                  </wp:wrapThrough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10" cy="120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Bidi" w:hAnsiTheme="minorBidi" w:cstheme="minorBidi"/>
                <w:noProof/>
                <w:u w:val="single"/>
              </w:rPr>
              <w:drawing>
                <wp:anchor distT="0" distB="0" distL="114300" distR="114300" simplePos="0" relativeHeight="251775488" behindDoc="0" locked="0" layoutInCell="1" allowOverlap="1" wp14:anchorId="32AB380A" wp14:editId="6179F7CE">
                  <wp:simplePos x="0" y="0"/>
                  <wp:positionH relativeFrom="column">
                    <wp:posOffset>805083</wp:posOffset>
                  </wp:positionH>
                  <wp:positionV relativeFrom="paragraph">
                    <wp:posOffset>211015</wp:posOffset>
                  </wp:positionV>
                  <wp:extent cx="1195070" cy="1195070"/>
                  <wp:effectExtent l="0" t="0" r="5080" b="5080"/>
                  <wp:wrapThrough wrapText="bothSides">
                    <wp:wrapPolygon edited="0">
                      <wp:start x="0" y="0"/>
                      <wp:lineTo x="0" y="21348"/>
                      <wp:lineTo x="21348" y="21348"/>
                      <wp:lineTo x="21348" y="0"/>
                      <wp:lineTo x="0" y="0"/>
                    </wp:wrapPolygon>
                  </wp:wrapThrough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070" cy="1195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C201D03" w14:textId="54F90CA9" w:rsidR="00F512EA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425280" behindDoc="0" locked="0" layoutInCell="1" allowOverlap="1" wp14:anchorId="6DB380A4" wp14:editId="1F24824A">
                  <wp:simplePos x="0" y="0"/>
                  <wp:positionH relativeFrom="column">
                    <wp:posOffset>400685</wp:posOffset>
                  </wp:positionH>
                  <wp:positionV relativeFrom="paragraph">
                    <wp:posOffset>99011</wp:posOffset>
                  </wp:positionV>
                  <wp:extent cx="1349375" cy="1349375"/>
                  <wp:effectExtent l="0" t="0" r="3175" b="3175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375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705B82F" w14:textId="26C454E1" w:rsidR="00F512EA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4177B07A" w14:textId="77777777" w:rsidR="00F512EA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7BA0426" w14:textId="77777777" w:rsidR="00F512EA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63DF8C1" w14:textId="3C04C927" w:rsidR="00F512EA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432448" behindDoc="0" locked="0" layoutInCell="1" allowOverlap="1" wp14:anchorId="4F85B1CC" wp14:editId="56A70C4D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419882</wp:posOffset>
                  </wp:positionV>
                  <wp:extent cx="1620520" cy="1445895"/>
                  <wp:effectExtent l="0" t="0" r="0" b="1905"/>
                  <wp:wrapThrough wrapText="bothSides">
                    <wp:wrapPolygon edited="0">
                      <wp:start x="0" y="0"/>
                      <wp:lineTo x="0" y="21344"/>
                      <wp:lineTo x="21329" y="21344"/>
                      <wp:lineTo x="21329" y="0"/>
                      <wp:lineTo x="0" y="0"/>
                    </wp:wrapPolygon>
                  </wp:wrapThrough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144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7CBA83" w14:textId="1FB69F2A" w:rsidR="00F512EA" w:rsidRPr="00F04BC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60C087B" w14:textId="77777777" w:rsidR="00F512EA" w:rsidRPr="00A11B8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F512EA" w:rsidRPr="00F04BC6" w14:paraId="64C7EC17" w14:textId="77777777" w:rsidTr="00B10BC3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28200176" w14:textId="3D65561A" w:rsidR="00F512EA" w:rsidRPr="00F04BC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67264" behindDoc="0" locked="0" layoutInCell="1" allowOverlap="1" wp14:anchorId="73A4F005" wp14:editId="618FC162">
                  <wp:simplePos x="0" y="0"/>
                  <wp:positionH relativeFrom="column">
                    <wp:posOffset>675445</wp:posOffset>
                  </wp:positionH>
                  <wp:positionV relativeFrom="paragraph">
                    <wp:posOffset>238418</wp:posOffset>
                  </wp:positionV>
                  <wp:extent cx="1471930" cy="1313815"/>
                  <wp:effectExtent l="0" t="0" r="0" b="635"/>
                  <wp:wrapThrough wrapText="bothSides">
                    <wp:wrapPolygon edited="0">
                      <wp:start x="0" y="0"/>
                      <wp:lineTo x="0" y="21297"/>
                      <wp:lineTo x="21246" y="21297"/>
                      <wp:lineTo x="21246" y="0"/>
                      <wp:lineTo x="0" y="0"/>
                    </wp:wrapPolygon>
                  </wp:wrapThrough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6EE4C15D" w14:textId="36D12F26" w:rsidR="00F512EA" w:rsidRPr="00F04BC6" w:rsidRDefault="00F512EA" w:rsidP="00B10BC3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51904" behindDoc="0" locked="0" layoutInCell="1" allowOverlap="1" wp14:anchorId="120A9043" wp14:editId="62FABD84">
                  <wp:simplePos x="0" y="0"/>
                  <wp:positionH relativeFrom="column">
                    <wp:posOffset>96129</wp:posOffset>
                  </wp:positionH>
                  <wp:positionV relativeFrom="paragraph">
                    <wp:posOffset>111809</wp:posOffset>
                  </wp:positionV>
                  <wp:extent cx="1665605" cy="1485900"/>
                  <wp:effectExtent l="0" t="0" r="0" b="0"/>
                  <wp:wrapThrough wrapText="bothSides">
                    <wp:wrapPolygon edited="0">
                      <wp:start x="0" y="0"/>
                      <wp:lineTo x="0" y="21323"/>
                      <wp:lineTo x="21246" y="21323"/>
                      <wp:lineTo x="21246" y="0"/>
                      <wp:lineTo x="0" y="0"/>
                    </wp:wrapPolygon>
                  </wp:wrapThrough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8DB0126" w14:textId="77777777" w:rsidR="00F512EA" w:rsidRPr="00A11B86" w:rsidRDefault="00F512EA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</w:tbl>
    <w:p w14:paraId="3A3A931E" w14:textId="77777777" w:rsidR="00F512EA" w:rsidRDefault="00F512EA" w:rsidP="00F512EA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72B7465B" w14:textId="77777777" w:rsidR="00F512EA" w:rsidRDefault="00F512EA" w:rsidP="00F512E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</w:t>
      </w: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F512EA" w:rsidRPr="00DA4E35" w14:paraId="4E1FB74E" w14:textId="77777777" w:rsidTr="00B10B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C12FC21" w14:textId="61EAD30D" w:rsidR="00F512EA" w:rsidRPr="00DA4E35" w:rsidRDefault="00F512EA" w:rsidP="00F512E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0.3322672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F5F6D8E" w14:textId="502D333F" w:rsidR="00F512EA" w:rsidRPr="00DA4E35" w:rsidRDefault="00F512EA" w:rsidP="00F512E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2983812936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AFACC43" w14:textId="23E555C4" w:rsidR="00F512EA" w:rsidRPr="00DA4E35" w:rsidRDefault="00F512EA" w:rsidP="00F512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27ADA90" w14:textId="24089392" w:rsidR="00F512EA" w:rsidRPr="00DA4E35" w:rsidRDefault="00F512EA" w:rsidP="00F512E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F512EA" w:rsidRPr="00DA4E35" w14:paraId="0F309F34" w14:textId="77777777" w:rsidTr="00B10B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1C801E1" w14:textId="6979D41E" w:rsidR="00F512EA" w:rsidRPr="00DA4E35" w:rsidRDefault="00F512EA" w:rsidP="00F512E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0.3234975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0FCE6B5" w14:textId="73D97780" w:rsidR="00F512EA" w:rsidRPr="00DA4E35" w:rsidRDefault="00F512EA" w:rsidP="00F512E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2704605037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12BA304" w14:textId="049CF13B" w:rsidR="00F512EA" w:rsidRPr="00DA4E35" w:rsidRDefault="00F512EA" w:rsidP="00F512E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219B48E" w14:textId="6F57A651" w:rsidR="00F512EA" w:rsidRPr="00DA4E35" w:rsidRDefault="00F512EA" w:rsidP="00F512E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6BE6086" w14:textId="1794740E" w:rsidR="005C7619" w:rsidRDefault="005C7619" w:rsidP="00C43AFA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ab/>
      </w:r>
    </w:p>
    <w:p w14:paraId="62E197A4" w14:textId="77777777" w:rsidR="001B26DF" w:rsidRPr="002943CD" w:rsidRDefault="001B26DF" w:rsidP="001B26DF">
      <w:pPr>
        <w:pStyle w:val="a3"/>
        <w:numPr>
          <w:ilvl w:val="0"/>
          <w:numId w:val="16"/>
        </w:numPr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lastRenderedPageBreak/>
        <w:t xml:space="preserve">Release year  </w:t>
      </w:r>
      <w:r>
        <w:rPr>
          <w:rFonts w:asciiTheme="minorBidi" w:hAnsiTheme="minorBidi" w:cstheme="minorBidi" w:hint="cs"/>
          <w:highlight w:val="green"/>
          <w:rtl/>
        </w:rPr>
        <w:t xml:space="preserve">  </w:t>
      </w:r>
      <w:r w:rsidRPr="00F84568"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- </w:t>
      </w:r>
      <w:r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השפעה לא מובהקת על </w:t>
      </w:r>
      <w:r>
        <w:rPr>
          <w:rFonts w:asciiTheme="minorBidi" w:hAnsiTheme="minorBidi" w:cstheme="minorBidi"/>
          <w:color w:val="FFFFFF" w:themeColor="background1"/>
          <w:highlight w:val="black"/>
        </w:rPr>
        <w:t>revenue</w:t>
      </w:r>
      <w:r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 </w:t>
      </w:r>
      <w:r>
        <w:rPr>
          <w:rFonts w:asciiTheme="minorBidi" w:hAnsiTheme="minorBidi" w:cstheme="minorBidi"/>
          <w:color w:val="FFFFFF" w:themeColor="background1"/>
          <w:highlight w:val="black"/>
          <w:rtl/>
        </w:rPr>
        <w:t>–</w:t>
      </w:r>
      <w:r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 לא להמשיך לנתח</w:t>
      </w:r>
    </w:p>
    <w:p w14:paraId="03835E00" w14:textId="77777777" w:rsidR="001B26DF" w:rsidRPr="00C33D60" w:rsidRDefault="001B26DF" w:rsidP="001B26DF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</w:t>
      </w:r>
      <w:r w:rsidRPr="00C33D60">
        <w:rPr>
          <w:rFonts w:asciiTheme="minorBidi" w:hAnsiTheme="minorBidi" w:cstheme="minorBidi"/>
        </w:rPr>
        <w:t xml:space="preserve"> 3,734 </w:t>
      </w:r>
    </w:p>
    <w:p w14:paraId="61B9DD4C" w14:textId="77777777" w:rsidR="001B26DF" w:rsidRPr="00C33D60" w:rsidRDefault="001B26DF" w:rsidP="001B26DF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326B8866" w14:textId="77777777" w:rsidR="001B26DF" w:rsidRPr="00C33D60" w:rsidRDefault="001B26DF" w:rsidP="001B26DF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527" w:type="dxa"/>
        <w:tblLook w:val="04A0" w:firstRow="1" w:lastRow="0" w:firstColumn="1" w:lastColumn="0" w:noHBand="0" w:noVBand="1"/>
      </w:tblPr>
      <w:tblGrid>
        <w:gridCol w:w="879"/>
        <w:gridCol w:w="952"/>
        <w:gridCol w:w="878"/>
        <w:gridCol w:w="974"/>
        <w:gridCol w:w="1250"/>
        <w:gridCol w:w="959"/>
        <w:gridCol w:w="1462"/>
        <w:gridCol w:w="216"/>
        <w:gridCol w:w="957"/>
      </w:tblGrid>
      <w:tr w:rsidR="001B26DF" w:rsidRPr="001E1A53" w14:paraId="6F405106" w14:textId="77777777" w:rsidTr="00D3223E">
        <w:trPr>
          <w:trHeight w:val="55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25C7816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1077C554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DD9D91E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096B372F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130AD09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36B1D7D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F5741EA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  <w:tc>
          <w:tcPr>
            <w:tcW w:w="1173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01889171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  <w:t>NA</w:t>
            </w:r>
          </w:p>
        </w:tc>
      </w:tr>
      <w:tr w:rsidR="001B26DF" w:rsidRPr="00C33D60" w14:paraId="43645143" w14:textId="77777777" w:rsidTr="00D3223E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1713D22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1918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042FA39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863160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B211375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EF43258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93C0E58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E6143C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11.789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FFF1E89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2011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9433C13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  <w:tr w:rsidR="001B26DF" w:rsidRPr="00C33D60" w14:paraId="79C47072" w14:textId="77777777" w:rsidTr="00D3223E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A8E3F31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E1B426C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6CFFA62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63C55093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23B1027A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58B8CB73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63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461DF68" w14:textId="77777777" w:rsidR="001B26D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proofErr w:type="gramStart"/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Without  270</w:t>
            </w:r>
            <w:proofErr w:type="gramEnd"/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 outliers </w:t>
            </w:r>
          </w:p>
        </w:tc>
      </w:tr>
      <w:tr w:rsidR="001B26DF" w:rsidRPr="00C33D60" w14:paraId="084FCF61" w14:textId="77777777" w:rsidTr="00D3223E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001AB330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1964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B58EFF6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DFA7AB3" w14:textId="77777777" w:rsidR="001B26DF" w:rsidRPr="00B112F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2002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D41EE15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2005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5577949" w14:textId="77777777" w:rsidR="001B26DF" w:rsidRPr="000573BE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2011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7D4E7AC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15.374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DC87896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C72129" w14:textId="77777777" w:rsidR="001B26DF" w:rsidRPr="001E1A53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</w:tr>
    </w:tbl>
    <w:p w14:paraId="78D37987" w14:textId="77777777" w:rsidR="001B26DF" w:rsidRPr="00C33D60" w:rsidRDefault="001B26DF" w:rsidP="001B26DF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ab/>
      </w:r>
    </w:p>
    <w:p w14:paraId="63EA2035" w14:textId="77777777" w:rsidR="001B26DF" w:rsidRDefault="001B26DF" w:rsidP="001B26DF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7E28E50" w14:textId="77777777" w:rsidR="001B26DF" w:rsidRDefault="001B26DF" w:rsidP="001B26DF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>בדיקת קורלציה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1B26DF" w:rsidRPr="002D5E29" w14:paraId="5EAD9053" w14:textId="77777777" w:rsidTr="00D3223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97A4C9C" w14:textId="77777777" w:rsidR="001B26DF" w:rsidRPr="0068272B" w:rsidRDefault="001B26DF" w:rsidP="00D3223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Rho=</w:t>
            </w:r>
            <w:r>
              <w:t xml:space="preserve"> </w:t>
            </w:r>
            <w:r w:rsidRPr="006A165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0.0179176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3D9C355" w14:textId="77777777" w:rsidR="001B26DF" w:rsidRPr="0068272B" w:rsidRDefault="001B26DF" w:rsidP="00D3223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76F9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S = 4388506852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427525E" w14:textId="77777777" w:rsidR="001B26DF" w:rsidRPr="002D5E29" w:rsidRDefault="001B26DF" w:rsidP="00D322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</w:t>
            </w:r>
            <w:r w:rsidRPr="006A165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= 0.3271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38FCCB9" w14:textId="77777777" w:rsidR="001B26DF" w:rsidRPr="002D5E29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</w:t>
            </w:r>
          </w:p>
        </w:tc>
      </w:tr>
      <w:tr w:rsidR="001B26DF" w:rsidRPr="002D5E29" w14:paraId="2314AB8D" w14:textId="77777777" w:rsidTr="00D3223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386A60E" w14:textId="77777777" w:rsidR="001B26DF" w:rsidRPr="00280DF9" w:rsidRDefault="001B26DF" w:rsidP="00D3223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Rho=</w:t>
            </w:r>
            <w:r w:rsidRPr="006A165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-0.01801341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F9D4220" w14:textId="77777777" w:rsidR="001B26DF" w:rsidRPr="00280DF9" w:rsidRDefault="001B26DF" w:rsidP="00D3223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76F9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S = 4048808083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EFE93B3" w14:textId="77777777" w:rsidR="001B26DF" w:rsidRPr="002D5E29" w:rsidRDefault="001B26DF" w:rsidP="00D322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A165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= 0.3339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7751E35" w14:textId="77777777" w:rsidR="001B26DF" w:rsidRDefault="001B26DF" w:rsidP="00D3223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6B0600F5" w14:textId="77777777" w:rsidR="001B26DF" w:rsidRDefault="001B26DF" w:rsidP="001B26DF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605FB4CF" w14:textId="77777777" w:rsidR="001B26DF" w:rsidRDefault="001B26DF" w:rsidP="001B26DF">
      <w:pPr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anchor distT="0" distB="0" distL="114300" distR="114300" simplePos="0" relativeHeight="251789824" behindDoc="1" locked="0" layoutInCell="1" allowOverlap="1" wp14:anchorId="1BFE29DC" wp14:editId="484566E4">
            <wp:simplePos x="0" y="0"/>
            <wp:positionH relativeFrom="column">
              <wp:posOffset>-103505</wp:posOffset>
            </wp:positionH>
            <wp:positionV relativeFrom="paragraph">
              <wp:posOffset>69215</wp:posOffset>
            </wp:positionV>
            <wp:extent cx="2838450" cy="2184400"/>
            <wp:effectExtent l="0" t="0" r="0" b="6350"/>
            <wp:wrapTight wrapText="bothSides">
              <wp:wrapPolygon edited="0">
                <wp:start x="0" y="0"/>
                <wp:lineTo x="0" y="21474"/>
                <wp:lineTo x="21455" y="21474"/>
                <wp:lineTo x="21455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980985C" wp14:editId="29890EEC">
            <wp:extent cx="2934400" cy="2258171"/>
            <wp:effectExtent l="0" t="0" r="0" b="889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44517" cy="22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7EE" w14:textId="5F25292F" w:rsidR="00B112FF" w:rsidRPr="00B112FF" w:rsidRDefault="001B26DF" w:rsidP="001B26DF">
      <w:pPr>
        <w:bidi/>
        <w:spacing w:line="276" w:lineRule="auto"/>
        <w:rPr>
          <w:rFonts w:asciiTheme="minorBidi" w:hAnsiTheme="minorBidi" w:cstheme="minorBidi"/>
          <w:highlight w:val="magenta"/>
        </w:rPr>
      </w:pPr>
      <w:r w:rsidRPr="001B26DF">
        <w:rPr>
          <w:rFonts w:asciiTheme="minorBidi" w:hAnsiTheme="minorBidi" w:cstheme="minorBidi"/>
          <w:highlight w:val="magenta"/>
        </w:rPr>
        <w:br w:type="page"/>
      </w:r>
      <w:proofErr w:type="spellStart"/>
      <w:r w:rsidR="00B42398" w:rsidRPr="00C33D60">
        <w:rPr>
          <w:rFonts w:asciiTheme="minorBidi" w:hAnsiTheme="minorBidi" w:cstheme="minorBidi"/>
          <w:highlight w:val="magenta"/>
        </w:rPr>
        <w:lastRenderedPageBreak/>
        <w:t>release_month</w:t>
      </w:r>
      <w:proofErr w:type="spellEnd"/>
    </w:p>
    <w:p w14:paraId="3E4A5F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462E5536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(משום מה ה </w:t>
      </w:r>
      <w:r w:rsidRPr="00A623DA">
        <w:rPr>
          <w:rFonts w:asciiTheme="minorBidi" w:hAnsiTheme="minorBidi" w:hint="cs"/>
          <w:highlight w:val="yellow"/>
        </w:rPr>
        <w:t>R</w:t>
      </w:r>
      <w:r w:rsidRPr="00A623DA">
        <w:rPr>
          <w:rFonts w:asciiTheme="minorBidi" w:hAnsiTheme="minorBidi" w:hint="cs"/>
          <w:highlight w:val="yellow"/>
          <w:rtl/>
        </w:rPr>
        <w:t xml:space="preserve"> לא מזהה את ה חסר )</w:t>
      </w:r>
    </w:p>
    <w:p w14:paraId="7A87D560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4811BF22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6BDE4D8C" w14:textId="106E907F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7CAA22FD" w14:textId="6023C555" w:rsidR="00A623DA" w:rsidRDefault="00A623DA" w:rsidP="00A623DA">
      <w:pPr>
        <w:bidi/>
        <w:rPr>
          <w:rFonts w:asciiTheme="minorBidi" w:hAnsiTheme="minorBidi"/>
          <w:rtl/>
        </w:rPr>
      </w:pPr>
    </w:p>
    <w:p w14:paraId="75A36223" w14:textId="77777777" w:rsidR="008B5F7F" w:rsidRDefault="008B5F7F" w:rsidP="008B5F7F">
      <w:pPr>
        <w:bidi/>
        <w:rPr>
          <w:ins w:id="2541" w:author="Dalit Roth" w:date="2020-10-19T14:38:00Z"/>
          <w:rFonts w:asciiTheme="minorBidi" w:hAnsiTheme="minorBidi"/>
          <w:rtl/>
        </w:rPr>
      </w:pPr>
      <w:ins w:id="2542" w:author="Dalit Roth" w:date="2020-10-19T14:38:00Z">
        <w:r w:rsidRPr="00F62541">
          <w:rPr>
            <w:rFonts w:asciiTheme="minorBidi" w:hAnsiTheme="minorBidi"/>
            <w:noProof/>
            <w:rtl/>
          </w:rPr>
          <w:drawing>
            <wp:anchor distT="0" distB="0" distL="114300" distR="114300" simplePos="0" relativeHeight="251823616" behindDoc="0" locked="0" layoutInCell="1" allowOverlap="1" wp14:anchorId="6B1794B9" wp14:editId="0A0E4243">
              <wp:simplePos x="0" y="0"/>
              <wp:positionH relativeFrom="margin">
                <wp:posOffset>425229</wp:posOffset>
              </wp:positionH>
              <wp:positionV relativeFrom="paragraph">
                <wp:posOffset>6819</wp:posOffset>
              </wp:positionV>
              <wp:extent cx="2178050" cy="2257832"/>
              <wp:effectExtent l="0" t="0" r="0" b="9525"/>
              <wp:wrapNone/>
              <wp:docPr id="127" name="תמונה 1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6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264" b="33870"/>
                      <a:stretch/>
                    </pic:blipFill>
                    <pic:spPr bwMode="auto">
                      <a:xfrm>
                        <a:off x="0" y="0"/>
                        <a:ext cx="2178050" cy="22578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7F8CFDF" w14:textId="77777777" w:rsidR="008B5F7F" w:rsidRDefault="008B5F7F" w:rsidP="008B5F7F">
      <w:pPr>
        <w:bidi/>
        <w:rPr>
          <w:ins w:id="2543" w:author="Dalit Roth" w:date="2020-10-19T14:38:00Z"/>
          <w:rFonts w:asciiTheme="minorBidi" w:hAnsiTheme="minorBidi"/>
          <w:rtl/>
        </w:rPr>
      </w:pPr>
      <w:ins w:id="2544" w:author="Dalit Roth" w:date="2020-10-19T14:38:00Z">
        <w:r w:rsidRPr="00861F29">
          <w:rPr>
            <w:noProof/>
          </w:rPr>
          <w:drawing>
            <wp:inline distT="0" distB="0" distL="0" distR="0" wp14:anchorId="6E8C723C" wp14:editId="6010C59A">
              <wp:extent cx="2198272" cy="2004247"/>
              <wp:effectExtent l="0" t="0" r="0" b="0"/>
              <wp:docPr id="128" name="תמונה 1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6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700" b="29729"/>
                      <a:stretch/>
                    </pic:blipFill>
                    <pic:spPr bwMode="auto">
                      <a:xfrm>
                        <a:off x="0" y="0"/>
                        <a:ext cx="2223227" cy="20269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F4B68B7" w14:textId="77777777" w:rsidR="008B5F7F" w:rsidRDefault="008B5F7F" w:rsidP="008B5F7F">
      <w:pPr>
        <w:bidi/>
        <w:rPr>
          <w:ins w:id="2545" w:author="Dalit Roth" w:date="2020-10-19T14:38:00Z"/>
          <w:rFonts w:asciiTheme="minorBidi" w:hAnsiTheme="minorBidi"/>
          <w:rtl/>
        </w:rPr>
      </w:pPr>
    </w:p>
    <w:p w14:paraId="4AFD11FE" w14:textId="77777777" w:rsidR="008B5F7F" w:rsidRDefault="008B5F7F" w:rsidP="008B5F7F">
      <w:pPr>
        <w:bidi/>
        <w:spacing w:line="276" w:lineRule="auto"/>
        <w:rPr>
          <w:ins w:id="2546" w:author="Dalit Roth" w:date="2020-10-19T14:38:00Z"/>
          <w:rFonts w:asciiTheme="minorBidi" w:hAnsiTheme="minorBidi" w:cstheme="minorBidi"/>
          <w:noProof/>
        </w:rPr>
      </w:pPr>
    </w:p>
    <w:p w14:paraId="69A80B1F" w14:textId="77777777" w:rsidR="008B5F7F" w:rsidRDefault="008B5F7F" w:rsidP="008B5F7F">
      <w:pPr>
        <w:bidi/>
        <w:spacing w:line="276" w:lineRule="auto"/>
        <w:rPr>
          <w:ins w:id="2547" w:author="Dalit Roth" w:date="2020-10-19T14:38:00Z"/>
          <w:rFonts w:asciiTheme="minorBidi" w:hAnsiTheme="minorBidi" w:cstheme="minorBidi"/>
          <w:noProof/>
          <w:rtl/>
        </w:rPr>
      </w:pPr>
      <w:ins w:id="2548" w:author="Dalit Roth" w:date="2020-10-19T14:38:00Z">
        <w:r>
          <w:rPr>
            <w:rFonts w:asciiTheme="minorBidi" w:hAnsiTheme="minorBidi" w:cstheme="minorBidi" w:hint="cs"/>
            <w:noProof/>
            <w:rtl/>
          </w:rPr>
          <w:t xml:space="preserve">מבחן </w:t>
        </w:r>
        <w:r>
          <w:rPr>
            <w:rFonts w:asciiTheme="minorBidi" w:hAnsiTheme="minorBidi" w:cstheme="minorBidi"/>
            <w:noProof/>
          </w:rPr>
          <w:t>Chi-square</w:t>
        </w:r>
      </w:ins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8B5F7F" w:rsidRPr="005F4BC2" w14:paraId="09781D35" w14:textId="77777777" w:rsidTr="00F758F6">
        <w:trPr>
          <w:trHeight w:val="349"/>
          <w:ins w:id="2549" w:author="Dalit Roth" w:date="2020-10-19T14:38:00Z"/>
        </w:trPr>
        <w:tc>
          <w:tcPr>
            <w:tcW w:w="2988" w:type="dxa"/>
          </w:tcPr>
          <w:p w14:paraId="6EBF99E6" w14:textId="77777777" w:rsidR="008B5F7F" w:rsidRPr="009E04C2" w:rsidRDefault="008B5F7F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2550" w:author="Dalit Roth" w:date="2020-10-19T14:38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551" w:author="Dalit Roth" w:date="2020-10-19T14:38:00Z">
              <w:r w:rsidRPr="0010220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df =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12</w:t>
              </w:r>
            </w:ins>
          </w:p>
        </w:tc>
        <w:tc>
          <w:tcPr>
            <w:tcW w:w="2700" w:type="dxa"/>
          </w:tcPr>
          <w:p w14:paraId="477FED23" w14:textId="77777777" w:rsidR="008B5F7F" w:rsidRPr="009E04C2" w:rsidRDefault="008B5F7F" w:rsidP="00F758F6">
            <w:pPr>
              <w:pStyle w:val="HTML"/>
              <w:shd w:val="clear" w:color="auto" w:fill="FFFFFF"/>
              <w:wordWrap w:val="0"/>
              <w:rPr>
                <w:ins w:id="2552" w:author="Dalit Roth" w:date="2020-10-19T14:38:00Z"/>
                <w:rFonts w:ascii="Lucida Console" w:hAnsi="Lucida Console"/>
                <w:color w:val="000000"/>
                <w:rtl/>
              </w:rPr>
            </w:pPr>
            <w:ins w:id="2553" w:author="Dalit Roth" w:date="2020-10-19T14:38:00Z">
              <w:r w:rsidRPr="005F4BC2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X-squared = </w:t>
              </w:r>
              <w:r w:rsidRPr="005F6606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21.189</w:t>
              </w:r>
            </w:ins>
          </w:p>
        </w:tc>
        <w:tc>
          <w:tcPr>
            <w:tcW w:w="2700" w:type="dxa"/>
          </w:tcPr>
          <w:p w14:paraId="11B936CD" w14:textId="77777777" w:rsidR="008B5F7F" w:rsidRPr="009E04C2" w:rsidRDefault="008B5F7F" w:rsidP="00F758F6">
            <w:pPr>
              <w:pStyle w:val="HTML"/>
              <w:shd w:val="clear" w:color="auto" w:fill="FFFFFF"/>
              <w:wordWrap w:val="0"/>
              <w:rPr>
                <w:ins w:id="2554" w:author="Dalit Roth" w:date="2020-10-19T14:38:00Z"/>
                <w:rStyle w:val="gd15mcfceub"/>
                <w:rFonts w:ascii="Lucida Console" w:hAnsi="Lucida Console"/>
                <w:color w:val="000000"/>
              </w:rPr>
            </w:pPr>
            <w:ins w:id="2555" w:author="Dalit Roth" w:date="2020-10-19T14:38:00Z">
              <w:r w:rsidRPr="009E04C2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p-value </w:t>
              </w:r>
              <w:r>
                <w:rPr>
                  <w:bdr w:val="none" w:sz="0" w:space="0" w:color="auto" w:frame="1"/>
                </w:rPr>
                <w:t>=</w:t>
              </w:r>
              <w:r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6121A7">
                <w:rPr>
                  <w:rFonts w:ascii="Lucida Console" w:hAnsi="Lucida Console"/>
                  <w:color w:val="00B050"/>
                  <w:bdr w:val="none" w:sz="0" w:space="0" w:color="auto" w:frame="1"/>
                </w:rPr>
                <w:t>0.04768</w:t>
              </w:r>
            </w:ins>
          </w:p>
        </w:tc>
      </w:tr>
    </w:tbl>
    <w:p w14:paraId="60053FB6" w14:textId="77777777" w:rsidR="008B5F7F" w:rsidRDefault="008B5F7F" w:rsidP="008B5F7F">
      <w:pPr>
        <w:bidi/>
        <w:spacing w:line="276" w:lineRule="auto"/>
        <w:rPr>
          <w:ins w:id="2556" w:author="Dalit Roth" w:date="2020-10-19T14:38:00Z"/>
          <w:rFonts w:asciiTheme="minorBidi" w:hAnsiTheme="minorBidi" w:cstheme="minorBidi"/>
          <w:highlight w:val="green"/>
          <w:u w:val="single"/>
        </w:rPr>
      </w:pPr>
    </w:p>
    <w:p w14:paraId="446A1191" w14:textId="77777777" w:rsidR="008B5F7F" w:rsidRPr="00626060" w:rsidRDefault="008B5F7F" w:rsidP="008B5F7F">
      <w:pPr>
        <w:bidi/>
        <w:spacing w:line="276" w:lineRule="auto"/>
        <w:rPr>
          <w:ins w:id="2557" w:author="Dalit Roth" w:date="2020-10-19T14:38:00Z"/>
          <w:rFonts w:asciiTheme="minorBidi" w:hAnsiTheme="minorBidi" w:cstheme="minorBidi"/>
        </w:rPr>
      </w:pPr>
      <w:ins w:id="2558" w:author="Dalit Roth" w:date="2020-10-19T14:38:00Z">
        <w:r w:rsidRPr="00626060">
          <w:rPr>
            <w:rFonts w:asciiTheme="minorBidi" w:hAnsiTheme="minorBidi" w:cstheme="minorBidi" w:hint="cs"/>
            <w:rtl/>
          </w:rPr>
          <w:t xml:space="preserve">נראה כי ההבדל ב- </w:t>
        </w:r>
        <w:r w:rsidRPr="00626060">
          <w:rPr>
            <w:rFonts w:asciiTheme="minorBidi" w:hAnsiTheme="minorBidi" w:cstheme="minorBidi"/>
          </w:rPr>
          <w:t>revenue</w:t>
        </w:r>
        <w:r w:rsidRPr="00626060">
          <w:rPr>
            <w:rFonts w:asciiTheme="minorBidi" w:hAnsiTheme="minorBidi" w:cstheme="minorBidi" w:hint="cs"/>
            <w:rtl/>
          </w:rPr>
          <w:t xml:space="preserve"> בין שני המקרים מובהק</w:t>
        </w:r>
        <w:r>
          <w:rPr>
            <w:rFonts w:asciiTheme="minorBidi" w:hAnsiTheme="minorBidi" w:cstheme="minorBidi" w:hint="cs"/>
            <w:rtl/>
          </w:rPr>
          <w:t xml:space="preserve"> p&lt;0.05 </w:t>
        </w:r>
        <w:r>
          <w:rPr>
            <w:rFonts w:asciiTheme="minorBidi" w:hAnsiTheme="minorBidi" w:cstheme="minorBidi"/>
          </w:rPr>
          <w:t xml:space="preserve"> </w:t>
        </w:r>
      </w:ins>
    </w:p>
    <w:p w14:paraId="3430C975" w14:textId="77777777" w:rsidR="008B5F7F" w:rsidRPr="00402EE2" w:rsidRDefault="008B5F7F" w:rsidP="008B5F7F">
      <w:pPr>
        <w:bidi/>
        <w:rPr>
          <w:ins w:id="2559" w:author="Dalit Roth" w:date="2020-10-19T14:38:00Z"/>
          <w:rFonts w:asciiTheme="minorBidi" w:hAnsiTheme="minorBidi"/>
          <w:b/>
          <w:bCs/>
          <w:rtl/>
        </w:rPr>
      </w:pPr>
    </w:p>
    <w:p w14:paraId="4EAD68EA" w14:textId="77777777" w:rsidR="008B5F7F" w:rsidRPr="00402EE2" w:rsidRDefault="008B5F7F" w:rsidP="008B5F7F">
      <w:pPr>
        <w:bidi/>
        <w:rPr>
          <w:ins w:id="2560" w:author="Dalit Roth" w:date="2020-10-19T14:38:00Z"/>
          <w:rFonts w:asciiTheme="minorBidi" w:hAnsiTheme="minorBidi"/>
          <w:b/>
          <w:bCs/>
          <w:rtl/>
        </w:rPr>
      </w:pPr>
      <w:ins w:id="2561" w:author="Dalit Roth" w:date="2020-10-19T14:38:00Z">
        <w:r w:rsidRPr="00402EE2">
          <w:rPr>
            <w:rFonts w:asciiTheme="minorBidi" w:hAnsiTheme="minorBidi" w:hint="cs"/>
            <w:b/>
            <w:bCs/>
            <w:rtl/>
          </w:rPr>
          <w:t>טיפול בחוסרים:</w:t>
        </w:r>
      </w:ins>
    </w:p>
    <w:p w14:paraId="6D9EC9EC" w14:textId="77777777" w:rsidR="008B5F7F" w:rsidRDefault="008B5F7F" w:rsidP="008B5F7F">
      <w:pPr>
        <w:bidi/>
        <w:rPr>
          <w:ins w:id="2562" w:author="Dalit Roth" w:date="2020-10-19T14:38:00Z"/>
          <w:rFonts w:asciiTheme="minorBidi" w:hAnsiTheme="minorBidi"/>
          <w:rtl/>
        </w:rPr>
      </w:pPr>
      <w:ins w:id="2563" w:author="Dalit Roth" w:date="2020-10-19T14:38:00Z">
        <w:r>
          <w:rPr>
            <w:rFonts w:asciiTheme="minorBidi" w:hAnsiTheme="minorBidi" w:hint="cs"/>
            <w:rtl/>
          </w:rPr>
          <w:t xml:space="preserve">ישנו משתנה אחד חסר, אנחנו ננסה למצוא את הנתון בעצמינו ולהשלים. </w:t>
        </w:r>
      </w:ins>
    </w:p>
    <w:p w14:paraId="7FB558AB" w14:textId="77777777" w:rsidR="008B5F7F" w:rsidRDefault="008B5F7F" w:rsidP="008B5F7F">
      <w:pPr>
        <w:bidi/>
        <w:rPr>
          <w:ins w:id="2564" w:author="Dalit Roth" w:date="2020-10-19T14:38:00Z"/>
          <w:rFonts w:asciiTheme="minorBidi" w:hAnsiTheme="minorBidi"/>
          <w:rtl/>
        </w:rPr>
      </w:pPr>
    </w:p>
    <w:p w14:paraId="57563B93" w14:textId="3C2B7EEB" w:rsidR="00A623DA" w:rsidRDefault="00A623DA" w:rsidP="00A623DA">
      <w:pPr>
        <w:bidi/>
        <w:rPr>
          <w:ins w:id="2565" w:author="Dalit Roth" w:date="2020-10-19T14:38:00Z"/>
          <w:rFonts w:asciiTheme="minorBidi" w:hAnsiTheme="minorBidi"/>
          <w:rtl/>
        </w:rPr>
      </w:pPr>
    </w:p>
    <w:p w14:paraId="6BB0E213" w14:textId="7BDDD189" w:rsidR="008B5F7F" w:rsidRDefault="008B5F7F" w:rsidP="008B5F7F">
      <w:pPr>
        <w:bidi/>
        <w:rPr>
          <w:ins w:id="2566" w:author="Dalit Roth" w:date="2020-10-19T14:38:00Z"/>
          <w:rFonts w:asciiTheme="minorBidi" w:hAnsiTheme="minorBidi"/>
          <w:rtl/>
        </w:rPr>
      </w:pPr>
    </w:p>
    <w:p w14:paraId="07BC5E7F" w14:textId="6081ED00" w:rsidR="008B5F7F" w:rsidRDefault="008B5F7F" w:rsidP="008B5F7F">
      <w:pPr>
        <w:bidi/>
        <w:rPr>
          <w:ins w:id="2567" w:author="Dalit Roth" w:date="2020-10-19T14:38:00Z"/>
          <w:rFonts w:asciiTheme="minorBidi" w:hAnsiTheme="minorBidi"/>
          <w:rtl/>
        </w:rPr>
      </w:pPr>
    </w:p>
    <w:p w14:paraId="736E020C" w14:textId="5E517986" w:rsidR="008B5F7F" w:rsidRDefault="008B5F7F" w:rsidP="008B5F7F">
      <w:pPr>
        <w:bidi/>
        <w:rPr>
          <w:ins w:id="2568" w:author="Dalit Roth" w:date="2020-10-19T14:38:00Z"/>
          <w:rFonts w:asciiTheme="minorBidi" w:hAnsiTheme="minorBidi"/>
          <w:rtl/>
        </w:rPr>
      </w:pPr>
    </w:p>
    <w:p w14:paraId="76AFEA8F" w14:textId="55C66AD5" w:rsidR="008B5F7F" w:rsidRDefault="008B5F7F" w:rsidP="008B5F7F">
      <w:pPr>
        <w:bidi/>
        <w:rPr>
          <w:ins w:id="2569" w:author="Dalit Roth" w:date="2020-10-19T14:38:00Z"/>
          <w:rFonts w:asciiTheme="minorBidi" w:hAnsiTheme="minorBidi"/>
          <w:rtl/>
        </w:rPr>
      </w:pPr>
    </w:p>
    <w:p w14:paraId="37FD4306" w14:textId="77777777" w:rsidR="008B5F7F" w:rsidRDefault="008B5F7F" w:rsidP="008B5F7F">
      <w:pPr>
        <w:bidi/>
        <w:rPr>
          <w:rFonts w:asciiTheme="minorBidi" w:hAnsiTheme="minorBidi"/>
          <w:rtl/>
        </w:rPr>
        <w:pPrChange w:id="2570" w:author="Dalit Roth" w:date="2020-10-19T14:38:00Z">
          <w:pPr>
            <w:bidi/>
          </w:pPr>
        </w:pPrChange>
      </w:pPr>
    </w:p>
    <w:p w14:paraId="64F8315E" w14:textId="737F04C8" w:rsidR="00A623DA" w:rsidRDefault="00A623DA" w:rsidP="00A623DA">
      <w:pPr>
        <w:bidi/>
        <w:rPr>
          <w:rFonts w:asciiTheme="minorBidi" w:hAnsiTheme="minorBidi" w:hint="cs"/>
          <w:rtl/>
        </w:rPr>
      </w:pPr>
      <w:del w:id="2571" w:author="Dalit Roth" w:date="2020-10-19T14:38:00Z">
        <w:r w:rsidRPr="00861F29" w:rsidDel="008B5F7F">
          <w:rPr>
            <w:noProof/>
          </w:rPr>
          <w:drawing>
            <wp:inline distT="0" distB="0" distL="0" distR="0" wp14:anchorId="09481BC0" wp14:editId="7E7986CC">
              <wp:extent cx="3255804" cy="2968437"/>
              <wp:effectExtent l="0" t="0" r="1905" b="0"/>
              <wp:docPr id="114" name="תמונה 1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6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700" b="29729"/>
                      <a:stretch/>
                    </pic:blipFill>
                    <pic:spPr bwMode="auto">
                      <a:xfrm>
                        <a:off x="0" y="0"/>
                        <a:ext cx="3268690" cy="298018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724B4B4" w14:textId="26351C8F" w:rsidR="00A623DA" w:rsidRDefault="00A623DA" w:rsidP="00A623DA">
      <w:pPr>
        <w:bidi/>
        <w:rPr>
          <w:rFonts w:asciiTheme="minorBidi" w:hAnsiTheme="minorBidi"/>
          <w:rtl/>
        </w:rPr>
      </w:pPr>
    </w:p>
    <w:p w14:paraId="5E955225" w14:textId="217D3820" w:rsidR="00A623DA" w:rsidRDefault="00A623DA" w:rsidP="00A623DA">
      <w:pPr>
        <w:bidi/>
        <w:rPr>
          <w:rFonts w:asciiTheme="minorBidi" w:hAnsiTheme="minorBidi"/>
          <w:rtl/>
        </w:rPr>
      </w:pPr>
    </w:p>
    <w:p w14:paraId="5BDEDF91" w14:textId="1033A382" w:rsidR="00A623DA" w:rsidRDefault="00A623DA" w:rsidP="00A623DA">
      <w:pPr>
        <w:bidi/>
        <w:rPr>
          <w:rFonts w:asciiTheme="minorBidi" w:hAnsiTheme="minorBidi"/>
          <w:rtl/>
        </w:rPr>
      </w:pPr>
    </w:p>
    <w:p w14:paraId="28145FEF" w14:textId="30B12606" w:rsidR="00A623DA" w:rsidRDefault="00A623DA" w:rsidP="00A623DA">
      <w:pPr>
        <w:bidi/>
        <w:rPr>
          <w:rFonts w:asciiTheme="minorBidi" w:hAnsiTheme="minorBidi"/>
          <w:rtl/>
        </w:rPr>
      </w:pPr>
    </w:p>
    <w:p w14:paraId="170C71A0" w14:textId="042229EF" w:rsidR="00A623DA" w:rsidRDefault="00A623DA" w:rsidP="00A623DA">
      <w:pPr>
        <w:bidi/>
        <w:rPr>
          <w:rFonts w:asciiTheme="minorBidi" w:hAnsiTheme="minorBidi"/>
          <w:rtl/>
        </w:rPr>
      </w:pPr>
    </w:p>
    <w:p w14:paraId="2DAF6674" w14:textId="3CFA458F" w:rsidR="00A623DA" w:rsidRDefault="00A623DA" w:rsidP="00A623DA">
      <w:pPr>
        <w:bidi/>
        <w:rPr>
          <w:rFonts w:asciiTheme="minorBidi" w:hAnsiTheme="minorBidi"/>
          <w:rtl/>
        </w:rPr>
      </w:pPr>
    </w:p>
    <w:p w14:paraId="684B5B7C" w14:textId="2E018A66" w:rsidR="00A623DA" w:rsidRDefault="00A623DA" w:rsidP="00A623DA">
      <w:pPr>
        <w:bidi/>
        <w:rPr>
          <w:rFonts w:asciiTheme="minorBidi" w:hAnsiTheme="minorBidi"/>
          <w:rtl/>
        </w:rPr>
      </w:pPr>
    </w:p>
    <w:p w14:paraId="0C27498B" w14:textId="5A3D0ED8" w:rsidR="00A623DA" w:rsidRDefault="00A623DA" w:rsidP="00A623DA">
      <w:pPr>
        <w:bidi/>
        <w:rPr>
          <w:rFonts w:asciiTheme="minorBidi" w:hAnsiTheme="minorBidi"/>
          <w:rtl/>
        </w:rPr>
      </w:pPr>
    </w:p>
    <w:p w14:paraId="736F5AE5" w14:textId="11FEE8A6" w:rsidR="00A623DA" w:rsidRDefault="00A623DA" w:rsidP="00A623DA">
      <w:pPr>
        <w:bidi/>
        <w:rPr>
          <w:rFonts w:asciiTheme="minorBidi" w:hAnsiTheme="minorBidi"/>
          <w:rtl/>
        </w:rPr>
      </w:pPr>
    </w:p>
    <w:p w14:paraId="7B2FD9AE" w14:textId="75BEDCF2" w:rsidR="00A623DA" w:rsidRDefault="00A623DA" w:rsidP="00A623DA">
      <w:pPr>
        <w:bidi/>
        <w:rPr>
          <w:rFonts w:asciiTheme="minorBidi" w:hAnsiTheme="minorBidi"/>
          <w:rtl/>
        </w:rPr>
      </w:pPr>
    </w:p>
    <w:p w14:paraId="362F301E" w14:textId="4B55C0A5" w:rsidR="00A623DA" w:rsidRDefault="00A623DA" w:rsidP="00A623DA">
      <w:pPr>
        <w:bidi/>
        <w:rPr>
          <w:rFonts w:asciiTheme="minorBidi" w:hAnsiTheme="minorBidi"/>
          <w:rtl/>
        </w:rPr>
      </w:pPr>
    </w:p>
    <w:p w14:paraId="7A77B381" w14:textId="0154C997" w:rsidR="00897624" w:rsidRDefault="00897624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29B29A9C" w14:textId="42881AC4" w:rsidR="00817413" w:rsidRPr="00A04727" w:rsidRDefault="00817413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A04727">
        <w:rPr>
          <w:rFonts w:asciiTheme="minorBidi" w:hAnsiTheme="minorBidi" w:cstheme="minorBidi"/>
          <w:u w:val="single"/>
        </w:rPr>
        <w:lastRenderedPageBreak/>
        <w:t>high_release_month</w:t>
      </w:r>
      <w:proofErr w:type="spellEnd"/>
    </w:p>
    <w:p w14:paraId="39BA9E68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75BC5F6" w14:textId="29E193DD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C64177" w14:textId="6FB64377" w:rsidR="00365418" w:rsidRPr="00C33D60" w:rsidRDefault="005F6E4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766272" behindDoc="1" locked="0" layoutInCell="1" allowOverlap="1" wp14:anchorId="2082D11E" wp14:editId="173548DB">
            <wp:simplePos x="0" y="0"/>
            <wp:positionH relativeFrom="column">
              <wp:posOffset>2585720</wp:posOffset>
            </wp:positionH>
            <wp:positionV relativeFrom="paragraph">
              <wp:posOffset>360045</wp:posOffset>
            </wp:positionV>
            <wp:extent cx="2917825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35" y="21435"/>
                <wp:lineTo x="2143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418" w:rsidRPr="00C33D60">
        <w:rPr>
          <w:rFonts w:asciiTheme="minorBidi" w:hAnsiTheme="minorBidi" w:cstheme="minorBidi"/>
          <w:rtl/>
        </w:rPr>
        <w:t>מספר קטגוריות: 2 (4,427 – לא, 2,948 – כן)</w:t>
      </w:r>
    </w:p>
    <w:p w14:paraId="42CEE32F" w14:textId="78C66FA7" w:rsidR="00365418" w:rsidRPr="00C33D60" w:rsidRDefault="005F6E4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16425A">
        <w:rPr>
          <w:noProof/>
        </w:rPr>
        <w:drawing>
          <wp:anchor distT="0" distB="0" distL="114300" distR="114300" simplePos="0" relativeHeight="251419136" behindDoc="1" locked="0" layoutInCell="1" allowOverlap="1" wp14:anchorId="08382DFD" wp14:editId="7238C010">
            <wp:simplePos x="0" y="0"/>
            <wp:positionH relativeFrom="column">
              <wp:posOffset>-578485</wp:posOffset>
            </wp:positionH>
            <wp:positionV relativeFrom="paragraph">
              <wp:posOffset>28575</wp:posOffset>
            </wp:positionV>
            <wp:extent cx="3291840" cy="2936875"/>
            <wp:effectExtent l="0" t="0" r="381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59CE4" w14:textId="50FA518B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67A84149" w14:textId="77777777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40BF128E" w14:textId="6EF0B41F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B837C8" w:rsidRPr="00C43AFA" w14:paraId="4ED12F33" w14:textId="77777777" w:rsidTr="00FF5C9A">
        <w:trPr>
          <w:trHeight w:val="349"/>
        </w:trPr>
        <w:tc>
          <w:tcPr>
            <w:tcW w:w="2988" w:type="dxa"/>
          </w:tcPr>
          <w:p w14:paraId="7D37A08F" w14:textId="77777777" w:rsidR="00C43AFA" w:rsidRPr="00C43AFA" w:rsidRDefault="00C43AFA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5A177905" w14:textId="4B12740E" w:rsidR="00C43AFA" w:rsidRPr="00C43AFA" w:rsidRDefault="00C43AFA" w:rsidP="00C43AF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C43AF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2846.3</w:t>
            </w:r>
          </w:p>
        </w:tc>
        <w:tc>
          <w:tcPr>
            <w:tcW w:w="2700" w:type="dxa"/>
          </w:tcPr>
          <w:p w14:paraId="518AA462" w14:textId="26AB77E0" w:rsidR="00C43AFA" w:rsidRPr="00C43AFA" w:rsidRDefault="00C43AFA" w:rsidP="00C43AFA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C43AF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0.4793</w:t>
            </w:r>
          </w:p>
        </w:tc>
      </w:tr>
    </w:tbl>
    <w:p w14:paraId="5E401FAF" w14:textId="77777777" w:rsidR="00C43AFA" w:rsidRPr="00626060" w:rsidRDefault="00C43AFA" w:rsidP="00C43AFA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p w14:paraId="05A51DDD" w14:textId="5D0C56DD" w:rsidR="00C43AFA" w:rsidRDefault="00C43AFA" w:rsidP="00C43AFA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47EFCA20" w14:textId="77777777" w:rsidR="000855C9" w:rsidRDefault="000855C9">
      <w:pPr>
        <w:spacing w:after="160" w:line="259" w:lineRule="auto"/>
        <w:rPr>
          <w:rFonts w:asciiTheme="minorBidi" w:hAnsiTheme="minorBidi" w:cstheme="minorBidi"/>
        </w:rPr>
      </w:pPr>
    </w:p>
    <w:p w14:paraId="5E45387E" w14:textId="77777777" w:rsidR="00C43AFA" w:rsidRDefault="00C43AFA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3F2680FB" w14:textId="6A4612B9" w:rsidR="006F1943" w:rsidRPr="002943CD" w:rsidRDefault="00F84568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769344" behindDoc="1" locked="0" layoutInCell="1" allowOverlap="1" wp14:anchorId="66238C6B" wp14:editId="062D2319">
            <wp:simplePos x="0" y="0"/>
            <wp:positionH relativeFrom="column">
              <wp:posOffset>240030</wp:posOffset>
            </wp:positionH>
            <wp:positionV relativeFrom="paragraph">
              <wp:posOffset>230505</wp:posOffset>
            </wp:positionV>
            <wp:extent cx="2093595" cy="2345055"/>
            <wp:effectExtent l="0" t="0" r="1905" b="0"/>
            <wp:wrapTight wrapText="bothSides">
              <wp:wrapPolygon edited="0">
                <wp:start x="0" y="0"/>
                <wp:lineTo x="0" y="21407"/>
                <wp:lineTo x="21423" y="21407"/>
                <wp:lineTo x="21423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943" w:rsidRPr="002943CD">
        <w:rPr>
          <w:rFonts w:asciiTheme="minorBidi" w:hAnsiTheme="minorBidi" w:cstheme="minorBidi"/>
          <w:highlight w:val="green"/>
        </w:rPr>
        <w:t>release_day</w:t>
      </w:r>
      <w:proofErr w:type="spellEnd"/>
      <w:r w:rsidR="00A07269">
        <w:rPr>
          <w:rFonts w:asciiTheme="minorBidi" w:hAnsiTheme="minorBidi" w:cstheme="minorBidi"/>
          <w:highlight w:val="green"/>
        </w:rPr>
        <w:t xml:space="preserve">  </w:t>
      </w:r>
      <w:r w:rsidR="00A07269">
        <w:rPr>
          <w:rFonts w:asciiTheme="minorBidi" w:hAnsiTheme="minorBidi" w:cstheme="minorBidi" w:hint="cs"/>
          <w:highlight w:val="green"/>
          <w:rtl/>
        </w:rPr>
        <w:t xml:space="preserve">  </w:t>
      </w:r>
      <w:r w:rsidRPr="00F84568"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- </w:t>
      </w:r>
      <w:r w:rsidR="00CF0BD8">
        <w:rPr>
          <w:rFonts w:asciiTheme="minorBidi" w:hAnsiTheme="minorBidi" w:cstheme="minorBidi" w:hint="cs"/>
          <w:color w:val="FFFFFF" w:themeColor="background1"/>
          <w:highlight w:val="black"/>
          <w:rtl/>
        </w:rPr>
        <w:t>השפעה</w:t>
      </w:r>
      <w:r w:rsidR="009425A0"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 </w:t>
      </w:r>
      <w:r w:rsidR="00CF0BD8">
        <w:rPr>
          <w:rFonts w:asciiTheme="minorBidi" w:hAnsiTheme="minorBidi" w:cstheme="minorBidi" w:hint="cs"/>
          <w:color w:val="FFFFFF" w:themeColor="background1"/>
          <w:highlight w:val="black"/>
          <w:rtl/>
        </w:rPr>
        <w:t>ל</w:t>
      </w:r>
      <w:r w:rsidR="009425A0">
        <w:rPr>
          <w:rFonts w:asciiTheme="minorBidi" w:hAnsiTheme="minorBidi" w:cstheme="minorBidi" w:hint="cs"/>
          <w:color w:val="FFFFFF" w:themeColor="background1"/>
          <w:highlight w:val="black"/>
          <w:rtl/>
        </w:rPr>
        <w:t>א מובהקת</w:t>
      </w:r>
      <w:r w:rsidR="00CF0BD8"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 </w:t>
      </w:r>
      <w:r w:rsidR="00472BA8"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על </w:t>
      </w:r>
      <w:r w:rsidR="00CF0BD8">
        <w:rPr>
          <w:rFonts w:asciiTheme="minorBidi" w:hAnsiTheme="minorBidi" w:cstheme="minorBidi"/>
          <w:color w:val="FFFFFF" w:themeColor="background1"/>
          <w:highlight w:val="black"/>
        </w:rPr>
        <w:t>revenue</w:t>
      </w:r>
      <w:r w:rsidR="009425A0">
        <w:rPr>
          <w:rFonts w:asciiTheme="minorBidi" w:hAnsiTheme="minorBidi" w:cstheme="minorBidi" w:hint="cs"/>
          <w:color w:val="FFFFFF" w:themeColor="background1"/>
          <w:highlight w:val="black"/>
          <w:rtl/>
        </w:rPr>
        <w:t xml:space="preserve"> </w:t>
      </w:r>
    </w:p>
    <w:p w14:paraId="2E827708" w14:textId="3AD4535A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</w:t>
      </w:r>
      <w:r w:rsidRPr="00C33D60">
        <w:rPr>
          <w:rFonts w:asciiTheme="minorBidi" w:hAnsiTheme="minorBidi" w:cstheme="minorBidi"/>
        </w:rPr>
        <w:t xml:space="preserve"> 3,734 </w:t>
      </w:r>
    </w:p>
    <w:p w14:paraId="5E1D3277" w14:textId="2D8102D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4FC355E2" w14:textId="32397DF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31</w:t>
      </w:r>
    </w:p>
    <w:p w14:paraId="29E57912" w14:textId="3F9DEB14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8502779" w14:textId="2607123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851B558" w14:textId="5784C9EE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3C3229AB" w14:textId="77777777" w:rsidR="008413D6" w:rsidRPr="00C33D60" w:rsidRDefault="008413D6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CCFAD74" w14:textId="3E122CEC" w:rsidR="00F84568" w:rsidRDefault="00F84568" w:rsidP="00A07269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20BE8A9" w14:textId="77777777" w:rsidR="00F84568" w:rsidRDefault="00F84568" w:rsidP="00F8456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DE9426F" w14:textId="77777777" w:rsidR="00F84568" w:rsidRDefault="00F84568" w:rsidP="00F8456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2837A10" w14:textId="363DF5CF" w:rsidR="00A07269" w:rsidRDefault="00A07269" w:rsidP="00F84568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 squre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07269" w:rsidRPr="002D5E29" w14:paraId="0FE7D53B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8EE825E" w14:textId="77777777" w:rsidR="00A07269" w:rsidRPr="0068272B" w:rsidRDefault="00A0726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df = 5686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10C1FBA" w14:textId="77777777" w:rsidR="00A07269" w:rsidRPr="0068272B" w:rsidRDefault="00A0726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X-squared = 5664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929D24D" w14:textId="77777777" w:rsidR="00A07269" w:rsidRPr="002D5E29" w:rsidRDefault="00A07269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p-value </w:t>
            </w: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= 0.5795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475A27F" w14:textId="77777777" w:rsidR="00A07269" w:rsidRPr="002D5E29" w:rsidRDefault="00A07269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36D57D41" w14:textId="34AB3534" w:rsidR="00A07269" w:rsidRDefault="00A07269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2724EB93" w14:textId="1B161EEF" w:rsidR="00A07269" w:rsidRDefault="005F6E46">
      <w:pPr>
        <w:spacing w:after="160" w:line="259" w:lineRule="auto"/>
        <w:rPr>
          <w:rFonts w:asciiTheme="minorBidi" w:hAnsiTheme="minorBidi" w:cstheme="minorBidi"/>
          <w:highlight w:val="magenta"/>
        </w:rPr>
      </w:pPr>
      <w:r w:rsidRPr="005F6E46">
        <w:rPr>
          <w:noProof/>
        </w:rPr>
        <w:drawing>
          <wp:anchor distT="0" distB="0" distL="114300" distR="114300" simplePos="0" relativeHeight="251768320" behindDoc="1" locked="0" layoutInCell="1" allowOverlap="1" wp14:anchorId="4C1F25E2" wp14:editId="0CA81E2C">
            <wp:simplePos x="0" y="0"/>
            <wp:positionH relativeFrom="column">
              <wp:posOffset>470535</wp:posOffset>
            </wp:positionH>
            <wp:positionV relativeFrom="paragraph">
              <wp:posOffset>177165</wp:posOffset>
            </wp:positionV>
            <wp:extent cx="4568825" cy="3426460"/>
            <wp:effectExtent l="0" t="0" r="3175" b="2540"/>
            <wp:wrapTight wrapText="bothSides">
              <wp:wrapPolygon edited="0">
                <wp:start x="0" y="0"/>
                <wp:lineTo x="0" y="21496"/>
                <wp:lineTo x="21525" y="21496"/>
                <wp:lineTo x="2152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9">
        <w:rPr>
          <w:rFonts w:asciiTheme="minorBidi" w:hAnsiTheme="minorBidi" w:cstheme="minorBidi"/>
          <w:highlight w:val="magenta"/>
        </w:rPr>
        <w:br w:type="page"/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4C048031" wp14:editId="289A3848">
                <wp:extent cx="302260" cy="302260"/>
                <wp:effectExtent l="0" t="0" r="0" b="0"/>
                <wp:docPr id="14" name="Rectangle 14" descr="http://127.0.0.1:41613/graphics/plot_zoom_png?width=1200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5189A0" id="Rectangle 14" o:spid="_x0000_s1026" alt="http://127.0.0.1:41613/graphics/plot_zoom_png?width=1200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BuIOb8gAgAAFgQAAA4AAAAAAAAAAAAAAAAALgIAAGRycy9lMm9Eb2MueG1sUEsBAi0A&#10;FAAGAAgAAAAhAAKdVXjZAAAAAwEAAA8AAAAAAAAAAAAAAAAAegQAAGRycy9kb3ducmV2LnhtbFBL&#10;BQYAAAAABAAEAPMAAACA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5F6E46">
        <w:rPr>
          <w:noProof/>
        </w:rPr>
        <w:t xml:space="preserve"> </w:t>
      </w:r>
    </w:p>
    <w:p w14:paraId="183ADB7D" w14:textId="2E13E9CB" w:rsidR="008413D6" w:rsidDel="008B5F7F" w:rsidRDefault="006F1943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572" w:author="Dalit Roth" w:date="2020-10-19T14:39:00Z"/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magenta"/>
        </w:rPr>
        <w:t>seasonality</w:t>
      </w:r>
    </w:p>
    <w:p w14:paraId="727A56A1" w14:textId="1D71A07A" w:rsidR="008B5F7F" w:rsidRPr="008B5F7F" w:rsidRDefault="008B5F7F" w:rsidP="008B5F7F">
      <w:pPr>
        <w:pStyle w:val="a3"/>
        <w:bidi/>
        <w:spacing w:line="276" w:lineRule="auto"/>
        <w:ind w:left="386"/>
        <w:rPr>
          <w:ins w:id="2573" w:author="Dalit Roth" w:date="2020-10-19T14:39:00Z"/>
          <w:rFonts w:asciiTheme="minorBidi" w:hAnsiTheme="minorBidi" w:cstheme="minorBidi" w:hint="cs"/>
          <w:rtl/>
          <w:rPrChange w:id="2574" w:author="Dalit Roth" w:date="2020-10-19T14:39:00Z">
            <w:rPr>
              <w:ins w:id="2575" w:author="Dalit Roth" w:date="2020-10-19T14:39:00Z"/>
            </w:rPr>
          </w:rPrChange>
        </w:rPr>
        <w:pPrChange w:id="2576" w:author="Dalit Roth" w:date="2020-10-19T14:39:00Z">
          <w:pPr>
            <w:pStyle w:val="a3"/>
            <w:numPr>
              <w:numId w:val="16"/>
            </w:numPr>
            <w:bidi/>
            <w:spacing w:line="276" w:lineRule="auto"/>
            <w:ind w:hanging="360"/>
          </w:pPr>
        </w:pPrChange>
      </w:pPr>
    </w:p>
    <w:p w14:paraId="5A5A577A" w14:textId="77777777" w:rsidR="008B5F7F" w:rsidRPr="008B5F7F" w:rsidRDefault="008B5F7F" w:rsidP="008B5F7F">
      <w:pPr>
        <w:bidi/>
        <w:spacing w:line="276" w:lineRule="auto"/>
        <w:ind w:left="360"/>
        <w:rPr>
          <w:ins w:id="2577" w:author="Dalit Roth" w:date="2020-10-19T14:39:00Z"/>
          <w:rFonts w:asciiTheme="minorBidi" w:hAnsiTheme="minorBidi" w:cstheme="minorBidi"/>
          <w:rtl/>
          <w:rPrChange w:id="2578" w:author="Dalit Roth" w:date="2020-10-19T14:39:00Z">
            <w:rPr>
              <w:ins w:id="2579" w:author="Dalit Roth" w:date="2020-10-19T14:39:00Z"/>
              <w:rtl/>
            </w:rPr>
          </w:rPrChange>
        </w:rPr>
        <w:pPrChange w:id="2580" w:author="Dalit Roth" w:date="2020-10-19T14:39:00Z">
          <w:pPr>
            <w:pStyle w:val="a3"/>
            <w:numPr>
              <w:numId w:val="16"/>
            </w:numPr>
            <w:bidi/>
            <w:spacing w:line="276" w:lineRule="auto"/>
            <w:ind w:hanging="360"/>
          </w:pPr>
        </w:pPrChange>
      </w:pPr>
      <w:ins w:id="2581" w:author="Dalit Roth" w:date="2020-10-19T14:39:00Z">
        <w:r w:rsidRPr="008B5F7F">
          <w:rPr>
            <w:rFonts w:asciiTheme="minorBidi" w:hAnsiTheme="minorBidi" w:cstheme="minorBidi" w:hint="cs"/>
            <w:rtl/>
            <w:rPrChange w:id="2582" w:author="Dalit Roth" w:date="2020-10-19T14:39:00Z">
              <w:rPr>
                <w:rFonts w:hint="cs"/>
                <w:rtl/>
              </w:rPr>
            </w:rPrChange>
          </w:rPr>
          <w:t xml:space="preserve">חודשים </w:t>
        </w:r>
        <w:r w:rsidRPr="008B5F7F">
          <w:rPr>
            <w:rFonts w:asciiTheme="minorBidi" w:hAnsiTheme="minorBidi" w:cstheme="minorBidi"/>
            <w:rtl/>
            <w:rPrChange w:id="2583" w:author="Dalit Roth" w:date="2020-10-19T14:39:00Z">
              <w:rPr>
                <w:rtl/>
              </w:rPr>
            </w:rPrChange>
          </w:rPr>
          <w:t>–</w:t>
        </w:r>
        <w:r w:rsidRPr="008B5F7F">
          <w:rPr>
            <w:rFonts w:asciiTheme="minorBidi" w:hAnsiTheme="minorBidi" w:cstheme="minorBidi" w:hint="cs"/>
            <w:rtl/>
            <w:rPrChange w:id="2584" w:author="Dalit Roth" w:date="2020-10-19T14:39:00Z">
              <w:rPr>
                <w:rFonts w:hint="cs"/>
                <w:rtl/>
              </w:rPr>
            </w:rPrChange>
          </w:rPr>
          <w:t xml:space="preserve"> 1,2,3,4,8,9,10 </w:t>
        </w:r>
        <w:r w:rsidRPr="008B5F7F">
          <w:rPr>
            <w:rFonts w:asciiTheme="minorBidi" w:hAnsiTheme="minorBidi" w:cstheme="minorBidi"/>
            <w:rtl/>
            <w:rPrChange w:id="2585" w:author="Dalit Roth" w:date="2020-10-19T14:39:00Z">
              <w:rPr>
                <w:rtl/>
              </w:rPr>
            </w:rPrChange>
          </w:rPr>
          <w:t>–</w:t>
        </w:r>
        <w:r w:rsidRPr="008B5F7F">
          <w:rPr>
            <w:rFonts w:asciiTheme="minorBidi" w:hAnsiTheme="minorBidi" w:cstheme="minorBidi" w:hint="cs"/>
            <w:rtl/>
            <w:rPrChange w:id="2586" w:author="Dalit Roth" w:date="2020-10-19T14:39:00Z">
              <w:rPr>
                <w:rFonts w:hint="cs"/>
                <w:rtl/>
              </w:rPr>
            </w:rPrChange>
          </w:rPr>
          <w:t xml:space="preserve"> שמות הקטגוריות שליליות (-)</w:t>
        </w:r>
      </w:ins>
    </w:p>
    <w:p w14:paraId="56DAD270" w14:textId="77777777" w:rsidR="008B5F7F" w:rsidRPr="008B5F7F" w:rsidRDefault="008B5F7F" w:rsidP="008B5F7F">
      <w:pPr>
        <w:bidi/>
        <w:spacing w:line="276" w:lineRule="auto"/>
        <w:ind w:left="360"/>
        <w:rPr>
          <w:ins w:id="2587" w:author="Dalit Roth" w:date="2020-10-19T14:39:00Z"/>
          <w:rFonts w:asciiTheme="minorBidi" w:hAnsiTheme="minorBidi" w:cstheme="minorBidi"/>
          <w:rPrChange w:id="2588" w:author="Dalit Roth" w:date="2020-10-19T14:39:00Z">
            <w:rPr>
              <w:ins w:id="2589" w:author="Dalit Roth" w:date="2020-10-19T14:39:00Z"/>
            </w:rPr>
          </w:rPrChange>
        </w:rPr>
        <w:pPrChange w:id="2590" w:author="Dalit Roth" w:date="2020-10-19T14:39:00Z">
          <w:pPr>
            <w:pStyle w:val="a3"/>
            <w:numPr>
              <w:numId w:val="16"/>
            </w:numPr>
            <w:bidi/>
            <w:spacing w:line="276" w:lineRule="auto"/>
            <w:ind w:hanging="360"/>
          </w:pPr>
        </w:pPrChange>
      </w:pPr>
      <w:ins w:id="2591" w:author="Dalit Roth" w:date="2020-10-19T14:39:00Z">
        <w:r w:rsidRPr="008B5F7F">
          <w:rPr>
            <w:rFonts w:asciiTheme="minorBidi" w:hAnsiTheme="minorBidi" w:cstheme="minorBidi" w:hint="cs"/>
            <w:rtl/>
            <w:rPrChange w:id="2592" w:author="Dalit Roth" w:date="2020-10-19T14:39:00Z">
              <w:rPr>
                <w:rFonts w:hint="cs"/>
                <w:rtl/>
              </w:rPr>
            </w:rPrChange>
          </w:rPr>
          <w:t xml:space="preserve">חודשים </w:t>
        </w:r>
        <w:r w:rsidRPr="008B5F7F">
          <w:rPr>
            <w:rFonts w:asciiTheme="minorBidi" w:hAnsiTheme="minorBidi" w:cstheme="minorBidi"/>
            <w:rtl/>
            <w:rPrChange w:id="2593" w:author="Dalit Roth" w:date="2020-10-19T14:39:00Z">
              <w:rPr>
                <w:rtl/>
              </w:rPr>
            </w:rPrChange>
          </w:rPr>
          <w:t>–</w:t>
        </w:r>
        <w:r w:rsidRPr="008B5F7F">
          <w:rPr>
            <w:rFonts w:asciiTheme="minorBidi" w:hAnsiTheme="minorBidi" w:cstheme="minorBidi" w:hint="cs"/>
            <w:rtl/>
            <w:rPrChange w:id="2594" w:author="Dalit Roth" w:date="2020-10-19T14:39:00Z">
              <w:rPr>
                <w:rFonts w:hint="cs"/>
                <w:rtl/>
              </w:rPr>
            </w:rPrChange>
          </w:rPr>
          <w:t xml:space="preserve"> 5,6,7,11,12- שמות הקטגוריות חיוביים</w:t>
        </w:r>
      </w:ins>
    </w:p>
    <w:p w14:paraId="23C7FAD7" w14:textId="77777777" w:rsidR="008B5F7F" w:rsidRPr="008B5F7F" w:rsidRDefault="008B5F7F" w:rsidP="008B5F7F">
      <w:pPr>
        <w:bidi/>
        <w:ind w:left="360"/>
        <w:rPr>
          <w:ins w:id="2595" w:author="Dalit Roth" w:date="2020-10-19T14:39:00Z"/>
          <w:rFonts w:asciiTheme="minorBidi" w:hAnsiTheme="minorBidi"/>
          <w:rtl/>
          <w:rPrChange w:id="2596" w:author="Dalit Roth" w:date="2020-10-19T14:39:00Z">
            <w:rPr>
              <w:ins w:id="2597" w:author="Dalit Roth" w:date="2020-10-19T14:39:00Z"/>
              <w:rtl/>
            </w:rPr>
          </w:rPrChange>
        </w:rPr>
        <w:pPrChange w:id="2598" w:author="Dalit Roth" w:date="2020-10-19T14:39:00Z">
          <w:pPr>
            <w:pStyle w:val="a3"/>
            <w:numPr>
              <w:numId w:val="16"/>
            </w:numPr>
            <w:bidi/>
            <w:ind w:hanging="360"/>
          </w:pPr>
        </w:pPrChange>
      </w:pPr>
      <w:ins w:id="2599" w:author="Dalit Roth" w:date="2020-10-19T14:39:00Z">
        <w:r w:rsidRPr="008B5F7F">
          <w:rPr>
            <w:rFonts w:asciiTheme="minorBidi" w:hAnsiTheme="minorBidi" w:hint="cs"/>
            <w:rtl/>
            <w:rPrChange w:id="2600" w:author="Dalit Roth" w:date="2020-10-19T14:39:00Z">
              <w:rPr>
                <w:rFonts w:hint="cs"/>
                <w:rtl/>
              </w:rPr>
            </w:rPrChange>
          </w:rPr>
          <w:t xml:space="preserve">ערכים קיימים:7374 </w:t>
        </w:r>
      </w:ins>
    </w:p>
    <w:p w14:paraId="49EED003" w14:textId="77777777" w:rsidR="008B5F7F" w:rsidRPr="008B5F7F" w:rsidRDefault="008B5F7F" w:rsidP="008B5F7F">
      <w:pPr>
        <w:bidi/>
        <w:ind w:left="360"/>
        <w:rPr>
          <w:ins w:id="2601" w:author="Dalit Roth" w:date="2020-10-19T14:39:00Z"/>
          <w:rFonts w:asciiTheme="minorBidi" w:hAnsiTheme="minorBidi"/>
          <w:rtl/>
          <w:rPrChange w:id="2602" w:author="Dalit Roth" w:date="2020-10-19T14:39:00Z">
            <w:rPr>
              <w:ins w:id="2603" w:author="Dalit Roth" w:date="2020-10-19T14:39:00Z"/>
              <w:rtl/>
            </w:rPr>
          </w:rPrChange>
        </w:rPr>
        <w:pPrChange w:id="2604" w:author="Dalit Roth" w:date="2020-10-19T14:39:00Z">
          <w:pPr>
            <w:pStyle w:val="a3"/>
            <w:numPr>
              <w:numId w:val="16"/>
            </w:numPr>
            <w:bidi/>
            <w:ind w:hanging="360"/>
          </w:pPr>
        </w:pPrChange>
      </w:pPr>
      <w:ins w:id="2605" w:author="Dalit Roth" w:date="2020-10-19T14:39:00Z">
        <w:r w:rsidRPr="008B5F7F">
          <w:rPr>
            <w:rFonts w:asciiTheme="minorBidi" w:hAnsiTheme="minorBidi" w:hint="cs"/>
            <w:rtl/>
            <w:rPrChange w:id="2606" w:author="Dalit Roth" w:date="2020-10-19T14:39:00Z">
              <w:rPr>
                <w:rFonts w:hint="cs"/>
                <w:rtl/>
              </w:rPr>
            </w:rPrChange>
          </w:rPr>
          <w:t xml:space="preserve">ערכים חסרים:1 </w:t>
        </w:r>
      </w:ins>
    </w:p>
    <w:p w14:paraId="69AEEEFC" w14:textId="77777777" w:rsidR="008B5F7F" w:rsidRPr="008B5F7F" w:rsidRDefault="008B5F7F" w:rsidP="008B5F7F">
      <w:pPr>
        <w:bidi/>
        <w:ind w:left="360"/>
        <w:rPr>
          <w:ins w:id="2607" w:author="Dalit Roth" w:date="2020-10-19T14:39:00Z"/>
          <w:rFonts w:asciiTheme="minorBidi" w:hAnsiTheme="minorBidi"/>
          <w:rtl/>
          <w:rPrChange w:id="2608" w:author="Dalit Roth" w:date="2020-10-19T14:39:00Z">
            <w:rPr>
              <w:ins w:id="2609" w:author="Dalit Roth" w:date="2020-10-19T14:39:00Z"/>
              <w:rtl/>
            </w:rPr>
          </w:rPrChange>
        </w:rPr>
        <w:pPrChange w:id="2610" w:author="Dalit Roth" w:date="2020-10-19T14:39:00Z">
          <w:pPr>
            <w:pStyle w:val="a3"/>
            <w:numPr>
              <w:numId w:val="16"/>
            </w:numPr>
            <w:bidi/>
            <w:ind w:hanging="360"/>
          </w:pPr>
        </w:pPrChange>
      </w:pPr>
      <w:ins w:id="2611" w:author="Dalit Roth" w:date="2020-10-19T14:39:00Z">
        <w:r w:rsidRPr="008B5F7F">
          <w:rPr>
            <w:rFonts w:asciiTheme="minorBidi" w:hAnsiTheme="minorBidi" w:hint="cs"/>
            <w:rtl/>
            <w:rPrChange w:id="2612" w:author="Dalit Roth" w:date="2020-10-19T14:39:00Z">
              <w:rPr>
                <w:rFonts w:hint="cs"/>
                <w:rtl/>
              </w:rPr>
            </w:rPrChange>
          </w:rPr>
          <w:t xml:space="preserve">מספר קטגוריות: </w:t>
        </w:r>
        <w:r w:rsidRPr="008B5F7F">
          <w:rPr>
            <w:rFonts w:asciiTheme="minorBidi" w:hAnsiTheme="minorBidi"/>
            <w:rPrChange w:id="2613" w:author="Dalit Roth" w:date="2020-10-19T14:39:00Z">
              <w:rPr/>
            </w:rPrChange>
          </w:rPr>
          <w:t>13</w:t>
        </w:r>
        <w:r w:rsidRPr="008B5F7F">
          <w:rPr>
            <w:rFonts w:asciiTheme="minorBidi" w:hAnsiTheme="minorBidi" w:hint="cs"/>
            <w:rtl/>
            <w:rPrChange w:id="2614" w:author="Dalit Roth" w:date="2020-10-19T14:39:00Z">
              <w:rPr>
                <w:rFonts w:hint="cs"/>
                <w:rtl/>
              </w:rPr>
            </w:rPrChange>
          </w:rPr>
          <w:t xml:space="preserve"> </w:t>
        </w:r>
      </w:ins>
    </w:p>
    <w:p w14:paraId="771328F6" w14:textId="75777633" w:rsidR="008B5F7F" w:rsidRPr="008B5F7F" w:rsidRDefault="008B5F7F" w:rsidP="008B5F7F">
      <w:pPr>
        <w:bidi/>
        <w:ind w:left="360"/>
        <w:rPr>
          <w:ins w:id="2615" w:author="Dalit Roth" w:date="2020-10-19T14:39:00Z"/>
          <w:rFonts w:asciiTheme="minorBidi" w:hAnsiTheme="minorBidi"/>
          <w:rtl/>
          <w:rPrChange w:id="2616" w:author="Dalit Roth" w:date="2020-10-19T14:39:00Z">
            <w:rPr>
              <w:ins w:id="2617" w:author="Dalit Roth" w:date="2020-10-19T14:39:00Z"/>
              <w:rtl/>
            </w:rPr>
          </w:rPrChange>
        </w:rPr>
        <w:pPrChange w:id="2618" w:author="Dalit Roth" w:date="2020-10-19T14:39:00Z">
          <w:pPr>
            <w:pStyle w:val="a3"/>
            <w:numPr>
              <w:numId w:val="16"/>
            </w:numPr>
            <w:bidi/>
            <w:ind w:hanging="360"/>
          </w:pPr>
        </w:pPrChange>
      </w:pPr>
      <w:ins w:id="2619" w:author="Dalit Roth" w:date="2020-10-19T14:39:00Z">
        <w:r w:rsidRPr="008B5F7F">
          <w:rPr>
            <w:rFonts w:asciiTheme="minorBidi" w:hAnsiTheme="minorBidi" w:hint="cs"/>
            <w:rtl/>
            <w:rPrChange w:id="2620" w:author="Dalit Roth" w:date="2020-10-19T14:39:00Z">
              <w:rPr>
                <w:rFonts w:hint="cs"/>
                <w:rtl/>
              </w:rPr>
            </w:rPrChange>
          </w:rPr>
          <w:t>תצוגה גרפית: נראה כאילו החודשים החיובים (5,6,7,11,12) בעלי אחוזון 75 גבוה יותר וערכי קיצון רבים יותר</w:t>
        </w:r>
      </w:ins>
    </w:p>
    <w:p w14:paraId="35176964" w14:textId="02FE8B93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1" w:author="Dalit Roth" w:date="2020-10-19T14:39:00Z"/>
          <w:rFonts w:asciiTheme="minorBidi" w:hAnsiTheme="minorBidi"/>
          <w:rtl/>
        </w:rPr>
      </w:pPr>
      <w:ins w:id="2622" w:author="Dalit Roth" w:date="2020-10-19T14:39:00Z">
        <w:r w:rsidRPr="00EB1920">
          <w:rPr>
            <w:noProof/>
            <w:rtl/>
          </w:rPr>
          <w:drawing>
            <wp:anchor distT="0" distB="0" distL="114300" distR="114300" simplePos="0" relativeHeight="251824640" behindDoc="0" locked="0" layoutInCell="1" allowOverlap="1" wp14:anchorId="699494CC" wp14:editId="3F6DE1C5">
              <wp:simplePos x="0" y="0"/>
              <wp:positionH relativeFrom="margin">
                <wp:posOffset>2573256</wp:posOffset>
              </wp:positionH>
              <wp:positionV relativeFrom="paragraph">
                <wp:posOffset>51420</wp:posOffset>
              </wp:positionV>
              <wp:extent cx="2464021" cy="2709068"/>
              <wp:effectExtent l="0" t="0" r="0" b="0"/>
              <wp:wrapNone/>
              <wp:docPr id="134" name="תמונה 1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7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463" b="31147"/>
                      <a:stretch/>
                    </pic:blipFill>
                    <pic:spPr bwMode="auto">
                      <a:xfrm>
                        <a:off x="0" y="0"/>
                        <a:ext cx="2464021" cy="27090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5E32FD43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3" w:author="Dalit Roth" w:date="2020-10-19T14:39:00Z"/>
          <w:rFonts w:asciiTheme="minorBidi" w:hAnsiTheme="minorBidi"/>
          <w:rtl/>
        </w:rPr>
      </w:pPr>
    </w:p>
    <w:p w14:paraId="652AEEAB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4" w:author="Dalit Roth" w:date="2020-10-19T14:39:00Z"/>
          <w:rFonts w:asciiTheme="minorBidi" w:hAnsiTheme="minorBidi"/>
        </w:rPr>
      </w:pPr>
    </w:p>
    <w:p w14:paraId="3B131593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5" w:author="Dalit Roth" w:date="2020-10-19T14:39:00Z"/>
          <w:rFonts w:asciiTheme="minorBidi" w:hAnsiTheme="minorBidi"/>
          <w:rtl/>
        </w:rPr>
      </w:pPr>
    </w:p>
    <w:p w14:paraId="662F811E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6" w:author="Dalit Roth" w:date="2020-10-19T14:39:00Z"/>
          <w:rFonts w:asciiTheme="minorBidi" w:hAnsiTheme="minorBidi"/>
          <w:rtl/>
        </w:rPr>
      </w:pPr>
    </w:p>
    <w:p w14:paraId="47793823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7" w:author="Dalit Roth" w:date="2020-10-19T14:39:00Z"/>
          <w:rFonts w:asciiTheme="minorBidi" w:hAnsiTheme="minorBidi"/>
          <w:rtl/>
        </w:rPr>
      </w:pPr>
    </w:p>
    <w:p w14:paraId="106B6132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8" w:author="Dalit Roth" w:date="2020-10-19T14:39:00Z"/>
          <w:rFonts w:asciiTheme="minorBidi" w:hAnsiTheme="minorBidi"/>
          <w:rtl/>
        </w:rPr>
      </w:pPr>
    </w:p>
    <w:p w14:paraId="027C83C6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29" w:author="Dalit Roth" w:date="2020-10-19T14:39:00Z"/>
          <w:rFonts w:asciiTheme="minorBidi" w:hAnsiTheme="minorBidi"/>
          <w:rtl/>
        </w:rPr>
      </w:pPr>
    </w:p>
    <w:p w14:paraId="7DD7F6C7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30" w:author="Dalit Roth" w:date="2020-10-19T14:39:00Z"/>
          <w:rFonts w:asciiTheme="minorBidi" w:hAnsiTheme="minorBidi"/>
          <w:rtl/>
        </w:rPr>
      </w:pPr>
    </w:p>
    <w:p w14:paraId="612324CF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31" w:author="Dalit Roth" w:date="2020-10-19T14:39:00Z"/>
          <w:rFonts w:asciiTheme="minorBidi" w:hAnsiTheme="minorBidi"/>
          <w:rtl/>
        </w:rPr>
      </w:pPr>
    </w:p>
    <w:p w14:paraId="1C47F4FD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32" w:author="Dalit Roth" w:date="2020-10-19T14:39:00Z"/>
          <w:rFonts w:asciiTheme="minorBidi" w:hAnsiTheme="minorBidi"/>
          <w:rtl/>
        </w:rPr>
      </w:pPr>
    </w:p>
    <w:p w14:paraId="0F8E54F2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33" w:author="Dalit Roth" w:date="2020-10-19T14:39:00Z"/>
          <w:rFonts w:asciiTheme="minorBidi" w:hAnsiTheme="minorBidi"/>
          <w:rtl/>
        </w:rPr>
      </w:pPr>
    </w:p>
    <w:p w14:paraId="625D82E2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34" w:author="Dalit Roth" w:date="2020-10-19T14:39:00Z"/>
          <w:rFonts w:asciiTheme="minorBidi" w:hAnsiTheme="minorBidi"/>
          <w:rtl/>
        </w:rPr>
      </w:pPr>
    </w:p>
    <w:p w14:paraId="3872F011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35" w:author="Dalit Roth" w:date="2020-10-19T14:39:00Z"/>
          <w:rFonts w:asciiTheme="minorBidi" w:hAnsiTheme="minorBidi"/>
          <w:rtl/>
        </w:rPr>
      </w:pPr>
    </w:p>
    <w:p w14:paraId="2C709F75" w14:textId="77777777" w:rsidR="008B5F7F" w:rsidRPr="008B5F7F" w:rsidRDefault="008B5F7F" w:rsidP="008B5F7F">
      <w:pPr>
        <w:pStyle w:val="a3"/>
        <w:numPr>
          <w:ilvl w:val="0"/>
          <w:numId w:val="16"/>
        </w:numPr>
        <w:bidi/>
        <w:rPr>
          <w:ins w:id="2636" w:author="Dalit Roth" w:date="2020-10-19T14:39:00Z"/>
          <w:rFonts w:asciiTheme="minorBidi" w:hAnsiTheme="minorBidi"/>
          <w:rtl/>
        </w:rPr>
      </w:pPr>
    </w:p>
    <w:p w14:paraId="77A218D4" w14:textId="77777777" w:rsidR="008B5F7F" w:rsidRPr="008B5F7F" w:rsidRDefault="008B5F7F" w:rsidP="008B5F7F">
      <w:pPr>
        <w:bidi/>
        <w:ind w:left="360"/>
        <w:rPr>
          <w:ins w:id="2637" w:author="Dalit Roth" w:date="2020-10-19T14:39:00Z"/>
          <w:rFonts w:asciiTheme="minorBidi" w:hAnsiTheme="minorBidi"/>
          <w:rtl/>
          <w:rPrChange w:id="2638" w:author="Dalit Roth" w:date="2020-10-19T14:40:00Z">
            <w:rPr>
              <w:ins w:id="2639" w:author="Dalit Roth" w:date="2020-10-19T14:39:00Z"/>
              <w:rFonts w:asciiTheme="minorBidi" w:hAnsiTheme="minorBidi"/>
              <w:rtl/>
            </w:rPr>
          </w:rPrChange>
        </w:rPr>
        <w:pPrChange w:id="2640" w:author="Dalit Roth" w:date="2020-10-19T14:40:00Z">
          <w:pPr>
            <w:pStyle w:val="a3"/>
            <w:numPr>
              <w:numId w:val="16"/>
            </w:numPr>
            <w:bidi/>
            <w:ind w:hanging="360"/>
          </w:pPr>
        </w:pPrChange>
      </w:pPr>
      <w:ins w:id="2641" w:author="Dalit Roth" w:date="2020-10-19T14:39:00Z">
        <w:r w:rsidRPr="00840E40">
          <w:rPr>
            <w:noProof/>
            <w:rtl/>
          </w:rPr>
          <w:drawing>
            <wp:inline distT="0" distB="0" distL="0" distR="0" wp14:anchorId="72E9FF3A" wp14:editId="757B2492">
              <wp:extent cx="2451969" cy="2651760"/>
              <wp:effectExtent l="0" t="0" r="5715" b="0"/>
              <wp:docPr id="136" name="תמונה 1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7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987" b="31768"/>
                      <a:stretch/>
                    </pic:blipFill>
                    <pic:spPr bwMode="auto">
                      <a:xfrm>
                        <a:off x="0" y="0"/>
                        <a:ext cx="2463778" cy="26645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09F683E" w14:textId="77777777" w:rsidR="008B5F7F" w:rsidRPr="008B5F7F" w:rsidRDefault="008B5F7F" w:rsidP="008B5F7F">
      <w:pPr>
        <w:bidi/>
        <w:ind w:left="360"/>
        <w:rPr>
          <w:ins w:id="2642" w:author="Dalit Roth" w:date="2020-10-19T14:39:00Z"/>
          <w:rFonts w:asciiTheme="minorBidi" w:hAnsiTheme="minorBidi" w:hint="cs"/>
          <w:rtl/>
          <w:rPrChange w:id="2643" w:author="Dalit Roth" w:date="2020-10-19T14:40:00Z">
            <w:rPr>
              <w:ins w:id="2644" w:author="Dalit Roth" w:date="2020-10-19T14:39:00Z"/>
              <w:rFonts w:hint="cs"/>
              <w:rtl/>
            </w:rPr>
          </w:rPrChange>
        </w:rPr>
        <w:pPrChange w:id="2645" w:author="Dalit Roth" w:date="2020-10-19T14:40:00Z">
          <w:pPr>
            <w:pStyle w:val="a3"/>
            <w:numPr>
              <w:numId w:val="16"/>
            </w:numPr>
            <w:bidi/>
            <w:ind w:hanging="360"/>
          </w:pPr>
        </w:pPrChange>
      </w:pPr>
    </w:p>
    <w:p w14:paraId="1E6EC34E" w14:textId="77777777" w:rsidR="008B5F7F" w:rsidRPr="008B5F7F" w:rsidRDefault="008B5F7F" w:rsidP="008B5F7F">
      <w:pPr>
        <w:bidi/>
        <w:spacing w:after="160" w:line="259" w:lineRule="auto"/>
        <w:ind w:left="360"/>
        <w:rPr>
          <w:ins w:id="2646" w:author="Dalit Roth" w:date="2020-10-19T14:39:00Z"/>
          <w:rFonts w:asciiTheme="minorBidi" w:hAnsiTheme="minorBidi" w:cstheme="minorBidi"/>
          <w:highlight w:val="green"/>
          <w:rtl/>
          <w:rPrChange w:id="2647" w:author="Dalit Roth" w:date="2020-10-19T14:40:00Z">
            <w:rPr>
              <w:ins w:id="2648" w:author="Dalit Roth" w:date="2020-10-19T14:39:00Z"/>
              <w:highlight w:val="green"/>
              <w:rtl/>
            </w:rPr>
          </w:rPrChange>
        </w:rPr>
        <w:pPrChange w:id="2649" w:author="Dalit Roth" w:date="2020-10-19T14:40:00Z">
          <w:pPr>
            <w:pStyle w:val="a3"/>
            <w:numPr>
              <w:numId w:val="16"/>
            </w:numPr>
            <w:bidi/>
            <w:spacing w:after="160" w:line="259" w:lineRule="auto"/>
            <w:ind w:hanging="360"/>
          </w:pPr>
        </w:pPrChange>
      </w:pPr>
      <w:ins w:id="2650" w:author="Dalit Roth" w:date="2020-10-19T14:39:00Z">
        <w:r w:rsidRPr="008B5F7F">
          <w:rPr>
            <w:rFonts w:asciiTheme="minorBidi" w:hAnsiTheme="minorBidi" w:cstheme="minorBidi" w:hint="cs"/>
            <w:noProof/>
            <w:rtl/>
            <w:rPrChange w:id="2651" w:author="Dalit Roth" w:date="2020-10-19T14:40:00Z">
              <w:rPr>
                <w:rFonts w:hint="cs"/>
                <w:noProof/>
                <w:rtl/>
              </w:rPr>
            </w:rPrChange>
          </w:rPr>
          <w:t xml:space="preserve">מבחן </w:t>
        </w:r>
        <w:r w:rsidRPr="008B5F7F">
          <w:rPr>
            <w:rFonts w:asciiTheme="minorBidi" w:hAnsiTheme="minorBidi" w:cstheme="minorBidi"/>
            <w:noProof/>
            <w:rPrChange w:id="2652" w:author="Dalit Roth" w:date="2020-10-19T14:40:00Z">
              <w:rPr>
                <w:noProof/>
              </w:rPr>
            </w:rPrChange>
          </w:rPr>
          <w:t>Chi-square</w:t>
        </w:r>
      </w:ins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4"/>
        <w:gridCol w:w="2671"/>
        <w:gridCol w:w="2671"/>
      </w:tblGrid>
      <w:tr w:rsidR="008B5F7F" w:rsidRPr="00CA541A" w14:paraId="5BCFAB6A" w14:textId="77777777" w:rsidTr="00F758F6">
        <w:trPr>
          <w:trHeight w:val="349"/>
          <w:ins w:id="2653" w:author="Dalit Roth" w:date="2020-10-19T14:39:00Z"/>
        </w:trPr>
        <w:tc>
          <w:tcPr>
            <w:tcW w:w="2988" w:type="dxa"/>
          </w:tcPr>
          <w:p w14:paraId="1A474455" w14:textId="77777777" w:rsidR="008B5F7F" w:rsidRPr="008B5F7F" w:rsidRDefault="008B5F7F" w:rsidP="008B5F7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360"/>
              <w:jc w:val="center"/>
              <w:rPr>
                <w:ins w:id="2654" w:author="Dalit Roth" w:date="2020-10-19T14:39:00Z"/>
                <w:rFonts w:asciiTheme="minorBidi" w:hAnsiTheme="minorBidi" w:cstheme="minorBidi"/>
                <w:color w:val="000000"/>
                <w:sz w:val="22"/>
                <w:szCs w:val="22"/>
                <w:lang/>
                <w:rPrChange w:id="2655" w:author="Dalit Roth" w:date="2020-10-19T14:40:00Z">
                  <w:rPr>
                    <w:ins w:id="2656" w:author="Dalit Roth" w:date="2020-10-19T14:39:00Z"/>
                    <w:lang/>
                  </w:rPr>
                </w:rPrChange>
              </w:rPr>
              <w:pPrChange w:id="2657" w:author="Dalit Roth" w:date="2020-10-19T14:40:00Z">
                <w:pPr>
                  <w:shd w:val="clear" w:color="auto" w:fill="FFFFFF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wordWrap w:val="0"/>
                  <w:jc w:val="center"/>
                </w:pPr>
              </w:pPrChange>
            </w:pPr>
            <w:ins w:id="2658" w:author="Dalit Roth" w:date="2020-10-19T14:39:00Z">
              <w:r w:rsidRPr="008B5F7F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  <w:lang/>
                  <w:rPrChange w:id="2659" w:author="Dalit Roth" w:date="2020-10-19T14:40:00Z">
                    <w:rPr>
                      <w:bdr w:val="none" w:sz="0" w:space="0" w:color="auto" w:frame="1"/>
                      <w:lang/>
                    </w:rPr>
                  </w:rPrChange>
                </w:rPr>
                <w:t xml:space="preserve">df = </w:t>
              </w:r>
              <w:r w:rsidRPr="008B5F7F">
                <w:rPr>
                  <w:rFonts w:asciiTheme="minorBidi" w:hAnsiTheme="minorBidi" w:cstheme="minorBidi" w:hint="cs"/>
                  <w:color w:val="000000"/>
                  <w:sz w:val="22"/>
                  <w:szCs w:val="22"/>
                  <w:bdr w:val="none" w:sz="0" w:space="0" w:color="auto" w:frame="1"/>
                  <w:rtl/>
                  <w:lang/>
                  <w:rPrChange w:id="2660" w:author="Dalit Roth" w:date="2020-10-19T14:40:00Z">
                    <w:rPr>
                      <w:rFonts w:hint="cs"/>
                      <w:bdr w:val="none" w:sz="0" w:space="0" w:color="auto" w:frame="1"/>
                      <w:rtl/>
                      <w:lang/>
                    </w:rPr>
                  </w:rPrChange>
                </w:rPr>
                <w:t>12</w:t>
              </w:r>
            </w:ins>
          </w:p>
        </w:tc>
        <w:tc>
          <w:tcPr>
            <w:tcW w:w="2700" w:type="dxa"/>
          </w:tcPr>
          <w:p w14:paraId="3B151ED0" w14:textId="77777777" w:rsidR="008B5F7F" w:rsidRPr="00402EE2" w:rsidRDefault="008B5F7F" w:rsidP="008B5F7F">
            <w:pPr>
              <w:pStyle w:val="HTML"/>
              <w:shd w:val="clear" w:color="auto" w:fill="FFFFFF"/>
              <w:wordWrap w:val="0"/>
              <w:ind w:left="360"/>
              <w:rPr>
                <w:ins w:id="2661" w:author="Dalit Roth" w:date="2020-10-19T14:39:00Z"/>
                <w:rFonts w:ascii="Lucida Console" w:hAnsi="Lucida Console"/>
                <w:color w:val="000000"/>
                <w:rtl/>
              </w:rPr>
              <w:pPrChange w:id="2662" w:author="Dalit Roth" w:date="2020-10-19T14:40:00Z">
                <w:pPr>
                  <w:pStyle w:val="HTML"/>
                  <w:shd w:val="clear" w:color="auto" w:fill="FFFFFF"/>
                  <w:wordWrap w:val="0"/>
                </w:pPr>
              </w:pPrChange>
            </w:pPr>
            <w:ins w:id="2663" w:author="Dalit Roth" w:date="2020-10-19T14:39:00Z">
              <w:r w:rsidRPr="00CA541A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X-squared = </w:t>
              </w:r>
              <w:r w:rsidRPr="00402EE2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21.189</w:t>
              </w:r>
            </w:ins>
          </w:p>
        </w:tc>
        <w:tc>
          <w:tcPr>
            <w:tcW w:w="2700" w:type="dxa"/>
          </w:tcPr>
          <w:p w14:paraId="344BD24D" w14:textId="77777777" w:rsidR="008B5F7F" w:rsidRPr="00402EE2" w:rsidRDefault="008B5F7F" w:rsidP="008B5F7F">
            <w:pPr>
              <w:pStyle w:val="HTML"/>
              <w:shd w:val="clear" w:color="auto" w:fill="FFFFFF"/>
              <w:wordWrap w:val="0"/>
              <w:ind w:left="360"/>
              <w:rPr>
                <w:ins w:id="2664" w:author="Dalit Roth" w:date="2020-10-19T14:39:00Z"/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pPrChange w:id="2665" w:author="Dalit Roth" w:date="2020-10-19T14:40:00Z">
                <w:pPr>
                  <w:pStyle w:val="HTML"/>
                  <w:shd w:val="clear" w:color="auto" w:fill="FFFFFF"/>
                  <w:wordWrap w:val="0"/>
                </w:pPr>
              </w:pPrChange>
            </w:pPr>
            <w:ins w:id="2666" w:author="Dalit Roth" w:date="2020-10-19T14:39:00Z">
              <w:r w:rsidRPr="00952254">
                <w:rPr>
                  <w:rStyle w:val="gd15mcfceub"/>
                  <w:rFonts w:asciiTheme="minorBidi" w:hAnsiTheme="minorBidi" w:cstheme="minorBidi"/>
                  <w:color w:val="00B050"/>
                  <w:sz w:val="22"/>
                  <w:szCs w:val="22"/>
                  <w:bdr w:val="none" w:sz="0" w:space="0" w:color="auto" w:frame="1"/>
                </w:rPr>
                <w:t>p-value =</w:t>
              </w:r>
              <w:r w:rsidRPr="00952254">
                <w:rPr>
                  <w:rFonts w:asciiTheme="minorBidi" w:hAnsiTheme="minorBidi" w:cstheme="minorBidi"/>
                  <w:color w:val="00B050"/>
                  <w:sz w:val="22"/>
                  <w:szCs w:val="22"/>
                  <w:bdr w:val="none" w:sz="0" w:space="0" w:color="auto" w:frame="1"/>
                </w:rPr>
                <w:t xml:space="preserve"> </w:t>
              </w:r>
              <w:r w:rsidRPr="00952254">
                <w:rPr>
                  <w:rFonts w:ascii="Lucida Console" w:hAnsi="Lucida Console"/>
                  <w:color w:val="00B050"/>
                  <w:bdr w:val="none" w:sz="0" w:space="0" w:color="auto" w:frame="1"/>
                </w:rPr>
                <w:t>0.04768</w:t>
              </w:r>
            </w:ins>
          </w:p>
        </w:tc>
      </w:tr>
    </w:tbl>
    <w:p w14:paraId="48EFDA5F" w14:textId="77777777" w:rsidR="008B5F7F" w:rsidRPr="008B5F7F" w:rsidRDefault="008B5F7F" w:rsidP="008B5F7F">
      <w:pPr>
        <w:bidi/>
        <w:spacing w:line="276" w:lineRule="auto"/>
        <w:ind w:left="360"/>
        <w:rPr>
          <w:ins w:id="2667" w:author="Dalit Roth" w:date="2020-10-19T14:39:00Z"/>
          <w:rFonts w:asciiTheme="minorBidi" w:hAnsiTheme="minorBidi" w:cstheme="minorBidi"/>
          <w:rtl/>
          <w:rPrChange w:id="2668" w:author="Dalit Roth" w:date="2020-10-19T14:40:00Z">
            <w:rPr>
              <w:ins w:id="2669" w:author="Dalit Roth" w:date="2020-10-19T14:39:00Z"/>
              <w:rtl/>
            </w:rPr>
          </w:rPrChange>
        </w:rPr>
        <w:pPrChange w:id="2670" w:author="Dalit Roth" w:date="2020-10-19T14:40:00Z">
          <w:pPr>
            <w:pStyle w:val="a3"/>
            <w:numPr>
              <w:numId w:val="16"/>
            </w:numPr>
            <w:bidi/>
            <w:spacing w:line="276" w:lineRule="auto"/>
            <w:ind w:hanging="360"/>
          </w:pPr>
        </w:pPrChange>
      </w:pPr>
    </w:p>
    <w:p w14:paraId="349958B0" w14:textId="77777777" w:rsidR="008B5F7F" w:rsidRPr="008B5F7F" w:rsidRDefault="008B5F7F" w:rsidP="008B5F7F">
      <w:pPr>
        <w:bidi/>
        <w:spacing w:line="276" w:lineRule="auto"/>
        <w:ind w:left="360"/>
        <w:rPr>
          <w:ins w:id="2671" w:author="Dalit Roth" w:date="2020-10-19T14:39:00Z"/>
          <w:rFonts w:asciiTheme="minorBidi" w:hAnsiTheme="minorBidi" w:cstheme="minorBidi" w:hint="cs"/>
          <w:rtl/>
          <w:rPrChange w:id="2672" w:author="Dalit Roth" w:date="2020-10-19T14:40:00Z">
            <w:rPr>
              <w:ins w:id="2673" w:author="Dalit Roth" w:date="2020-10-19T14:39:00Z"/>
              <w:rFonts w:hint="cs"/>
              <w:rtl/>
            </w:rPr>
          </w:rPrChange>
        </w:rPr>
        <w:pPrChange w:id="2674" w:author="Dalit Roth" w:date="2020-10-19T14:40:00Z">
          <w:pPr>
            <w:pStyle w:val="a3"/>
            <w:numPr>
              <w:numId w:val="16"/>
            </w:numPr>
            <w:bidi/>
            <w:spacing w:line="276" w:lineRule="auto"/>
            <w:ind w:hanging="360"/>
          </w:pPr>
        </w:pPrChange>
      </w:pPr>
      <w:ins w:id="2675" w:author="Dalit Roth" w:date="2020-10-19T14:39:00Z">
        <w:r w:rsidRPr="008B5F7F">
          <w:rPr>
            <w:rFonts w:asciiTheme="minorBidi" w:hAnsiTheme="minorBidi" w:cstheme="minorBidi" w:hint="cs"/>
            <w:rtl/>
            <w:rPrChange w:id="2676" w:author="Dalit Roth" w:date="2020-10-19T14:40:00Z">
              <w:rPr>
                <w:rFonts w:hint="cs"/>
                <w:rtl/>
              </w:rPr>
            </w:rPrChange>
          </w:rPr>
          <w:t>יש מובהקות בין ה</w:t>
        </w:r>
        <w:r w:rsidRPr="008B5F7F">
          <w:rPr>
            <w:rFonts w:asciiTheme="minorBidi" w:hAnsiTheme="minorBidi" w:cstheme="minorBidi"/>
            <w:rPrChange w:id="2677" w:author="Dalit Roth" w:date="2020-10-19T14:40:00Z">
              <w:rPr/>
            </w:rPrChange>
          </w:rPr>
          <w:t xml:space="preserve">revenue </w:t>
        </w:r>
        <w:r w:rsidRPr="008B5F7F">
          <w:rPr>
            <w:rFonts w:asciiTheme="minorBidi" w:hAnsiTheme="minorBidi" w:cstheme="minorBidi" w:hint="cs"/>
            <w:rtl/>
            <w:rPrChange w:id="2678" w:author="Dalit Roth" w:date="2020-10-19T14:40:00Z">
              <w:rPr>
                <w:rFonts w:hint="cs"/>
                <w:rtl/>
              </w:rPr>
            </w:rPrChange>
          </w:rPr>
          <w:t xml:space="preserve"> לעונתיות. </w:t>
        </w:r>
      </w:ins>
    </w:p>
    <w:p w14:paraId="79EC1A2C" w14:textId="77777777" w:rsidR="008B5F7F" w:rsidRPr="008B5F7F" w:rsidRDefault="008B5F7F" w:rsidP="008B5F7F">
      <w:pPr>
        <w:bidi/>
        <w:ind w:left="360"/>
        <w:rPr>
          <w:ins w:id="2679" w:author="Dalit Roth" w:date="2020-10-19T14:39:00Z"/>
          <w:rFonts w:asciiTheme="minorBidi" w:hAnsiTheme="minorBidi"/>
          <w:rtl/>
          <w:rPrChange w:id="2680" w:author="Dalit Roth" w:date="2020-10-19T14:40:00Z">
            <w:rPr>
              <w:ins w:id="2681" w:author="Dalit Roth" w:date="2020-10-19T14:39:00Z"/>
              <w:rtl/>
            </w:rPr>
          </w:rPrChange>
        </w:rPr>
        <w:pPrChange w:id="2682" w:author="Dalit Roth" w:date="2020-10-19T14:40:00Z">
          <w:pPr>
            <w:pStyle w:val="a3"/>
            <w:numPr>
              <w:numId w:val="16"/>
            </w:numPr>
            <w:bidi/>
            <w:ind w:hanging="360"/>
          </w:pPr>
        </w:pPrChange>
      </w:pPr>
    </w:p>
    <w:p w14:paraId="71B4F9B3" w14:textId="77777777" w:rsidR="008B5F7F" w:rsidRPr="008B5F7F" w:rsidRDefault="008B5F7F" w:rsidP="008B5F7F">
      <w:pPr>
        <w:bidi/>
        <w:ind w:left="360"/>
        <w:rPr>
          <w:ins w:id="2683" w:author="Dalit Roth" w:date="2020-10-19T14:39:00Z"/>
          <w:rFonts w:asciiTheme="minorBidi" w:hAnsiTheme="minorBidi"/>
          <w:b/>
          <w:bCs/>
          <w:u w:val="single"/>
          <w:rtl/>
          <w:rPrChange w:id="2684" w:author="Dalit Roth" w:date="2020-10-19T14:40:00Z">
            <w:rPr>
              <w:ins w:id="2685" w:author="Dalit Roth" w:date="2020-10-19T14:39:00Z"/>
              <w:rtl/>
            </w:rPr>
          </w:rPrChange>
        </w:rPr>
        <w:pPrChange w:id="2686" w:author="Dalit Roth" w:date="2020-10-19T14:40:00Z">
          <w:pPr>
            <w:pStyle w:val="a3"/>
            <w:numPr>
              <w:numId w:val="16"/>
            </w:numPr>
            <w:bidi/>
            <w:ind w:hanging="360"/>
          </w:pPr>
        </w:pPrChange>
      </w:pPr>
      <w:ins w:id="2687" w:author="Dalit Roth" w:date="2020-10-19T14:39:00Z">
        <w:r w:rsidRPr="008B5F7F">
          <w:rPr>
            <w:rFonts w:asciiTheme="minorBidi" w:hAnsiTheme="minorBidi" w:hint="cs"/>
            <w:b/>
            <w:bCs/>
            <w:u w:val="single"/>
            <w:rtl/>
            <w:rPrChange w:id="2688" w:author="Dalit Roth" w:date="2020-10-19T14:40:00Z">
              <w:rPr>
                <w:rFonts w:hint="cs"/>
                <w:rtl/>
              </w:rPr>
            </w:rPrChange>
          </w:rPr>
          <w:t>טיפול בחוסרים:</w:t>
        </w:r>
      </w:ins>
    </w:p>
    <w:p w14:paraId="46DC41A3" w14:textId="77777777" w:rsidR="008B5F7F" w:rsidRPr="008B5F7F" w:rsidRDefault="008B5F7F" w:rsidP="008B5F7F">
      <w:pPr>
        <w:bidi/>
        <w:ind w:left="360"/>
        <w:rPr>
          <w:ins w:id="2689" w:author="Dalit Roth" w:date="2020-10-19T14:39:00Z"/>
          <w:rFonts w:asciiTheme="minorBidi" w:hAnsiTheme="minorBidi" w:hint="cs"/>
          <w:rtl/>
          <w:rPrChange w:id="2690" w:author="Dalit Roth" w:date="2020-10-19T14:40:00Z">
            <w:rPr>
              <w:ins w:id="2691" w:author="Dalit Roth" w:date="2020-10-19T14:39:00Z"/>
              <w:rFonts w:hint="cs"/>
              <w:rtl/>
            </w:rPr>
          </w:rPrChange>
        </w:rPr>
        <w:pPrChange w:id="2692" w:author="Dalit Roth" w:date="2020-10-19T14:40:00Z">
          <w:pPr>
            <w:pStyle w:val="a3"/>
            <w:numPr>
              <w:numId w:val="16"/>
            </w:numPr>
            <w:bidi/>
            <w:ind w:hanging="360"/>
          </w:pPr>
        </w:pPrChange>
      </w:pPr>
      <w:ins w:id="2693" w:author="Dalit Roth" w:date="2020-10-19T14:39:00Z">
        <w:r w:rsidRPr="008B5F7F">
          <w:rPr>
            <w:rFonts w:asciiTheme="minorBidi" w:hAnsiTheme="minorBidi" w:hint="cs"/>
            <w:rtl/>
            <w:rPrChange w:id="2694" w:author="Dalit Roth" w:date="2020-10-19T14:40:00Z">
              <w:rPr>
                <w:rFonts w:hint="cs"/>
                <w:rtl/>
              </w:rPr>
            </w:rPrChange>
          </w:rPr>
          <w:t>כמו במקרים קודמים, חסר ערך אחד שנשלים אותו בעצמינו</w:t>
        </w:r>
        <w:r w:rsidRPr="008B5F7F">
          <w:rPr>
            <w:rFonts w:asciiTheme="minorBidi" w:hAnsiTheme="minorBidi" w:hint="cs"/>
            <w:rPrChange w:id="2695" w:author="Dalit Roth" w:date="2020-10-19T14:40:00Z">
              <w:rPr>
                <w:rFonts w:hint="cs"/>
              </w:rPr>
            </w:rPrChange>
          </w:rPr>
          <w:t xml:space="preserve"> </w:t>
        </w:r>
        <w:r w:rsidRPr="008B5F7F">
          <w:rPr>
            <w:rFonts w:asciiTheme="minorBidi" w:hAnsiTheme="minorBidi" w:hint="cs"/>
            <w:rtl/>
            <w:rPrChange w:id="2696" w:author="Dalit Roth" w:date="2020-10-19T14:40:00Z">
              <w:rPr>
                <w:rFonts w:hint="cs"/>
                <w:rtl/>
              </w:rPr>
            </w:rPrChange>
          </w:rPr>
          <w:t>.</w:t>
        </w:r>
      </w:ins>
    </w:p>
    <w:p w14:paraId="0128FDCF" w14:textId="6839D456" w:rsidR="00A623DA" w:rsidRP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697" w:author="Dalit Roth" w:date="2020-10-19T14:39:00Z"/>
          <w:rFonts w:asciiTheme="minorBidi" w:hAnsiTheme="minorBidi"/>
          <w:rtl/>
        </w:rPr>
        <w:pPrChange w:id="2698" w:author="Dalit Roth" w:date="2020-10-19T14:39:00Z">
          <w:pPr>
            <w:bidi/>
            <w:ind w:left="26"/>
          </w:pPr>
        </w:pPrChange>
      </w:pPr>
      <w:del w:id="2699" w:author="Dalit Roth" w:date="2020-10-19T14:39:00Z">
        <w:r w:rsidRPr="00A623DA" w:rsidDel="008B5F7F">
          <w:rPr>
            <w:rFonts w:asciiTheme="minorBidi" w:hAnsiTheme="minorBidi" w:hint="cs"/>
            <w:rtl/>
          </w:rPr>
          <w:lastRenderedPageBreak/>
          <w:delText xml:space="preserve">ערכים קיימים:7374 </w:delText>
        </w:r>
      </w:del>
    </w:p>
    <w:p w14:paraId="1C9DA234" w14:textId="43437961" w:rsidR="00A623DA" w:rsidRP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700" w:author="Dalit Roth" w:date="2020-10-19T14:39:00Z"/>
          <w:rFonts w:asciiTheme="minorBidi" w:hAnsiTheme="minorBidi"/>
          <w:rtl/>
        </w:rPr>
        <w:pPrChange w:id="2701" w:author="Dalit Roth" w:date="2020-10-19T14:39:00Z">
          <w:pPr>
            <w:bidi/>
            <w:ind w:left="26"/>
          </w:pPr>
        </w:pPrChange>
      </w:pPr>
      <w:del w:id="2702" w:author="Dalit Roth" w:date="2020-10-19T14:39:00Z">
        <w:r w:rsidRPr="00A623DA" w:rsidDel="008B5F7F">
          <w:rPr>
            <w:rFonts w:asciiTheme="minorBidi" w:hAnsiTheme="minorBidi" w:hint="cs"/>
            <w:highlight w:val="yellow"/>
            <w:rtl/>
          </w:rPr>
          <w:delText xml:space="preserve">ערכים חסרים:1 (משום מה ה </w:delText>
        </w:r>
        <w:r w:rsidRPr="00A623DA" w:rsidDel="008B5F7F">
          <w:rPr>
            <w:rFonts w:asciiTheme="minorBidi" w:hAnsiTheme="minorBidi" w:hint="cs"/>
            <w:highlight w:val="yellow"/>
          </w:rPr>
          <w:delText>R</w:delText>
        </w:r>
        <w:r w:rsidRPr="00A623DA" w:rsidDel="008B5F7F">
          <w:rPr>
            <w:rFonts w:asciiTheme="minorBidi" w:hAnsiTheme="minorBidi" w:hint="cs"/>
            <w:highlight w:val="yellow"/>
            <w:rtl/>
          </w:rPr>
          <w:delText xml:space="preserve"> לא מזהה את ה חסר )</w:delText>
        </w:r>
      </w:del>
    </w:p>
    <w:p w14:paraId="66645A9D" w14:textId="1A04D433" w:rsidR="00A623DA" w:rsidRP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703" w:author="Dalit Roth" w:date="2020-10-19T14:39:00Z"/>
          <w:rFonts w:asciiTheme="minorBidi" w:hAnsiTheme="minorBidi"/>
        </w:rPr>
        <w:pPrChange w:id="2704" w:author="Dalit Roth" w:date="2020-10-19T14:39:00Z">
          <w:pPr>
            <w:bidi/>
            <w:ind w:left="26"/>
          </w:pPr>
        </w:pPrChange>
      </w:pPr>
      <w:del w:id="2705" w:author="Dalit Roth" w:date="2020-10-19T14:39:00Z">
        <w:r w:rsidRPr="00A623DA" w:rsidDel="008B5F7F">
          <w:rPr>
            <w:rFonts w:asciiTheme="minorBidi" w:hAnsiTheme="minorBidi" w:hint="cs"/>
            <w:rtl/>
          </w:rPr>
          <w:delText xml:space="preserve">מספר קטגוריות: </w:delText>
        </w:r>
        <w:r w:rsidRPr="00A623DA" w:rsidDel="008B5F7F">
          <w:rPr>
            <w:rFonts w:asciiTheme="minorBidi" w:hAnsiTheme="minorBidi"/>
          </w:rPr>
          <w:delText>12</w:delText>
        </w:r>
        <w:r w:rsidRPr="00A623DA" w:rsidDel="008B5F7F">
          <w:rPr>
            <w:rFonts w:asciiTheme="minorBidi" w:hAnsiTheme="minorBidi" w:hint="cs"/>
            <w:rtl/>
          </w:rPr>
          <w:delText xml:space="preserve"> </w:delText>
        </w:r>
      </w:del>
    </w:p>
    <w:p w14:paraId="32F52771" w14:textId="2233D400" w:rsidR="00A623DA" w:rsidRP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706" w:author="Dalit Roth" w:date="2020-10-19T14:39:00Z"/>
          <w:rFonts w:asciiTheme="minorBidi" w:hAnsiTheme="minorBidi"/>
          <w:rtl/>
        </w:rPr>
        <w:pPrChange w:id="2707" w:author="Dalit Roth" w:date="2020-10-19T14:39:00Z">
          <w:pPr>
            <w:bidi/>
            <w:ind w:left="26"/>
          </w:pPr>
        </w:pPrChange>
      </w:pPr>
      <w:del w:id="2708" w:author="Dalit Roth" w:date="2020-10-19T14:39:00Z">
        <w:r w:rsidRPr="00A623DA" w:rsidDel="008B5F7F">
          <w:rPr>
            <w:rFonts w:asciiTheme="minorBidi" w:hAnsiTheme="minorBidi" w:hint="cs"/>
            <w:rtl/>
          </w:rPr>
          <w:delText>חודשים שבהם יצאו יותר סרטים: 9, 10, 12</w:delText>
        </w:r>
      </w:del>
    </w:p>
    <w:p w14:paraId="01F6F983" w14:textId="1F5AA8C4" w:rsid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709" w:author="Dalit Roth" w:date="2020-10-19T14:39:00Z"/>
          <w:rFonts w:asciiTheme="minorBidi" w:hAnsiTheme="minorBidi"/>
          <w:rtl/>
        </w:rPr>
        <w:pPrChange w:id="2710" w:author="Dalit Roth" w:date="2020-10-19T14:39:00Z">
          <w:pPr>
            <w:bidi/>
            <w:ind w:left="26"/>
          </w:pPr>
        </w:pPrChange>
      </w:pPr>
      <w:del w:id="2711" w:author="Dalit Roth" w:date="2020-10-19T14:39:00Z">
        <w:r w:rsidRPr="00A623DA" w:rsidDel="008B5F7F">
          <w:rPr>
            <w:rFonts w:asciiTheme="minorBidi" w:hAnsiTheme="minorBidi" w:hint="cs"/>
            <w:rtl/>
          </w:rPr>
          <w:delText>תצוגה גרפית:</w:delText>
        </w:r>
      </w:del>
    </w:p>
    <w:p w14:paraId="70D20465" w14:textId="74092444" w:rsidR="00A623DA" w:rsidRP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712" w:author="Dalit Roth" w:date="2020-10-19T14:39:00Z"/>
          <w:rFonts w:asciiTheme="minorBidi" w:hAnsiTheme="minorBidi"/>
        </w:rPr>
        <w:pPrChange w:id="2713" w:author="Dalit Roth" w:date="2020-10-19T14:39:00Z">
          <w:pPr>
            <w:bidi/>
            <w:ind w:left="26"/>
          </w:pPr>
        </w:pPrChange>
      </w:pPr>
    </w:p>
    <w:p w14:paraId="0C6DEA3B" w14:textId="7F0083F1" w:rsid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714" w:author="Dalit Roth" w:date="2020-10-19T14:39:00Z"/>
          <w:rFonts w:asciiTheme="minorBidi" w:hAnsiTheme="minorBidi"/>
          <w:rtl/>
        </w:rPr>
        <w:pPrChange w:id="2715" w:author="Dalit Roth" w:date="2020-10-19T14:39:00Z">
          <w:pPr>
            <w:bidi/>
          </w:pPr>
        </w:pPrChange>
      </w:pPr>
      <w:del w:id="2716" w:author="Dalit Roth" w:date="2020-10-19T14:39:00Z">
        <w:r w:rsidRPr="00E17A9E" w:rsidDel="008B5F7F">
          <w:rPr>
            <w:rFonts w:cs="Arial"/>
            <w:noProof/>
            <w:rtl/>
          </w:rPr>
          <w:drawing>
            <wp:inline distT="0" distB="0" distL="0" distR="0" wp14:anchorId="55F3750D" wp14:editId="1036E55C">
              <wp:extent cx="2833565" cy="2122163"/>
              <wp:effectExtent l="0" t="0" r="5080" b="0"/>
              <wp:docPr id="116" name="תמונה 1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7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817" r="36787" b="31141"/>
                      <a:stretch/>
                    </pic:blipFill>
                    <pic:spPr bwMode="auto">
                      <a:xfrm>
                        <a:off x="0" y="0"/>
                        <a:ext cx="2841278" cy="2127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7EC2C2F0" w14:textId="76F19CA9" w:rsidR="00A623DA" w:rsidRPr="00A623DA" w:rsidDel="008B5F7F" w:rsidRDefault="00A623DA" w:rsidP="008B5F7F">
      <w:pPr>
        <w:pStyle w:val="a3"/>
        <w:numPr>
          <w:ilvl w:val="0"/>
          <w:numId w:val="16"/>
        </w:numPr>
        <w:bidi/>
        <w:spacing w:line="276" w:lineRule="auto"/>
        <w:ind w:left="386"/>
        <w:rPr>
          <w:del w:id="2717" w:author="Dalit Roth" w:date="2020-10-19T14:39:00Z"/>
          <w:rFonts w:asciiTheme="minorBidi" w:hAnsiTheme="minorBidi"/>
          <w:highlight w:val="yellow"/>
          <w:rtl/>
        </w:rPr>
        <w:pPrChange w:id="2718" w:author="Dalit Roth" w:date="2020-10-19T14:39:00Z">
          <w:pPr>
            <w:pStyle w:val="a3"/>
            <w:numPr>
              <w:numId w:val="4"/>
            </w:numPr>
            <w:bidi/>
            <w:ind w:hanging="360"/>
          </w:pPr>
        </w:pPrChange>
      </w:pPr>
      <w:del w:id="2719" w:author="Dalit Roth" w:date="2020-10-19T14:39:00Z">
        <w:r w:rsidRPr="00A623DA" w:rsidDel="008B5F7F">
          <w:rPr>
            <w:rFonts w:asciiTheme="minorBidi" w:hAnsiTheme="minorBidi" w:hint="cs"/>
            <w:highlight w:val="yellow"/>
            <w:rtl/>
          </w:rPr>
          <w:delText>המשתנה מאד דומה ל</w:delText>
        </w:r>
        <w:r w:rsidRPr="00A623DA" w:rsidDel="008B5F7F">
          <w:rPr>
            <w:rFonts w:asciiTheme="minorBidi" w:hAnsiTheme="minorBidi"/>
            <w:highlight w:val="yellow"/>
          </w:rPr>
          <w:delText>release_month</w:delText>
        </w:r>
        <w:r w:rsidRPr="00A623DA" w:rsidDel="008B5F7F">
          <w:rPr>
            <w:rFonts w:asciiTheme="minorBidi" w:hAnsiTheme="minorBidi" w:hint="cs"/>
            <w:highlight w:val="yellow"/>
            <w:rtl/>
          </w:rPr>
          <w:delText>. מה היתה המטרה?</w:delText>
        </w:r>
      </w:del>
    </w:p>
    <w:p w14:paraId="4E9A07B4" w14:textId="06265B76" w:rsidR="00A623DA" w:rsidDel="008B5F7F" w:rsidRDefault="00A623DA" w:rsidP="008B5F7F">
      <w:pPr>
        <w:pStyle w:val="a3"/>
        <w:bidi/>
        <w:spacing w:line="276" w:lineRule="auto"/>
        <w:ind w:left="386"/>
        <w:rPr>
          <w:del w:id="2720" w:author="Dalit Roth" w:date="2020-10-19T14:39:00Z"/>
          <w:rFonts w:asciiTheme="minorBidi" w:hAnsiTheme="minorBidi"/>
          <w:rtl/>
        </w:rPr>
        <w:pPrChange w:id="2721" w:author="Dalit Roth" w:date="2020-10-19T14:39:00Z">
          <w:pPr>
            <w:bidi/>
          </w:pPr>
        </w:pPrChange>
      </w:pPr>
    </w:p>
    <w:p w14:paraId="088F73E5" w14:textId="025DCA3F" w:rsidR="00A623DA" w:rsidRPr="008B5F7F" w:rsidDel="008B5F7F" w:rsidRDefault="00A623DA" w:rsidP="008B5F7F">
      <w:pPr>
        <w:pStyle w:val="a3"/>
        <w:bidi/>
        <w:spacing w:line="276" w:lineRule="auto"/>
        <w:ind w:left="386"/>
        <w:rPr>
          <w:del w:id="2722" w:author="Dalit Roth" w:date="2020-10-19T14:40:00Z"/>
          <w:rFonts w:asciiTheme="minorBidi" w:hAnsiTheme="minorBidi" w:hint="cs"/>
          <w:rtl/>
          <w:rPrChange w:id="2723" w:author="Dalit Roth" w:date="2020-10-19T14:39:00Z">
            <w:rPr>
              <w:del w:id="2724" w:author="Dalit Roth" w:date="2020-10-19T14:40:00Z"/>
              <w:rFonts w:hint="cs"/>
              <w:rtl/>
            </w:rPr>
          </w:rPrChange>
        </w:rPr>
        <w:pPrChange w:id="2725" w:author="Dalit Roth" w:date="2020-10-19T14:39:00Z">
          <w:pPr>
            <w:bidi/>
          </w:pPr>
        </w:pPrChange>
      </w:pPr>
    </w:p>
    <w:p w14:paraId="63249340" w14:textId="0D31D938" w:rsidR="00A623DA" w:rsidDel="008B5F7F" w:rsidRDefault="00A623DA" w:rsidP="00A623DA">
      <w:pPr>
        <w:bidi/>
        <w:rPr>
          <w:del w:id="2726" w:author="Dalit Roth" w:date="2020-10-19T14:40:00Z"/>
          <w:rFonts w:asciiTheme="minorBidi" w:hAnsiTheme="minorBidi"/>
          <w:rtl/>
        </w:rPr>
      </w:pPr>
    </w:p>
    <w:p w14:paraId="4C66F117" w14:textId="1AE760C1" w:rsidR="00A623DA" w:rsidDel="008B5F7F" w:rsidRDefault="00A623DA" w:rsidP="00A623DA">
      <w:pPr>
        <w:bidi/>
        <w:rPr>
          <w:del w:id="2727" w:author="Dalit Roth" w:date="2020-10-19T14:40:00Z"/>
          <w:rFonts w:asciiTheme="minorBidi" w:hAnsiTheme="minorBidi"/>
          <w:rtl/>
        </w:rPr>
      </w:pPr>
    </w:p>
    <w:p w14:paraId="397798C4" w14:textId="3C2C6A13" w:rsidR="00A623DA" w:rsidDel="008B5F7F" w:rsidRDefault="00A623DA" w:rsidP="00A623DA">
      <w:pPr>
        <w:bidi/>
        <w:rPr>
          <w:del w:id="2728" w:author="Dalit Roth" w:date="2020-10-19T14:40:00Z"/>
          <w:rFonts w:asciiTheme="minorBidi" w:hAnsiTheme="minorBidi"/>
          <w:rtl/>
        </w:rPr>
      </w:pPr>
    </w:p>
    <w:p w14:paraId="0EEE30B3" w14:textId="62CEF5AD" w:rsidR="00A623DA" w:rsidDel="008B5F7F" w:rsidRDefault="00A623DA" w:rsidP="00A623DA">
      <w:pPr>
        <w:bidi/>
        <w:rPr>
          <w:del w:id="2729" w:author="Dalit Roth" w:date="2020-10-19T14:40:00Z"/>
          <w:rFonts w:asciiTheme="minorBidi" w:hAnsiTheme="minorBidi"/>
          <w:rtl/>
        </w:rPr>
      </w:pPr>
    </w:p>
    <w:p w14:paraId="38B3E5F5" w14:textId="6889C85C" w:rsidR="00A623DA" w:rsidDel="008B5F7F" w:rsidRDefault="00A623DA" w:rsidP="00A623DA">
      <w:pPr>
        <w:bidi/>
        <w:rPr>
          <w:del w:id="2730" w:author="Dalit Roth" w:date="2020-10-19T14:40:00Z"/>
          <w:rFonts w:asciiTheme="minorBidi" w:hAnsiTheme="minorBidi"/>
          <w:rtl/>
        </w:rPr>
      </w:pPr>
    </w:p>
    <w:p w14:paraId="08D861E5" w14:textId="703033F4" w:rsidR="00A623DA" w:rsidDel="008B5F7F" w:rsidRDefault="00A623DA" w:rsidP="00A623DA">
      <w:pPr>
        <w:bidi/>
        <w:rPr>
          <w:del w:id="2731" w:author="Dalit Roth" w:date="2020-10-19T14:40:00Z"/>
          <w:rFonts w:asciiTheme="minorBidi" w:hAnsiTheme="minorBidi"/>
          <w:rtl/>
        </w:rPr>
      </w:pPr>
    </w:p>
    <w:p w14:paraId="04460677" w14:textId="0D72A939" w:rsidR="00A623DA" w:rsidDel="008B5F7F" w:rsidRDefault="00A623DA" w:rsidP="00A623DA">
      <w:pPr>
        <w:bidi/>
        <w:rPr>
          <w:del w:id="2732" w:author="Dalit Roth" w:date="2020-10-19T14:40:00Z"/>
          <w:rFonts w:asciiTheme="minorBidi" w:hAnsiTheme="minorBidi"/>
          <w:rtl/>
        </w:rPr>
      </w:pPr>
    </w:p>
    <w:p w14:paraId="02D2A6B5" w14:textId="66522DAA" w:rsidR="00A623DA" w:rsidDel="008B5F7F" w:rsidRDefault="00A623DA" w:rsidP="00A623DA">
      <w:pPr>
        <w:bidi/>
        <w:rPr>
          <w:del w:id="2733" w:author="Dalit Roth" w:date="2020-10-19T14:40:00Z"/>
          <w:rFonts w:asciiTheme="minorBidi" w:hAnsiTheme="minorBidi"/>
          <w:rtl/>
        </w:rPr>
      </w:pPr>
    </w:p>
    <w:p w14:paraId="79AED0A3" w14:textId="4286F40D" w:rsidR="00A623DA" w:rsidDel="008B5F7F" w:rsidRDefault="00A623DA" w:rsidP="00A623DA">
      <w:pPr>
        <w:bidi/>
        <w:rPr>
          <w:del w:id="2734" w:author="Dalit Roth" w:date="2020-10-19T14:40:00Z"/>
          <w:rFonts w:asciiTheme="minorBidi" w:hAnsiTheme="minorBidi"/>
          <w:rtl/>
        </w:rPr>
      </w:pPr>
    </w:p>
    <w:p w14:paraId="4E4D73DC" w14:textId="0C62904C" w:rsidR="00A623DA" w:rsidDel="008B5F7F" w:rsidRDefault="00A623DA" w:rsidP="00A623DA">
      <w:pPr>
        <w:bidi/>
        <w:rPr>
          <w:del w:id="2735" w:author="Dalit Roth" w:date="2020-10-19T14:40:00Z"/>
          <w:rFonts w:asciiTheme="minorBidi" w:hAnsiTheme="minorBidi"/>
          <w:rtl/>
        </w:rPr>
      </w:pPr>
    </w:p>
    <w:p w14:paraId="3C467120" w14:textId="756EB755" w:rsidR="00A623DA" w:rsidDel="008B5F7F" w:rsidRDefault="00A623DA" w:rsidP="00A623DA">
      <w:pPr>
        <w:bidi/>
        <w:rPr>
          <w:del w:id="2736" w:author="Dalit Roth" w:date="2020-10-19T14:40:00Z"/>
          <w:rFonts w:asciiTheme="minorBidi" w:hAnsiTheme="minorBidi"/>
          <w:rtl/>
        </w:rPr>
      </w:pPr>
    </w:p>
    <w:p w14:paraId="337C287F" w14:textId="3D2A6A47" w:rsidR="00A623DA" w:rsidDel="008B5F7F" w:rsidRDefault="00A623DA" w:rsidP="00A623DA">
      <w:pPr>
        <w:bidi/>
        <w:rPr>
          <w:del w:id="2737" w:author="Dalit Roth" w:date="2020-10-19T14:40:00Z"/>
          <w:rFonts w:asciiTheme="minorBidi" w:hAnsiTheme="minorBidi"/>
          <w:rtl/>
        </w:rPr>
      </w:pPr>
    </w:p>
    <w:p w14:paraId="1F3BECFA" w14:textId="58FEFBB9" w:rsidR="00A623DA" w:rsidDel="008B5F7F" w:rsidRDefault="00A623DA" w:rsidP="00A623DA">
      <w:pPr>
        <w:bidi/>
        <w:rPr>
          <w:del w:id="2738" w:author="Dalit Roth" w:date="2020-10-19T14:40:00Z"/>
          <w:rFonts w:asciiTheme="minorBidi" w:hAnsiTheme="minorBidi"/>
          <w:rtl/>
        </w:rPr>
      </w:pPr>
    </w:p>
    <w:p w14:paraId="490BDE4B" w14:textId="675BC746" w:rsidR="00A623DA" w:rsidDel="008B5F7F" w:rsidRDefault="00A623DA" w:rsidP="00A623DA">
      <w:pPr>
        <w:bidi/>
        <w:rPr>
          <w:del w:id="2739" w:author="Dalit Roth" w:date="2020-10-19T14:40:00Z"/>
          <w:rFonts w:asciiTheme="minorBidi" w:hAnsiTheme="minorBidi"/>
          <w:rtl/>
        </w:rPr>
      </w:pPr>
    </w:p>
    <w:p w14:paraId="46F8B513" w14:textId="4E478247" w:rsidR="00A623DA" w:rsidDel="008B5F7F" w:rsidRDefault="00A623DA" w:rsidP="00A623DA">
      <w:pPr>
        <w:bidi/>
        <w:rPr>
          <w:del w:id="2740" w:author="Dalit Roth" w:date="2020-10-19T14:40:00Z"/>
          <w:rFonts w:asciiTheme="minorBidi" w:hAnsiTheme="minorBidi"/>
          <w:rtl/>
        </w:rPr>
      </w:pPr>
    </w:p>
    <w:p w14:paraId="285DB89C" w14:textId="2E7FF1D8" w:rsidR="00A623DA" w:rsidDel="008B5F7F" w:rsidRDefault="00A623DA" w:rsidP="00A623DA">
      <w:pPr>
        <w:bidi/>
        <w:rPr>
          <w:del w:id="2741" w:author="Dalit Roth" w:date="2020-10-19T14:40:00Z"/>
          <w:rFonts w:asciiTheme="minorBidi" w:hAnsiTheme="minorBidi"/>
          <w:rtl/>
        </w:rPr>
      </w:pPr>
    </w:p>
    <w:p w14:paraId="7D6DB5A5" w14:textId="74DE7466" w:rsidR="00A623DA" w:rsidDel="008B5F7F" w:rsidRDefault="00A623DA" w:rsidP="00A623DA">
      <w:pPr>
        <w:bidi/>
        <w:rPr>
          <w:del w:id="2742" w:author="Dalit Roth" w:date="2020-10-19T14:40:00Z"/>
          <w:rFonts w:asciiTheme="minorBidi" w:hAnsiTheme="minorBidi"/>
          <w:rtl/>
        </w:rPr>
      </w:pPr>
    </w:p>
    <w:p w14:paraId="152457D5" w14:textId="2E4A33B6" w:rsidR="00A623DA" w:rsidDel="008B5F7F" w:rsidRDefault="00A623DA" w:rsidP="00A623DA">
      <w:pPr>
        <w:bidi/>
        <w:rPr>
          <w:del w:id="2743" w:author="Dalit Roth" w:date="2020-10-19T14:40:00Z"/>
          <w:rFonts w:asciiTheme="minorBidi" w:hAnsiTheme="minorBidi"/>
          <w:rtl/>
        </w:rPr>
      </w:pPr>
    </w:p>
    <w:p w14:paraId="6FAEA2D5" w14:textId="19A9BDCB" w:rsidR="00A623DA" w:rsidDel="008B5F7F" w:rsidRDefault="00A623DA" w:rsidP="00A623DA">
      <w:pPr>
        <w:bidi/>
        <w:rPr>
          <w:del w:id="2744" w:author="Dalit Roth" w:date="2020-10-19T14:40:00Z"/>
          <w:rFonts w:asciiTheme="minorBidi" w:hAnsiTheme="minorBidi"/>
          <w:rtl/>
        </w:rPr>
      </w:pPr>
    </w:p>
    <w:p w14:paraId="1FE2C454" w14:textId="59928B1A" w:rsidR="00A623DA" w:rsidDel="008B5F7F" w:rsidRDefault="00A623DA" w:rsidP="00A623DA">
      <w:pPr>
        <w:bidi/>
        <w:rPr>
          <w:del w:id="2745" w:author="Dalit Roth" w:date="2020-10-19T14:40:00Z"/>
          <w:rFonts w:asciiTheme="minorBidi" w:hAnsiTheme="minorBidi"/>
          <w:rtl/>
        </w:rPr>
      </w:pPr>
    </w:p>
    <w:p w14:paraId="65EF5450" w14:textId="2982622C" w:rsidR="00A623DA" w:rsidDel="008B5F7F" w:rsidRDefault="00A623DA" w:rsidP="00A623DA">
      <w:pPr>
        <w:bidi/>
        <w:rPr>
          <w:del w:id="2746" w:author="Dalit Roth" w:date="2020-10-19T14:40:00Z"/>
          <w:rFonts w:asciiTheme="minorBidi" w:hAnsiTheme="minorBidi"/>
          <w:rtl/>
        </w:rPr>
      </w:pPr>
    </w:p>
    <w:p w14:paraId="09FCF50C" w14:textId="485196A4" w:rsidR="00A623DA" w:rsidDel="008B5F7F" w:rsidRDefault="00A623DA" w:rsidP="00A623DA">
      <w:pPr>
        <w:bidi/>
        <w:rPr>
          <w:del w:id="2747" w:author="Dalit Roth" w:date="2020-10-19T14:40:00Z"/>
          <w:rFonts w:asciiTheme="minorBidi" w:hAnsiTheme="minorBidi"/>
          <w:rtl/>
        </w:rPr>
      </w:pPr>
    </w:p>
    <w:p w14:paraId="7D0CDDC7" w14:textId="71A51114" w:rsidR="00A623DA" w:rsidDel="008B5F7F" w:rsidRDefault="00A623DA" w:rsidP="00A623DA">
      <w:pPr>
        <w:bidi/>
        <w:rPr>
          <w:del w:id="2748" w:author="Dalit Roth" w:date="2020-10-19T14:40:00Z"/>
          <w:rFonts w:asciiTheme="minorBidi" w:hAnsiTheme="minorBidi"/>
          <w:rtl/>
        </w:rPr>
      </w:pPr>
    </w:p>
    <w:p w14:paraId="648D1AC8" w14:textId="144967DD" w:rsidR="00A623DA" w:rsidDel="008B5F7F" w:rsidRDefault="00A623DA" w:rsidP="00A623DA">
      <w:pPr>
        <w:bidi/>
        <w:rPr>
          <w:del w:id="2749" w:author="Dalit Roth" w:date="2020-10-19T14:40:00Z"/>
          <w:rFonts w:asciiTheme="minorBidi" w:hAnsiTheme="minorBidi"/>
          <w:rtl/>
        </w:rPr>
      </w:pPr>
    </w:p>
    <w:p w14:paraId="5F2250C4" w14:textId="428153FB" w:rsidR="00A623DA" w:rsidRDefault="00A623DA" w:rsidP="00A623DA">
      <w:pPr>
        <w:bidi/>
        <w:rPr>
          <w:rFonts w:asciiTheme="minorBidi" w:hAnsiTheme="minorBidi"/>
          <w:rtl/>
        </w:rPr>
      </w:pPr>
    </w:p>
    <w:p w14:paraId="767FA9C9" w14:textId="1AA1698D" w:rsidR="00A623DA" w:rsidRDefault="00A623DA" w:rsidP="00A623DA">
      <w:pPr>
        <w:bidi/>
        <w:rPr>
          <w:rFonts w:asciiTheme="minorBidi" w:hAnsiTheme="minorBidi"/>
          <w:rtl/>
        </w:rPr>
      </w:pPr>
    </w:p>
    <w:p w14:paraId="41D8EBEA" w14:textId="419561F7" w:rsidR="00365418" w:rsidRPr="00C33D60" w:rsidRDefault="00365418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sw_collection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C6FE03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0B956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7A6F61DD" w14:textId="611AE080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3 (7,169 – 0, 195 – 1, 11 -2)</w:t>
      </w:r>
    </w:p>
    <w:p w14:paraId="3913C183" w14:textId="2478920A" w:rsidR="00B112FF" w:rsidRDefault="0016425A" w:rsidP="0016425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הנתונים מופיעים בשלוש קטגוריות. </w:t>
      </w:r>
      <w:r w:rsidR="00B112FF">
        <w:rPr>
          <w:rFonts w:asciiTheme="minorBidi" w:hAnsiTheme="minorBidi" w:cstheme="minorBidi" w:hint="cs"/>
          <w:rtl/>
        </w:rPr>
        <w:t xml:space="preserve">יש להפוך לשתי קטגוריות: </w:t>
      </w:r>
      <w:r w:rsidR="00B112FF" w:rsidRPr="00C33D60">
        <w:rPr>
          <w:rFonts w:asciiTheme="minorBidi" w:hAnsiTheme="minorBidi" w:cstheme="minorBidi"/>
          <w:rtl/>
        </w:rPr>
        <w:t>7,169 – לא, 206 – כן</w:t>
      </w:r>
    </w:p>
    <w:p w14:paraId="0C04BC56" w14:textId="4933BE28" w:rsidR="00C43AFA" w:rsidRDefault="0016425A" w:rsidP="00C43AFA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rtl/>
        </w:rPr>
        <w:t>התפלגות הנתונים המקורית:</w:t>
      </w:r>
      <w:r w:rsidR="00C43AFA">
        <w:rPr>
          <w:rFonts w:asciiTheme="minorBidi" w:hAnsiTheme="minorBidi" w:cstheme="minorBidi"/>
          <w:rtl/>
        </w:rPr>
        <w:tab/>
      </w:r>
      <w:r w:rsidR="00C43AFA">
        <w:rPr>
          <w:rFonts w:asciiTheme="minorBidi" w:hAnsiTheme="minorBidi" w:cstheme="minorBidi"/>
          <w:rtl/>
        </w:rPr>
        <w:tab/>
      </w:r>
      <w:r w:rsidR="00C43AFA">
        <w:rPr>
          <w:rFonts w:asciiTheme="minorBidi" w:hAnsiTheme="minorBidi" w:cstheme="minorBidi" w:hint="cs"/>
          <w:noProof/>
          <w:rtl/>
        </w:rPr>
        <w:t>התפלגות הנתונים המתוקנים עם שתי קטגוריות:</w:t>
      </w:r>
    </w:p>
    <w:p w14:paraId="36AD46BE" w14:textId="3F41DF5B" w:rsidR="0016425A" w:rsidRPr="00C43AFA" w:rsidRDefault="00C43AFA" w:rsidP="0016425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428352" behindDoc="0" locked="0" layoutInCell="1" allowOverlap="1" wp14:anchorId="10C8BDB7" wp14:editId="2509B8B0">
            <wp:simplePos x="0" y="0"/>
            <wp:positionH relativeFrom="column">
              <wp:posOffset>3251200</wp:posOffset>
            </wp:positionH>
            <wp:positionV relativeFrom="paragraph">
              <wp:posOffset>200660</wp:posOffset>
            </wp:positionV>
            <wp:extent cx="2025650" cy="2025650"/>
            <wp:effectExtent l="0" t="0" r="0" b="0"/>
            <wp:wrapThrough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0E197" w14:textId="5D228272" w:rsidR="00365418" w:rsidRDefault="00C43AFA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427328" behindDoc="0" locked="0" layoutInCell="1" allowOverlap="1" wp14:anchorId="5C174F52" wp14:editId="00FF0F9C">
            <wp:simplePos x="0" y="0"/>
            <wp:positionH relativeFrom="column">
              <wp:posOffset>596900</wp:posOffset>
            </wp:positionH>
            <wp:positionV relativeFrom="paragraph">
              <wp:posOffset>5080</wp:posOffset>
            </wp:positionV>
            <wp:extent cx="2008505" cy="2008505"/>
            <wp:effectExtent l="0" t="0" r="0" b="0"/>
            <wp:wrapThrough wrapText="bothSides">
              <wp:wrapPolygon edited="0">
                <wp:start x="0" y="0"/>
                <wp:lineTo x="0" y="21306"/>
                <wp:lineTo x="21306" y="21306"/>
                <wp:lineTo x="2130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418" w:rsidRPr="00C33D60">
        <w:rPr>
          <w:rFonts w:asciiTheme="minorBidi" w:hAnsiTheme="minorBidi" w:cstheme="minorBidi"/>
        </w:rPr>
        <w:t xml:space="preserve">    </w:t>
      </w:r>
    </w:p>
    <w:p w14:paraId="3BB79EBB" w14:textId="6C625B09" w:rsidR="00A04727" w:rsidRPr="00C33D60" w:rsidRDefault="00A04727" w:rsidP="00A04727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0743A8F" w14:textId="77777777" w:rsidR="00CA541A" w:rsidRDefault="0016425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  <w:r w:rsidRPr="0016425A">
        <w:rPr>
          <w:noProof/>
        </w:rPr>
        <w:drawing>
          <wp:anchor distT="0" distB="0" distL="114300" distR="114300" simplePos="0" relativeHeight="251421184" behindDoc="0" locked="0" layoutInCell="1" allowOverlap="1" wp14:anchorId="09A17D92" wp14:editId="540674B7">
            <wp:simplePos x="0" y="0"/>
            <wp:positionH relativeFrom="column">
              <wp:posOffset>2470150</wp:posOffset>
            </wp:positionH>
            <wp:positionV relativeFrom="paragraph">
              <wp:posOffset>1798320</wp:posOffset>
            </wp:positionV>
            <wp:extent cx="2784475" cy="2483485"/>
            <wp:effectExtent l="0" t="0" r="0" b="0"/>
            <wp:wrapThrough wrapText="bothSides">
              <wp:wrapPolygon edited="0">
                <wp:start x="0" y="0"/>
                <wp:lineTo x="0" y="21374"/>
                <wp:lineTo x="21428" y="21374"/>
                <wp:lineTo x="21428" y="0"/>
                <wp:lineTo x="0" y="0"/>
              </wp:wrapPolygon>
            </wp:wrapThrough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F7D96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3E32DD11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7E1BA70C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55928B0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837E32A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AEA290B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AC70CD4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444000A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B5186C3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652583B8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522BA0B2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6E0B8831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550E651D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4D226F3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99AB54C" w14:textId="77777777" w:rsidR="00CA541A" w:rsidRDefault="00CA541A" w:rsidP="00CA541A">
      <w:pPr>
        <w:bidi/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32F317B" w14:textId="21B4367A" w:rsidR="00C43AFA" w:rsidRPr="00CA541A" w:rsidRDefault="00C43AFA" w:rsidP="00CA541A">
      <w:pPr>
        <w:bidi/>
        <w:spacing w:after="160" w:line="259" w:lineRule="auto"/>
        <w:rPr>
          <w:rFonts w:asciiTheme="minorBidi" w:hAnsiTheme="minorBidi" w:cstheme="minorBidi"/>
          <w:highlight w:val="green"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CA541A" w:rsidRPr="00CA541A" w14:paraId="3AA07D52" w14:textId="77777777" w:rsidTr="00FF5C9A">
        <w:trPr>
          <w:trHeight w:val="349"/>
        </w:trPr>
        <w:tc>
          <w:tcPr>
            <w:tcW w:w="2988" w:type="dxa"/>
          </w:tcPr>
          <w:p w14:paraId="048A1DB2" w14:textId="77777777" w:rsidR="00C43AFA" w:rsidRPr="00CA541A" w:rsidRDefault="00C43AFA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41A1D941" w14:textId="4616FFF7" w:rsidR="00C43AFA" w:rsidRPr="00CA541A" w:rsidRDefault="00C43AFA" w:rsidP="00CA541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CA541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="00CA541A"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2872.3</w:t>
            </w:r>
          </w:p>
        </w:tc>
        <w:tc>
          <w:tcPr>
            <w:tcW w:w="2700" w:type="dxa"/>
          </w:tcPr>
          <w:p w14:paraId="7918772A" w14:textId="71F4E731" w:rsidR="00C43AFA" w:rsidRPr="00CA541A" w:rsidRDefault="00C43AFA" w:rsidP="00CA541A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CA541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="00CA541A"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0.3461</w:t>
            </w:r>
          </w:p>
        </w:tc>
      </w:tr>
    </w:tbl>
    <w:p w14:paraId="78246B68" w14:textId="77777777" w:rsidR="00CA541A" w:rsidRDefault="00CA541A" w:rsidP="00C43AF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3A1A6BB" w14:textId="3B9C598E" w:rsidR="00C43AFA" w:rsidRPr="00626060" w:rsidRDefault="00C43AFA" w:rsidP="00CA541A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p w14:paraId="2B817D64" w14:textId="43F5896D" w:rsidR="00C43AFA" w:rsidRDefault="00CA541A" w:rsidP="00C979BE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175960C7" w14:textId="5A006158" w:rsidR="004326D0" w:rsidRPr="00F84568" w:rsidRDefault="004326D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F84568">
        <w:rPr>
          <w:rFonts w:asciiTheme="minorBidi" w:hAnsiTheme="minorBidi" w:cstheme="minorBidi"/>
          <w:highlight w:val="green"/>
        </w:rPr>
        <w:lastRenderedPageBreak/>
        <w:t>producers_cnt</w:t>
      </w:r>
      <w:proofErr w:type="spellEnd"/>
      <w:r w:rsidR="00F86730" w:rsidRPr="00F84568">
        <w:rPr>
          <w:rFonts w:asciiTheme="minorBidi" w:hAnsiTheme="minorBidi" w:cstheme="minorBidi"/>
          <w:highlight w:val="green"/>
        </w:rPr>
        <w:t xml:space="preserve"> </w:t>
      </w:r>
    </w:p>
    <w:p w14:paraId="52C4428A" w14:textId="29BF3784" w:rsidR="00B112FF" w:rsidRPr="00B112FF" w:rsidRDefault="00B112FF" w:rsidP="0026048D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קיימים: </w:t>
      </w:r>
      <w:r w:rsidR="0026048D">
        <w:rPr>
          <w:rFonts w:asciiTheme="minorBidi" w:hAnsiTheme="minorBidi" w:cstheme="minorBidi" w:hint="cs"/>
          <w:rtl/>
        </w:rPr>
        <w:t>6,980</w:t>
      </w:r>
    </w:p>
    <w:p w14:paraId="4E3988DD" w14:textId="58AD1175" w:rsidR="00B112FF" w:rsidRDefault="00B112FF" w:rsidP="0064384D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חסרים: </w:t>
      </w:r>
      <w:r w:rsidR="0064384D">
        <w:rPr>
          <w:rFonts w:asciiTheme="minorBidi" w:hAnsiTheme="minorBidi" w:cstheme="minorBidi"/>
        </w:rPr>
        <w:t>395</w:t>
      </w:r>
    </w:p>
    <w:p w14:paraId="2E6DDCA2" w14:textId="0A438718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 w:hint="cs"/>
          <w:rtl/>
        </w:rPr>
        <w:t>מדדי פיזור:</w:t>
      </w:r>
    </w:p>
    <w:p w14:paraId="543D3C68" w14:textId="4C434CA1" w:rsidR="00FB6B54" w:rsidRPr="00C33D60" w:rsidRDefault="00FB6B54" w:rsidP="00C33D60">
      <w:pPr>
        <w:pStyle w:val="a3"/>
        <w:bidi/>
        <w:spacing w:line="276" w:lineRule="auto"/>
        <w:rPr>
          <w:rFonts w:asciiTheme="minorBidi" w:hAnsiTheme="minorBidi" w:cstheme="minorBidi"/>
        </w:rPr>
      </w:pPr>
    </w:p>
    <w:tbl>
      <w:tblPr>
        <w:tblW w:w="8527" w:type="dxa"/>
        <w:tblLook w:val="04A0" w:firstRow="1" w:lastRow="0" w:firstColumn="1" w:lastColumn="0" w:noHBand="0" w:noVBand="1"/>
      </w:tblPr>
      <w:tblGrid>
        <w:gridCol w:w="879"/>
        <w:gridCol w:w="952"/>
        <w:gridCol w:w="878"/>
        <w:gridCol w:w="974"/>
        <w:gridCol w:w="1250"/>
        <w:gridCol w:w="959"/>
        <w:gridCol w:w="1462"/>
        <w:gridCol w:w="216"/>
        <w:gridCol w:w="957"/>
      </w:tblGrid>
      <w:tr w:rsidR="000573BE" w:rsidRPr="001E1A53" w14:paraId="15B1939D" w14:textId="02C69B1E" w:rsidTr="0048093A">
        <w:trPr>
          <w:trHeight w:val="55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A4A4763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EA17B8D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440DC13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EBA318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280AB3A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3D9ADC91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90C8A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  <w:tc>
          <w:tcPr>
            <w:tcW w:w="1173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18396FC5" w14:textId="62CD204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  <w:t>NA</w:t>
            </w:r>
          </w:p>
        </w:tc>
      </w:tr>
      <w:tr w:rsidR="001E1A53" w:rsidRPr="00C33D60" w14:paraId="3706F463" w14:textId="6E818FF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78A9E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1AE1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5467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312D1D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0A18FB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CF4C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F86654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7BE3F1" w14:textId="408D7CA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395</w:t>
            </w:r>
          </w:p>
        </w:tc>
      </w:tr>
      <w:tr w:rsidR="001E1A53" w:rsidRPr="00C33D60" w14:paraId="7C5FAB83" w14:textId="5AE49B32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A6E91E9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EE0596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D3BD3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90F6C5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FBBC1EE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610BCB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63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0F22B6BE" w14:textId="6DDC8224" w:rsidR="001E1A53" w:rsidRDefault="001E1A53" w:rsidP="001E1A5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1E1A53" w:rsidRPr="00C33D60" w14:paraId="053EB8E9" w14:textId="41C947E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4A24EC8" w14:textId="130E38D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51B50F65" w14:textId="2DBE6A8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2A1C6D22" w14:textId="124E5878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1E1A53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938A38" w14:textId="62A4AB5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A2A4A27" w14:textId="71264773" w:rsidR="001E1A53" w:rsidRPr="000573BE" w:rsidRDefault="000573BE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1.658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36BA2C5" w14:textId="130DCA66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35028ED" w14:textId="1C4B627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D746B2" w14:textId="1D493E04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00E908F5" w14:textId="44E6C9C9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</w:t>
      </w:r>
    </w:p>
    <w:p w14:paraId="30B6FF77" w14:textId="64D7F145" w:rsidR="007C18DE" w:rsidRDefault="006B34B3" w:rsidP="007C18DE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770368" behindDoc="1" locked="0" layoutInCell="1" allowOverlap="1" wp14:anchorId="5555474A" wp14:editId="16B86E4B">
            <wp:simplePos x="0" y="0"/>
            <wp:positionH relativeFrom="column">
              <wp:posOffset>142240</wp:posOffset>
            </wp:positionH>
            <wp:positionV relativeFrom="paragraph">
              <wp:posOffset>145415</wp:posOffset>
            </wp:positionV>
            <wp:extent cx="2499360" cy="1923415"/>
            <wp:effectExtent l="0" t="0" r="0" b="635"/>
            <wp:wrapTight wrapText="bothSides">
              <wp:wrapPolygon edited="0">
                <wp:start x="0" y="0"/>
                <wp:lineTo x="0" y="21393"/>
                <wp:lineTo x="21402" y="21393"/>
                <wp:lineTo x="2140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8DE">
        <w:rPr>
          <w:noProof/>
        </w:rPr>
        <w:drawing>
          <wp:anchor distT="0" distB="0" distL="114300" distR="114300" simplePos="0" relativeHeight="251772416" behindDoc="1" locked="0" layoutInCell="1" allowOverlap="1" wp14:anchorId="713949AB" wp14:editId="3C6C0212">
            <wp:simplePos x="0" y="0"/>
            <wp:positionH relativeFrom="column">
              <wp:posOffset>2579370</wp:posOffset>
            </wp:positionH>
            <wp:positionV relativeFrom="paragraph">
              <wp:posOffset>148590</wp:posOffset>
            </wp:positionV>
            <wp:extent cx="2489835" cy="1915795"/>
            <wp:effectExtent l="0" t="0" r="5715" b="8255"/>
            <wp:wrapTight wrapText="bothSides">
              <wp:wrapPolygon edited="0">
                <wp:start x="0" y="0"/>
                <wp:lineTo x="0" y="21478"/>
                <wp:lineTo x="21484" y="21478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C47FA" w14:textId="77777777" w:rsidR="007C18DE" w:rsidRDefault="007C18DE" w:rsidP="007C18D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7C18DE" w:rsidRPr="00DA4E35" w14:paraId="378F69A6" w14:textId="77777777" w:rsidTr="00E95CB4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B423C53" w14:textId="70C3ED91" w:rsidR="007C18DE" w:rsidRPr="00DA4E35" w:rsidRDefault="007C18DE" w:rsidP="00E95CB4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0.2019051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7113BC2" w14:textId="0CBB9C4D" w:rsidR="007C18DE" w:rsidRPr="00DA4E35" w:rsidRDefault="007C18DE" w:rsidP="00E95CB4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B2E41D7" w14:textId="77777777" w:rsidR="007C18DE" w:rsidRPr="00DA4E35" w:rsidRDefault="007C18DE" w:rsidP="00E95C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8A0B012" w14:textId="77777777" w:rsidR="007C18DE" w:rsidRPr="00DA4E35" w:rsidRDefault="007C18DE" w:rsidP="00E95CB4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7C18DE" w:rsidRPr="00DA4E35" w14:paraId="239A0033" w14:textId="77777777" w:rsidTr="00E95CB4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3D4C73F" w14:textId="596172F3" w:rsidR="007C18DE" w:rsidRPr="00673FD9" w:rsidRDefault="007C18DE" w:rsidP="00673FD9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673FD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ho = </w:t>
            </w:r>
            <w:r w:rsidR="00673FD9" w:rsidRPr="00673FD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0.1964678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4EC695E" w14:textId="7E764E2C" w:rsidR="007C18DE" w:rsidRPr="00DA4E35" w:rsidRDefault="007C18DE" w:rsidP="00191474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C931ECD" w14:textId="77777777" w:rsidR="007C18DE" w:rsidRPr="00DA4E35" w:rsidRDefault="007C18DE" w:rsidP="00E95CB4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3118EA5" w14:textId="77777777" w:rsidR="007C18DE" w:rsidRPr="00DA4E35" w:rsidRDefault="007C18DE" w:rsidP="00E95CB4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5CC73CCC" w14:textId="77777777" w:rsidR="00673FD9" w:rsidRDefault="00673FD9" w:rsidP="00673FD9">
      <w:pPr>
        <w:bidi/>
        <w:spacing w:after="160" w:line="259" w:lineRule="auto"/>
        <w:rPr>
          <w:rFonts w:asciiTheme="minorBidi" w:hAnsiTheme="minorBidi" w:cstheme="minorBidi"/>
          <w:u w:val="single"/>
        </w:rPr>
      </w:pPr>
    </w:p>
    <w:p w14:paraId="16ED33F6" w14:textId="0DB84114" w:rsidR="0040286D" w:rsidRPr="00673FD9" w:rsidRDefault="00E228EE" w:rsidP="0040286D">
      <w:pPr>
        <w:bidi/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u w:val="single"/>
          <w:rtl/>
        </w:rPr>
        <w:t xml:space="preserve">קורלציה נמוכה </w:t>
      </w:r>
      <w:r>
        <w:rPr>
          <w:rFonts w:asciiTheme="minorBidi" w:hAnsiTheme="minorBidi" w:cstheme="minorBidi"/>
          <w:u w:val="single"/>
          <w:rtl/>
        </w:rPr>
        <w:t>–</w:t>
      </w:r>
      <w:r>
        <w:rPr>
          <w:rFonts w:asciiTheme="minorBidi" w:hAnsiTheme="minorBidi" w:cstheme="minorBidi" w:hint="cs"/>
          <w:u w:val="single"/>
          <w:rtl/>
        </w:rPr>
        <w:t xml:space="preserve"> </w:t>
      </w:r>
      <w:r w:rsidR="00472BA8">
        <w:rPr>
          <w:rFonts w:asciiTheme="minorBidi" w:hAnsiTheme="minorBidi" w:cstheme="minorBidi" w:hint="cs"/>
          <w:u w:val="single"/>
          <w:rtl/>
        </w:rPr>
        <w:t>נבחן את החוסרים</w:t>
      </w:r>
      <w:r w:rsidR="00B96509">
        <w:rPr>
          <w:rFonts w:asciiTheme="minorBidi" w:hAnsiTheme="minorBidi" w:cstheme="minorBidi" w:hint="cs"/>
          <w:u w:val="single"/>
          <w:rtl/>
        </w:rPr>
        <w:t>- בהמרה לקטגוריות</w:t>
      </w:r>
      <w:r w:rsidR="00093BC4">
        <w:rPr>
          <w:rFonts w:asciiTheme="minorBidi" w:hAnsiTheme="minorBidi" w:cstheme="minorBidi" w:hint="cs"/>
          <w:u w:val="single"/>
          <w:rtl/>
        </w:rPr>
        <w:t>- אין השפעה של המשתנה</w:t>
      </w:r>
    </w:p>
    <w:p w14:paraId="0FA18C6E" w14:textId="77777777" w:rsidR="0040286D" w:rsidRPr="0040286D" w:rsidRDefault="0040286D" w:rsidP="00402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0286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>Pearson's Chi-squared test</w:t>
      </w:r>
    </w:p>
    <w:p w14:paraId="43950212" w14:textId="77777777" w:rsidR="0040286D" w:rsidRPr="0040286D" w:rsidRDefault="0040286D" w:rsidP="00402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67D4986" w14:textId="77777777" w:rsidR="0040286D" w:rsidRPr="0040286D" w:rsidRDefault="0040286D" w:rsidP="00402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0286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data:  movie_ff$producers_cnt4 and </w:t>
      </w:r>
      <w:proofErr w:type="spellStart"/>
      <w:r w:rsidRPr="0040286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>movie_ff$revenue</w:t>
      </w:r>
      <w:proofErr w:type="spellEnd"/>
    </w:p>
    <w:p w14:paraId="4F7A837A" w14:textId="77777777" w:rsidR="0040286D" w:rsidRPr="0040286D" w:rsidRDefault="0040286D" w:rsidP="00402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</w:rPr>
      </w:pPr>
      <w:r w:rsidRPr="0040286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X-squared = 8492, df = 8529, </w:t>
      </w:r>
      <w:r w:rsidRPr="00B96509"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p-value = 0.6098</w:t>
      </w:r>
    </w:p>
    <w:p w14:paraId="1D8AC1DC" w14:textId="72A452FD" w:rsidR="00B93017" w:rsidRDefault="00B93017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7387CDA6" w14:textId="2510AA39" w:rsidR="00B96509" w:rsidDel="008B5F7F" w:rsidRDefault="00B96509">
      <w:pPr>
        <w:spacing w:after="160" w:line="259" w:lineRule="auto"/>
        <w:rPr>
          <w:del w:id="2750" w:author="Dalit Roth" w:date="2020-10-19T14:41:00Z"/>
          <w:rFonts w:asciiTheme="minorBidi" w:hAnsiTheme="minorBidi" w:cstheme="minorBidi" w:hint="cs"/>
          <w:highlight w:val="magenta"/>
          <w:rtl/>
        </w:rPr>
      </w:pPr>
      <w:r>
        <w:rPr>
          <w:noProof/>
        </w:rPr>
        <w:drawing>
          <wp:anchor distT="0" distB="0" distL="114300" distR="114300" simplePos="0" relativeHeight="251790848" behindDoc="1" locked="0" layoutInCell="1" allowOverlap="1" wp14:anchorId="508535AF" wp14:editId="169849AE">
            <wp:simplePos x="0" y="0"/>
            <wp:positionH relativeFrom="column">
              <wp:posOffset>2762885</wp:posOffset>
            </wp:positionH>
            <wp:positionV relativeFrom="paragraph">
              <wp:posOffset>82550</wp:posOffset>
            </wp:positionV>
            <wp:extent cx="2976880" cy="2291080"/>
            <wp:effectExtent l="0" t="0" r="0" b="0"/>
            <wp:wrapTight wrapText="bothSides">
              <wp:wrapPolygon edited="0">
                <wp:start x="0" y="0"/>
                <wp:lineTo x="0" y="21373"/>
                <wp:lineTo x="21425" y="21373"/>
                <wp:lineTo x="21425" y="0"/>
                <wp:lineTo x="0" y="0"/>
              </wp:wrapPolygon>
            </wp:wrapTight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theme="minorBidi"/>
          <w:highlight w:val="magenta"/>
        </w:rPr>
        <w:br w:type="page"/>
      </w:r>
    </w:p>
    <w:p w14:paraId="33543FE6" w14:textId="77777777" w:rsidR="00B96509" w:rsidDel="008B5F7F" w:rsidRDefault="00B96509">
      <w:pPr>
        <w:spacing w:after="160" w:line="259" w:lineRule="auto"/>
        <w:rPr>
          <w:del w:id="2751" w:author="Dalit Roth" w:date="2020-10-19T14:41:00Z"/>
          <w:rFonts w:asciiTheme="minorBidi" w:hAnsiTheme="minorBidi" w:cstheme="minorBidi"/>
          <w:highlight w:val="magenta"/>
          <w:rtl/>
        </w:rPr>
      </w:pPr>
    </w:p>
    <w:p w14:paraId="42242615" w14:textId="77777777" w:rsidR="00B96509" w:rsidRDefault="00B96509" w:rsidP="008B5F7F">
      <w:pPr>
        <w:spacing w:after="160" w:line="259" w:lineRule="auto"/>
        <w:rPr>
          <w:rFonts w:asciiTheme="minorBidi" w:hAnsiTheme="minorBidi" w:cstheme="minorBidi"/>
          <w:highlight w:val="magenta"/>
          <w:rtl/>
        </w:rPr>
        <w:pPrChange w:id="2752" w:author="Dalit Roth" w:date="2020-10-19T14:41:00Z">
          <w:pPr>
            <w:spacing w:after="160" w:line="259" w:lineRule="auto"/>
          </w:pPr>
        </w:pPrChange>
      </w:pPr>
    </w:p>
    <w:p w14:paraId="7FD5D110" w14:textId="5B2F9A8A" w:rsidR="00B96509" w:rsidDel="008B5F7F" w:rsidRDefault="00B96509">
      <w:pPr>
        <w:spacing w:after="160" w:line="259" w:lineRule="auto"/>
        <w:rPr>
          <w:del w:id="2753" w:author="Dalit Roth" w:date="2020-10-19T14:41:00Z"/>
          <w:rFonts w:asciiTheme="minorBidi" w:hAnsiTheme="minorBidi" w:cstheme="minorBidi"/>
          <w:highlight w:val="magenta"/>
          <w:rtl/>
        </w:rPr>
      </w:pPr>
    </w:p>
    <w:p w14:paraId="48C2400F" w14:textId="3CABB33A" w:rsidR="00B96509" w:rsidDel="008B5F7F" w:rsidRDefault="00B96509">
      <w:pPr>
        <w:spacing w:after="160" w:line="259" w:lineRule="auto"/>
        <w:rPr>
          <w:del w:id="2754" w:author="Dalit Roth" w:date="2020-10-19T14:41:00Z"/>
          <w:rFonts w:asciiTheme="minorBidi" w:hAnsiTheme="minorBidi" w:cstheme="minorBidi"/>
          <w:highlight w:val="magenta"/>
        </w:rPr>
      </w:pPr>
    </w:p>
    <w:p w14:paraId="0F656CBF" w14:textId="1C194277" w:rsidR="004326D0" w:rsidRPr="00C33D60" w:rsidDel="008B5F7F" w:rsidRDefault="004326D0" w:rsidP="001B26DF">
      <w:pPr>
        <w:pStyle w:val="a3"/>
        <w:numPr>
          <w:ilvl w:val="0"/>
          <w:numId w:val="16"/>
        </w:numPr>
        <w:bidi/>
        <w:spacing w:line="276" w:lineRule="auto"/>
        <w:rPr>
          <w:del w:id="2755" w:author="Dalit Roth" w:date="2020-10-19T14:43:00Z"/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countries_cnt</w:t>
      </w:r>
      <w:proofErr w:type="spellEnd"/>
    </w:p>
    <w:p w14:paraId="77EF9423" w14:textId="1924472C" w:rsidR="00365418" w:rsidRPr="008B5F7F" w:rsidRDefault="00365418" w:rsidP="008B5F7F">
      <w:pPr>
        <w:pStyle w:val="a3"/>
        <w:numPr>
          <w:ilvl w:val="0"/>
          <w:numId w:val="16"/>
        </w:numPr>
        <w:bidi/>
        <w:spacing w:line="276" w:lineRule="auto"/>
        <w:rPr>
          <w:rFonts w:asciiTheme="minorBidi" w:hAnsiTheme="minorBidi" w:cstheme="minorBidi"/>
          <w:rtl/>
          <w:rPrChange w:id="2756" w:author="Dalit Roth" w:date="2020-10-19T14:43:00Z">
            <w:rPr>
              <w:rtl/>
            </w:rPr>
          </w:rPrChange>
        </w:rPr>
        <w:pPrChange w:id="2757" w:author="Dalit Roth" w:date="2020-10-19T14:43:00Z">
          <w:pPr>
            <w:bidi/>
            <w:spacing w:line="276" w:lineRule="auto"/>
          </w:pPr>
        </w:pPrChange>
      </w:pPr>
    </w:p>
    <w:p w14:paraId="56264B32" w14:textId="77777777" w:rsidR="00A623DA" w:rsidRPr="00732154" w:rsidRDefault="00A623DA" w:rsidP="00A623DA">
      <w:pPr>
        <w:bidi/>
        <w:rPr>
          <w:rFonts w:asciiTheme="minorBidi" w:hAnsiTheme="minorBidi"/>
          <w:u w:val="single"/>
          <w:rtl/>
        </w:rPr>
      </w:pPr>
      <w:r w:rsidRPr="003B45E2">
        <w:rPr>
          <w:rFonts w:asciiTheme="minorBidi" w:hAnsiTheme="minorBidi" w:hint="cs"/>
          <w:b/>
          <w:bCs/>
          <w:u w:val="single"/>
          <w:rtl/>
        </w:rPr>
        <w:t>הסבר:</w:t>
      </w:r>
      <w:r>
        <w:rPr>
          <w:rFonts w:asciiTheme="minorBidi" w:hAnsiTheme="minorBidi" w:hint="cs"/>
          <w:u w:val="single"/>
          <w:rtl/>
        </w:rPr>
        <w:t xml:space="preserve"> </w:t>
      </w:r>
      <w:r w:rsidRPr="003B45E2">
        <w:rPr>
          <w:rFonts w:asciiTheme="minorBidi" w:hAnsiTheme="minorBidi" w:hint="cs"/>
          <w:rtl/>
        </w:rPr>
        <w:t>כמה מדינות השתתפו בסרט מלבד ארה"ב</w:t>
      </w:r>
    </w:p>
    <w:p w14:paraId="161F967B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7375</w:t>
      </w:r>
    </w:p>
    <w:p w14:paraId="54DCB3F1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0</w:t>
      </w:r>
    </w:p>
    <w:p w14:paraId="31EFF46D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C34DBF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D933114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2CEC7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C660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69DF9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2B3675E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7914DE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657B3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1FD73F23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D37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56EC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86E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7347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493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0.7899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24A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456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</w:tbl>
    <w:p w14:paraId="05D94012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05D1F155" w14:textId="77777777" w:rsidR="008B5F7F" w:rsidRDefault="008B5F7F" w:rsidP="008B5F7F">
      <w:pPr>
        <w:bidi/>
        <w:rPr>
          <w:ins w:id="2758" w:author="Dalit Roth" w:date="2020-10-19T14:41:00Z"/>
          <w:rFonts w:asciiTheme="minorBidi" w:hAnsiTheme="minorBidi"/>
          <w:b/>
          <w:bCs/>
          <w:rtl/>
        </w:rPr>
      </w:pPr>
    </w:p>
    <w:p w14:paraId="62240F09" w14:textId="50F65E66" w:rsidR="008B5F7F" w:rsidRDefault="008B5F7F" w:rsidP="008B5F7F">
      <w:pPr>
        <w:bidi/>
        <w:rPr>
          <w:ins w:id="2759" w:author="Dalit Roth" w:date="2020-10-19T14:41:00Z"/>
          <w:rFonts w:asciiTheme="minorBidi" w:hAnsiTheme="minorBidi"/>
          <w:rtl/>
        </w:rPr>
      </w:pPr>
      <w:ins w:id="2760" w:author="Dalit Roth" w:date="2020-10-19T14:41:00Z">
        <w:r w:rsidRPr="003B45E2">
          <w:rPr>
            <w:rFonts w:asciiTheme="minorBidi" w:hAnsiTheme="minorBidi" w:hint="cs"/>
            <w:b/>
            <w:bCs/>
            <w:rtl/>
          </w:rPr>
          <w:t>כמות ערכים חריגים</w:t>
        </w:r>
        <w:r>
          <w:rPr>
            <w:rFonts w:asciiTheme="minorBidi" w:hAnsiTheme="minorBidi" w:hint="cs"/>
            <w:rtl/>
          </w:rPr>
          <w:t xml:space="preserve">: </w:t>
        </w:r>
        <w:r>
          <w:rPr>
            <w:rFonts w:asciiTheme="minorBidi" w:hAnsiTheme="minorBidi" w:hint="cs"/>
          </w:rPr>
          <w:t xml:space="preserve"> </w:t>
        </w:r>
        <w:r>
          <w:rPr>
            <w:rFonts w:asciiTheme="minorBidi" w:hAnsiTheme="minorBidi" w:hint="cs"/>
            <w:rtl/>
          </w:rPr>
          <w:t xml:space="preserve">ע"י חישוב של הערכי הקיצון ע"י </w:t>
        </w:r>
        <w:r>
          <w:rPr>
            <w:rFonts w:asciiTheme="minorBidi" w:hAnsiTheme="minorBidi"/>
          </w:rPr>
          <w:t>boxplot</w:t>
        </w:r>
        <w:r>
          <w:rPr>
            <w:rFonts w:asciiTheme="minorBidi" w:hAnsiTheme="minorBidi" w:hint="cs"/>
            <w:rtl/>
          </w:rPr>
          <w:t xml:space="preserve"> יש כ 1923 חריגים. אחרי שהופכים אותם ל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 xml:space="preserve"> הוא מעיף את כל הערכים חוץ מ1 </w:t>
        </w:r>
        <w:r w:rsidRPr="0041153B">
          <w:rPr>
            <w:rFonts w:asciiTheme="minorBidi" w:hAnsiTheme="minorBidi"/>
            <w:highlight w:val="yellow"/>
            <w:rtl/>
          </w:rPr>
          <w:t>–</w:t>
        </w:r>
        <w:r w:rsidRPr="0041153B">
          <w:rPr>
            <w:rFonts w:asciiTheme="minorBidi" w:hAnsiTheme="minorBidi" w:hint="cs"/>
            <w:highlight w:val="yellow"/>
            <w:rtl/>
          </w:rPr>
          <w:t xml:space="preserve"> לא ניתן להעיף ערכי קיצון</w:t>
        </w:r>
        <w:r>
          <w:rPr>
            <w:rFonts w:asciiTheme="minorBidi" w:hAnsiTheme="minorBidi" w:hint="cs"/>
            <w:rtl/>
          </w:rPr>
          <w:t xml:space="preserve">.  </w:t>
        </w:r>
      </w:ins>
    </w:p>
    <w:p w14:paraId="1C61BF36" w14:textId="131D6BF3" w:rsidR="008B5F7F" w:rsidRDefault="008B5F7F" w:rsidP="008B5F7F">
      <w:pPr>
        <w:bidi/>
        <w:rPr>
          <w:ins w:id="2761" w:author="Dalit Roth" w:date="2020-10-19T14:41:00Z"/>
          <w:rFonts w:asciiTheme="minorBidi" w:hAnsiTheme="minorBidi"/>
          <w:rtl/>
        </w:rPr>
      </w:pPr>
    </w:p>
    <w:p w14:paraId="6CF14684" w14:textId="3D6CA811" w:rsidR="008B5F7F" w:rsidRDefault="008B5F7F" w:rsidP="008B5F7F">
      <w:pPr>
        <w:bidi/>
        <w:spacing w:line="276" w:lineRule="auto"/>
        <w:rPr>
          <w:ins w:id="2762" w:author="Dalit Roth" w:date="2020-10-19T14:41:00Z"/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518464" behindDoc="0" locked="0" layoutInCell="1" allowOverlap="1" wp14:anchorId="016412E7" wp14:editId="6B4F4338">
            <wp:simplePos x="0" y="0"/>
            <wp:positionH relativeFrom="page">
              <wp:posOffset>780563</wp:posOffset>
            </wp:positionH>
            <wp:positionV relativeFrom="margin">
              <wp:posOffset>3177333</wp:posOffset>
            </wp:positionV>
            <wp:extent cx="1863090" cy="1863090"/>
            <wp:effectExtent l="0" t="0" r="3810" b="3810"/>
            <wp:wrapSquare wrapText="bothSides"/>
            <wp:docPr id="120" name="תמונה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2763" w:author="Dalit Roth" w:date="2020-10-19T14:41:00Z">
        <w:r>
          <w:rPr>
            <w:rFonts w:asciiTheme="minorBidi" w:hAnsiTheme="minorBidi" w:hint="cs"/>
            <w:rtl/>
          </w:rPr>
          <w:t xml:space="preserve">תצוגה גרפית: התפלגות </w:t>
        </w:r>
        <w:r w:rsidRPr="00BD6081">
          <w:rPr>
            <w:rFonts w:asciiTheme="minorBidi" w:hAnsiTheme="minorBidi"/>
          </w:rPr>
          <w:t xml:space="preserve"> </w:t>
        </w:r>
        <w:r>
          <w:rPr>
            <w:rFonts w:asciiTheme="minorBidi" w:hAnsiTheme="minorBidi"/>
          </w:rPr>
          <w:t>right tail</w:t>
        </w:r>
        <w:r>
          <w:rPr>
            <w:rFonts w:asciiTheme="minorBidi" w:hAnsiTheme="minorBidi" w:hint="cs"/>
            <w:rtl/>
          </w:rPr>
          <w:t xml:space="preserve"> (</w:t>
        </w:r>
        <w:proofErr w:type="spellStart"/>
        <w:r>
          <w:rPr>
            <w:rFonts w:asciiTheme="minorBidi" w:hAnsiTheme="minorBidi" w:hint="cs"/>
            <w:rtl/>
          </w:rPr>
          <w:t>אקספוננציאלית</w:t>
        </w:r>
        <w:proofErr w:type="spellEnd"/>
        <w:r>
          <w:rPr>
            <w:rFonts w:asciiTheme="minorBidi" w:hAnsiTheme="minorBidi" w:hint="cs"/>
            <w:rtl/>
          </w:rPr>
          <w:t>? ) עם שכיחות גבוהה מאד סביבות הערך 1 בעוד ירידה תלולה בשכיחות האירועים עם עליה במספרים.</w:t>
        </w:r>
        <w:r>
          <w:rPr>
            <w:rFonts w:asciiTheme="minorBidi" w:hAnsiTheme="minorBidi"/>
          </w:rPr>
          <w:t xml:space="preserve">    </w:t>
        </w:r>
      </w:ins>
    </w:p>
    <w:p w14:paraId="3FEF21DA" w14:textId="20BF9D94" w:rsidR="00A623DA" w:rsidDel="008B5F7F" w:rsidRDefault="008B5F7F" w:rsidP="003707E3">
      <w:pPr>
        <w:bidi/>
        <w:rPr>
          <w:del w:id="2764" w:author="Dalit Roth" w:date="2020-10-19T14:41:00Z"/>
          <w:rFonts w:asciiTheme="minorBidi" w:hAnsiTheme="minorBidi"/>
          <w:rtl/>
        </w:rPr>
      </w:pPr>
      <w:r w:rsidRPr="00BD6081">
        <w:rPr>
          <w:rFonts w:cs="Arial" w:hint="cs"/>
          <w:noProof/>
          <w:rtl/>
        </w:rPr>
        <w:drawing>
          <wp:anchor distT="0" distB="0" distL="114300" distR="114300" simplePos="0" relativeHeight="251560448" behindDoc="0" locked="0" layoutInCell="1" allowOverlap="1" wp14:anchorId="291B7F3C" wp14:editId="5AD29F39">
            <wp:simplePos x="0" y="0"/>
            <wp:positionH relativeFrom="margin">
              <wp:posOffset>1366358</wp:posOffset>
            </wp:positionH>
            <wp:positionV relativeFrom="margin">
              <wp:posOffset>3250226</wp:posOffset>
            </wp:positionV>
            <wp:extent cx="1986280" cy="1567815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5" r="31955" b="42660"/>
                    <a:stretch/>
                  </pic:blipFill>
                  <pic:spPr bwMode="auto">
                    <a:xfrm>
                      <a:off x="0" y="0"/>
                      <a:ext cx="198628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538944" behindDoc="0" locked="0" layoutInCell="1" allowOverlap="1" wp14:anchorId="1B4DAF9B" wp14:editId="5D332C7D">
            <wp:simplePos x="0" y="0"/>
            <wp:positionH relativeFrom="margin">
              <wp:posOffset>3190698</wp:posOffset>
            </wp:positionH>
            <wp:positionV relativeFrom="margin">
              <wp:posOffset>3210353</wp:posOffset>
            </wp:positionV>
            <wp:extent cx="2133600" cy="1799590"/>
            <wp:effectExtent l="0" t="0" r="0" b="0"/>
            <wp:wrapSquare wrapText="bothSides"/>
            <wp:docPr id="119" name="תמונה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04" b="32924"/>
                    <a:stretch/>
                  </pic:blipFill>
                  <pic:spPr bwMode="auto">
                    <a:xfrm>
                      <a:off x="0" y="0"/>
                      <a:ext cx="213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del w:id="2765" w:author="Dalit Roth" w:date="2020-10-19T14:41:00Z">
        <w:r w:rsidR="00A623DA" w:rsidRPr="003B45E2" w:rsidDel="008B5F7F">
          <w:rPr>
            <w:rFonts w:asciiTheme="minorBidi" w:hAnsiTheme="minorBidi" w:hint="cs"/>
            <w:b/>
            <w:bCs/>
            <w:rtl/>
          </w:rPr>
          <w:delText>כמות ערכים חריגים</w:delText>
        </w:r>
        <w:r w:rsidR="00A623DA" w:rsidDel="008B5F7F">
          <w:rPr>
            <w:rFonts w:asciiTheme="minorBidi" w:hAnsiTheme="minorBidi" w:hint="cs"/>
            <w:rtl/>
          </w:rPr>
          <w:delText>: 11</w:delText>
        </w:r>
        <w:r w:rsidR="00A623DA" w:rsidDel="008B5F7F">
          <w:rPr>
            <w:rFonts w:asciiTheme="minorBidi" w:hAnsiTheme="minorBidi" w:hint="cs"/>
          </w:rPr>
          <w:delText xml:space="preserve"> </w:delText>
        </w:r>
        <w:r w:rsidR="00A623DA" w:rsidDel="008B5F7F">
          <w:rPr>
            <w:rFonts w:asciiTheme="minorBidi" w:hAnsiTheme="minorBidi" w:hint="cs"/>
            <w:rtl/>
          </w:rPr>
          <w:delText xml:space="preserve">. מעל הערך 4 נראה שיש רק אירעות של מיקרים בודדים בכל ערך. </w:delText>
        </w:r>
        <w:r w:rsidR="00A623DA" w:rsidDel="008B5F7F">
          <w:rPr>
            <w:rFonts w:asciiTheme="minorBidi" w:hAnsiTheme="minorBidi"/>
            <w:rtl/>
          </w:rPr>
          <w:delText>–</w:delText>
        </w:r>
        <w:r w:rsidR="00A623DA" w:rsidDel="008B5F7F">
          <w:rPr>
            <w:rFonts w:asciiTheme="minorBidi" w:hAnsiTheme="minorBidi" w:hint="cs"/>
            <w:rtl/>
          </w:rPr>
          <w:delText xml:space="preserve"> נראה שצריך להוריד חריגים. </w:delText>
        </w:r>
      </w:del>
    </w:p>
    <w:p w14:paraId="1FCB2E71" w14:textId="481CD2B1" w:rsidR="00A623DA" w:rsidRPr="00C33D60" w:rsidDel="008B5F7F" w:rsidRDefault="00A623DA" w:rsidP="00A623DA">
      <w:pPr>
        <w:bidi/>
        <w:spacing w:line="276" w:lineRule="auto"/>
        <w:rPr>
          <w:del w:id="2766" w:author="Dalit Roth" w:date="2020-10-19T14:42:00Z"/>
          <w:rFonts w:asciiTheme="minorBidi" w:hAnsiTheme="minorBidi" w:cstheme="minorBidi"/>
        </w:rPr>
      </w:pPr>
      <w:del w:id="2767" w:author="Dalit Roth" w:date="2020-10-19T14:41:00Z">
        <w:r w:rsidDel="008B5F7F">
          <w:rPr>
            <w:rFonts w:asciiTheme="minorBidi" w:hAnsiTheme="minorBidi" w:hint="cs"/>
            <w:rtl/>
          </w:rPr>
          <w:delText xml:space="preserve">תצוגה גרפית: התפלגות </w:delText>
        </w:r>
        <w:r w:rsidRPr="00BD6081" w:rsidDel="008B5F7F">
          <w:rPr>
            <w:rFonts w:asciiTheme="minorBidi" w:hAnsiTheme="minorBidi"/>
          </w:rPr>
          <w:delText xml:space="preserve"> </w:delText>
        </w:r>
        <w:r w:rsidDel="008B5F7F">
          <w:rPr>
            <w:rFonts w:asciiTheme="minorBidi" w:hAnsiTheme="minorBidi"/>
          </w:rPr>
          <w:delText>right tail</w:delText>
        </w:r>
        <w:r w:rsidDel="008B5F7F">
          <w:rPr>
            <w:rFonts w:asciiTheme="minorBidi" w:hAnsiTheme="minorBidi" w:hint="cs"/>
            <w:rtl/>
          </w:rPr>
          <w:delText xml:space="preserve"> (אקספוננציאלית? ) עם שכיחות גבוהה מאד סביבות הערך 1 בעוד </w:delText>
        </w:r>
      </w:del>
      <w:del w:id="2768" w:author="Dalit Roth" w:date="2020-10-19T14:42:00Z">
        <w:r w:rsidDel="008B5F7F">
          <w:rPr>
            <w:rFonts w:asciiTheme="minorBidi" w:hAnsiTheme="minorBidi" w:hint="cs"/>
            <w:rtl/>
          </w:rPr>
          <w:delText>ירידה תלולה בשכיחות האירועים עם עליה במספרים.</w:delText>
        </w:r>
        <w:r w:rsidDel="008B5F7F">
          <w:rPr>
            <w:rFonts w:asciiTheme="minorBidi" w:hAnsiTheme="minorBidi"/>
          </w:rPr>
          <w:delText xml:space="preserve">    </w:delText>
        </w:r>
      </w:del>
    </w:p>
    <w:p w14:paraId="66B51247" w14:textId="77777777" w:rsidR="008B5F7F" w:rsidRDefault="008B5F7F" w:rsidP="008B5F7F">
      <w:pPr>
        <w:bidi/>
        <w:spacing w:line="276" w:lineRule="auto"/>
        <w:rPr>
          <w:ins w:id="2769" w:author="Dalit Roth" w:date="2020-10-19T14:42:00Z"/>
          <w:rFonts w:asciiTheme="minorBidi" w:hAnsiTheme="minorBidi" w:cstheme="minorBidi"/>
          <w:rtl/>
        </w:rPr>
      </w:pPr>
    </w:p>
    <w:p w14:paraId="140CD356" w14:textId="77777777" w:rsidR="008B5F7F" w:rsidRDefault="008B5F7F" w:rsidP="008B5F7F">
      <w:pPr>
        <w:bidi/>
        <w:spacing w:line="276" w:lineRule="auto"/>
        <w:rPr>
          <w:ins w:id="2770" w:author="Dalit Roth" w:date="2020-10-19T14:42:00Z"/>
          <w:rFonts w:asciiTheme="minorBidi" w:hAnsiTheme="minorBidi" w:cstheme="minorBidi"/>
          <w:noProof/>
          <w:rtl/>
        </w:rPr>
      </w:pPr>
    </w:p>
    <w:p w14:paraId="62DE2A06" w14:textId="77777777" w:rsidR="008B5F7F" w:rsidRDefault="008B5F7F" w:rsidP="008B5F7F">
      <w:pPr>
        <w:bidi/>
        <w:spacing w:line="276" w:lineRule="auto"/>
        <w:rPr>
          <w:ins w:id="2771" w:author="Dalit Roth" w:date="2020-10-19T14:42:00Z"/>
          <w:rFonts w:asciiTheme="minorBidi" w:hAnsiTheme="minorBidi" w:cstheme="minorBidi"/>
          <w:noProof/>
          <w:rtl/>
        </w:rPr>
      </w:pPr>
    </w:p>
    <w:p w14:paraId="757EA5AA" w14:textId="77777777" w:rsidR="008B5F7F" w:rsidRDefault="008B5F7F" w:rsidP="008B5F7F">
      <w:pPr>
        <w:bidi/>
        <w:spacing w:line="276" w:lineRule="auto"/>
        <w:rPr>
          <w:ins w:id="2772" w:author="Dalit Roth" w:date="2020-10-19T14:42:00Z"/>
          <w:rFonts w:asciiTheme="minorBidi" w:hAnsiTheme="minorBidi" w:cstheme="minorBidi"/>
          <w:noProof/>
          <w:rtl/>
        </w:rPr>
      </w:pPr>
    </w:p>
    <w:p w14:paraId="4B8B1797" w14:textId="7FFF0563" w:rsidR="008B5F7F" w:rsidRDefault="008B5F7F" w:rsidP="008B5F7F">
      <w:pPr>
        <w:bidi/>
        <w:spacing w:line="276" w:lineRule="auto"/>
        <w:rPr>
          <w:ins w:id="2773" w:author="Dalit Roth" w:date="2020-10-19T14:42:00Z"/>
          <w:rFonts w:asciiTheme="minorBidi" w:hAnsiTheme="minorBidi" w:cstheme="minorBidi"/>
          <w:noProof/>
          <w:rtl/>
        </w:rPr>
        <w:pPrChange w:id="2774" w:author="Dalit Roth" w:date="2020-10-19T14:42:00Z">
          <w:pPr>
            <w:bidi/>
            <w:spacing w:line="276" w:lineRule="auto"/>
          </w:pPr>
        </w:pPrChange>
      </w:pPr>
      <w:ins w:id="2775" w:author="Dalit Roth" w:date="2020-10-19T14:42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56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207"/>
        <w:gridCol w:w="2430"/>
        <w:gridCol w:w="1800"/>
      </w:tblGrid>
      <w:tr w:rsidR="008B5F7F" w:rsidRPr="00DA4E35" w14:paraId="75DEA90D" w14:textId="77777777" w:rsidTr="00F758F6">
        <w:trPr>
          <w:trHeight w:val="290"/>
          <w:ins w:id="2776" w:author="Dalit Roth" w:date="2020-10-19T14:42:00Z"/>
        </w:trPr>
        <w:tc>
          <w:tcPr>
            <w:tcW w:w="2127" w:type="dxa"/>
            <w:shd w:val="clear" w:color="auto" w:fill="auto"/>
            <w:noWrap/>
            <w:vAlign w:val="bottom"/>
          </w:tcPr>
          <w:p w14:paraId="3214E7FA" w14:textId="77777777" w:rsidR="008B5F7F" w:rsidRPr="00520146" w:rsidRDefault="008B5F7F" w:rsidP="00F758F6">
            <w:pPr>
              <w:pStyle w:val="HTML"/>
              <w:shd w:val="clear" w:color="auto" w:fill="FFFFFF"/>
              <w:wordWrap w:val="0"/>
              <w:rPr>
                <w:ins w:id="2777" w:author="Dalit Roth" w:date="2020-10-19T14:42:00Z"/>
                <w:rFonts w:ascii="Lucida Console" w:hAnsi="Lucida Console"/>
                <w:color w:val="000000"/>
              </w:rPr>
            </w:pPr>
            <w:ins w:id="2778" w:author="Dalit Roth" w:date="2020-10-19T14:42:00Z">
              <w:r w:rsidRPr="006121A7">
                <w:rPr>
                  <w:rFonts w:asciiTheme="minorBidi" w:hAnsiTheme="minorBidi" w:cstheme="minorBidi"/>
                  <w:color w:val="FF0000"/>
                  <w:sz w:val="22"/>
                  <w:szCs w:val="22"/>
                </w:rPr>
                <w:t xml:space="preserve">Rho = </w:t>
              </w:r>
              <w:r w:rsidRPr="006121A7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0.08647904 </w:t>
              </w:r>
            </w:ins>
          </w:p>
        </w:tc>
        <w:tc>
          <w:tcPr>
            <w:tcW w:w="2207" w:type="dxa"/>
            <w:shd w:val="clear" w:color="auto" w:fill="auto"/>
            <w:noWrap/>
            <w:vAlign w:val="bottom"/>
          </w:tcPr>
          <w:p w14:paraId="67143FC7" w14:textId="77777777" w:rsidR="008B5F7F" w:rsidRPr="00520146" w:rsidRDefault="008B5F7F" w:rsidP="00F758F6">
            <w:pPr>
              <w:pStyle w:val="HTML"/>
              <w:shd w:val="clear" w:color="auto" w:fill="FFFFFF"/>
              <w:wordWrap w:val="0"/>
              <w:rPr>
                <w:ins w:id="2779" w:author="Dalit Roth" w:date="2020-10-19T14:42:00Z"/>
                <w:rFonts w:ascii="Lucida Console" w:hAnsi="Lucida Console"/>
                <w:color w:val="000000"/>
              </w:rPr>
            </w:pPr>
            <w:ins w:id="2780" w:author="Dalit Roth" w:date="2020-10-19T14:42:00Z">
              <w:r w:rsidRPr="00DA4E35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520146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4082135054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EDFACF5" w14:textId="77777777" w:rsidR="008B5F7F" w:rsidRPr="00520146" w:rsidRDefault="008B5F7F" w:rsidP="00F758F6">
            <w:pPr>
              <w:pStyle w:val="HTML"/>
              <w:shd w:val="clear" w:color="auto" w:fill="FFFFFF"/>
              <w:wordWrap w:val="0"/>
              <w:rPr>
                <w:ins w:id="2781" w:author="Dalit Roth" w:date="2020-10-19T14:42:00Z"/>
                <w:rFonts w:ascii="Lucida Console" w:hAnsi="Lucida Console"/>
                <w:color w:val="000000"/>
              </w:rPr>
            </w:pPr>
            <w:ins w:id="2782" w:author="Dalit Roth" w:date="2020-10-19T14:42:00Z">
              <w:r w:rsidRPr="00DA4E35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&lt; </w:t>
              </w:r>
              <w:r w:rsidRPr="00520146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2.158e-06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5FAE98D" w14:textId="77777777" w:rsidR="008B5F7F" w:rsidRPr="00DA4E35" w:rsidRDefault="008B5F7F" w:rsidP="00F758F6">
            <w:pPr>
              <w:spacing w:line="276" w:lineRule="auto"/>
              <w:jc w:val="center"/>
              <w:rPr>
                <w:ins w:id="2783" w:author="Dalit Roth" w:date="2020-10-19T14:42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784" w:author="Dalit Roth" w:date="2020-10-19T14:42:00Z">
              <w:r w:rsidRPr="00DA4E35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8B5F7F" w:rsidRPr="00DA4E35" w14:paraId="39B04AE3" w14:textId="77777777" w:rsidTr="00F758F6">
        <w:trPr>
          <w:trHeight w:val="290"/>
          <w:ins w:id="2785" w:author="Dalit Roth" w:date="2020-10-19T14:42:00Z"/>
        </w:trPr>
        <w:tc>
          <w:tcPr>
            <w:tcW w:w="2127" w:type="dxa"/>
            <w:shd w:val="clear" w:color="auto" w:fill="auto"/>
            <w:noWrap/>
            <w:vAlign w:val="bottom"/>
          </w:tcPr>
          <w:p w14:paraId="7A0847F6" w14:textId="77777777" w:rsidR="008B5F7F" w:rsidRPr="00673FD9" w:rsidRDefault="008B5F7F" w:rsidP="00F758F6">
            <w:pPr>
              <w:pStyle w:val="HTML"/>
              <w:shd w:val="clear" w:color="auto" w:fill="FFFFFF"/>
              <w:wordWrap w:val="0"/>
              <w:jc w:val="center"/>
              <w:rPr>
                <w:ins w:id="2786" w:author="Dalit Roth" w:date="2020-10-19T14:42:00Z"/>
                <w:rFonts w:ascii="Lucida Console" w:hAnsi="Lucida Console"/>
                <w:color w:val="000000"/>
              </w:rPr>
            </w:pPr>
            <w:ins w:id="2787" w:author="Dalit Roth" w:date="2020-10-19T14:42:00Z">
              <w:r w:rsidRPr="00DA4E35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DA4E35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NA</w:t>
              </w:r>
              <w:r w:rsidRPr="00520146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</w:ins>
          </w:p>
        </w:tc>
        <w:tc>
          <w:tcPr>
            <w:tcW w:w="2207" w:type="dxa"/>
            <w:shd w:val="clear" w:color="auto" w:fill="auto"/>
            <w:noWrap/>
            <w:vAlign w:val="bottom"/>
          </w:tcPr>
          <w:p w14:paraId="2ABDAC78" w14:textId="77777777" w:rsidR="008B5F7F" w:rsidRPr="00DA4E35" w:rsidRDefault="008B5F7F" w:rsidP="00F758F6">
            <w:pPr>
              <w:pStyle w:val="HTML"/>
              <w:shd w:val="clear" w:color="auto" w:fill="FFFFFF"/>
              <w:wordWrap w:val="0"/>
              <w:jc w:val="center"/>
              <w:rPr>
                <w:ins w:id="2788" w:author="Dalit Roth" w:date="2020-10-19T14:42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789" w:author="Dalit Roth" w:date="2020-10-19T14:42:00Z">
              <w:r w:rsidRPr="00DA4E35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>
                <w:rPr>
                  <w:rStyle w:val="gd15mcfceub"/>
                  <w:rFonts w:asciiTheme="minorBidi" w:hAnsiTheme="minorBidi"/>
                  <w:color w:val="000000"/>
                  <w:bdr w:val="none" w:sz="0" w:space="0" w:color="auto" w:frame="1"/>
                </w:rPr>
                <w:t>N</w:t>
              </w:r>
              <w:r>
                <w:rPr>
                  <w:rStyle w:val="gd15mcfceub"/>
                  <w:rFonts w:asciiTheme="minorBidi" w:hAnsiTheme="minorBidi"/>
                </w:rPr>
                <w:t>A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98E3410" w14:textId="77777777" w:rsidR="008B5F7F" w:rsidRPr="00DA4E35" w:rsidRDefault="008B5F7F" w:rsidP="00F758F6">
            <w:pPr>
              <w:spacing w:line="276" w:lineRule="auto"/>
              <w:jc w:val="center"/>
              <w:rPr>
                <w:ins w:id="2790" w:author="Dalit Roth" w:date="2020-10-19T14:42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791" w:author="Dalit Roth" w:date="2020-10-19T14:42:00Z">
              <w:r w:rsidRPr="00DA4E35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=NA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F7013B0" w14:textId="77777777" w:rsidR="008B5F7F" w:rsidRPr="00DA4E35" w:rsidRDefault="008B5F7F" w:rsidP="00F758F6">
            <w:pPr>
              <w:spacing w:line="276" w:lineRule="auto"/>
              <w:jc w:val="center"/>
              <w:rPr>
                <w:ins w:id="2792" w:author="Dalit Roth" w:date="2020-10-19T14:42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793" w:author="Dalit Roth" w:date="2020-10-19T14:42:00Z">
              <w:r w:rsidRPr="00DA4E35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3B35BB5C" w14:textId="77777777" w:rsidR="008B5F7F" w:rsidRDefault="008B5F7F" w:rsidP="008B5F7F">
      <w:pPr>
        <w:bidi/>
        <w:spacing w:after="160" w:line="259" w:lineRule="auto"/>
        <w:rPr>
          <w:ins w:id="2794" w:author="Dalit Roth" w:date="2020-10-19T14:42:00Z"/>
          <w:rFonts w:asciiTheme="minorBidi" w:hAnsiTheme="minorBidi" w:cstheme="minorBidi"/>
          <w:u w:val="single"/>
        </w:rPr>
      </w:pPr>
      <w:proofErr w:type="spellStart"/>
      <w:ins w:id="2795" w:author="Dalit Roth" w:date="2020-10-19T14:42:00Z">
        <w:r>
          <w:rPr>
            <w:rFonts w:asciiTheme="minorBidi" w:hAnsiTheme="minorBidi" w:cstheme="minorBidi" w:hint="cs"/>
            <w:u w:val="single"/>
            <w:rtl/>
          </w:rPr>
          <w:t>קורולציה</w:t>
        </w:r>
        <w:proofErr w:type="spellEnd"/>
        <w:r>
          <w:rPr>
            <w:rFonts w:asciiTheme="minorBidi" w:hAnsiTheme="minorBidi" w:cstheme="minorBidi" w:hint="cs"/>
            <w:u w:val="single"/>
            <w:rtl/>
          </w:rPr>
          <w:t xml:space="preserve"> נמוכה מאד</w:t>
        </w:r>
      </w:ins>
    </w:p>
    <w:p w14:paraId="6DF2888F" w14:textId="45E7BFC7" w:rsidR="008B5F7F" w:rsidRDefault="006C55B8">
      <w:pPr>
        <w:spacing w:after="160" w:line="259" w:lineRule="auto"/>
        <w:rPr>
          <w:ins w:id="2796" w:author="Dalit Roth" w:date="2020-10-19T14:42:00Z"/>
          <w:rFonts w:asciiTheme="minorBidi" w:hAnsiTheme="minorBidi" w:cstheme="minorBidi"/>
          <w:rtl/>
        </w:rPr>
      </w:pPr>
      <w:del w:id="2797" w:author="Dalit Roth" w:date="2020-10-19T14:42:00Z">
        <w:r w:rsidDel="008B5F7F">
          <w:rPr>
            <w:rFonts w:asciiTheme="minorBidi" w:hAnsiTheme="minorBidi" w:cstheme="minorBidi"/>
            <w:rtl/>
          </w:rPr>
          <w:br w:type="page"/>
        </w:r>
      </w:del>
    </w:p>
    <w:p w14:paraId="012EC60C" w14:textId="5BC362A1" w:rsidR="008B5F7F" w:rsidRDefault="008B5F7F">
      <w:pPr>
        <w:spacing w:after="160" w:line="259" w:lineRule="auto"/>
        <w:rPr>
          <w:ins w:id="2798" w:author="Dalit Roth" w:date="2020-10-19T14:43:00Z"/>
          <w:rFonts w:asciiTheme="minorBidi" w:hAnsiTheme="minorBidi" w:cstheme="minorBidi"/>
          <w:rtl/>
        </w:rPr>
      </w:pPr>
    </w:p>
    <w:p w14:paraId="71ABA988" w14:textId="6193A796" w:rsidR="008B5F7F" w:rsidRDefault="008B5F7F">
      <w:pPr>
        <w:spacing w:after="160" w:line="259" w:lineRule="auto"/>
        <w:rPr>
          <w:ins w:id="2799" w:author="Dalit Roth" w:date="2020-10-19T14:43:00Z"/>
          <w:rFonts w:asciiTheme="minorBidi" w:hAnsiTheme="minorBidi" w:cstheme="minorBidi"/>
          <w:rtl/>
        </w:rPr>
      </w:pPr>
    </w:p>
    <w:p w14:paraId="789115F5" w14:textId="71044A7E" w:rsidR="008B5F7F" w:rsidRDefault="008B5F7F">
      <w:pPr>
        <w:spacing w:after="160" w:line="259" w:lineRule="auto"/>
        <w:rPr>
          <w:ins w:id="2800" w:author="Dalit Roth" w:date="2020-10-19T14:43:00Z"/>
          <w:rFonts w:asciiTheme="minorBidi" w:hAnsiTheme="minorBidi" w:cstheme="minorBidi"/>
          <w:rtl/>
        </w:rPr>
      </w:pPr>
    </w:p>
    <w:p w14:paraId="4CAAB298" w14:textId="77777777" w:rsidR="008B5F7F" w:rsidRDefault="008B5F7F">
      <w:pPr>
        <w:spacing w:after="160" w:line="259" w:lineRule="auto"/>
        <w:rPr>
          <w:rFonts w:asciiTheme="minorBidi" w:hAnsiTheme="minorBidi" w:cstheme="minorBidi"/>
        </w:rPr>
      </w:pPr>
    </w:p>
    <w:p w14:paraId="59C73574" w14:textId="77777777" w:rsidR="00881FCF" w:rsidRPr="00C33D60" w:rsidRDefault="00881FCF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tbl>
      <w:tblPr>
        <w:tblStyle w:val="a4"/>
        <w:bidiVisual/>
        <w:tblW w:w="0" w:type="auto"/>
        <w:tblInd w:w="378" w:type="dxa"/>
        <w:tblLook w:val="04A0" w:firstRow="1" w:lastRow="0" w:firstColumn="1" w:lastColumn="0" w:noHBand="0" w:noVBand="1"/>
      </w:tblPr>
      <w:tblGrid>
        <w:gridCol w:w="2112"/>
        <w:gridCol w:w="2125"/>
        <w:gridCol w:w="3681"/>
        <w:tblGridChange w:id="2801">
          <w:tblGrid>
            <w:gridCol w:w="113"/>
            <w:gridCol w:w="2112"/>
            <w:gridCol w:w="79"/>
            <w:gridCol w:w="2046"/>
            <w:gridCol w:w="79"/>
            <w:gridCol w:w="3602"/>
            <w:gridCol w:w="79"/>
          </w:tblGrid>
        </w:tblGridChange>
      </w:tblGrid>
      <w:tr w:rsidR="00585DCA" w:rsidRPr="00C33D60" w14:paraId="600518AB" w14:textId="77777777" w:rsidTr="00B112FF">
        <w:tc>
          <w:tcPr>
            <w:tcW w:w="2112" w:type="dxa"/>
          </w:tcPr>
          <w:p w14:paraId="67A44080" w14:textId="234B4EA3" w:rsidR="00875863" w:rsidRPr="00C33D60" w:rsidRDefault="00875863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lang_US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6FA8A8C4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25" w:type="dxa"/>
          </w:tcPr>
          <w:p w14:paraId="460C09B9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6DDC5B0" w14:textId="77777777" w:rsidR="00875863" w:rsidRPr="00D67D2E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</w:t>
            </w:r>
            <w:r w:rsidRPr="00D67D2E">
              <w:rPr>
                <w:rFonts w:asciiTheme="minorBidi" w:hAnsiTheme="minorBidi" w:cstheme="minorBidi"/>
                <w:rtl/>
              </w:rPr>
              <w:t>חסרים: אין</w:t>
            </w:r>
          </w:p>
          <w:p w14:paraId="14F5D5B8" w14:textId="1AEB39A4" w:rsidR="00875863" w:rsidRPr="00D67D2E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D67D2E">
              <w:rPr>
                <w:rFonts w:asciiTheme="minorBidi" w:hAnsiTheme="minorBidi" w:cstheme="minorBidi"/>
                <w:rtl/>
              </w:rPr>
              <w:t>מספר קטגוריות: 2 (933 - לא, 6,442 – כן)</w:t>
            </w:r>
          </w:p>
          <w:p w14:paraId="4D0F11EF" w14:textId="562FD0FE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792F5FDF" w14:textId="60A8F60B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037191F2" w14:textId="7989E4E0" w:rsidR="00D67D2E" w:rsidRPr="00D67D2E" w:rsidRDefault="00D67D2E" w:rsidP="00D67D2E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D67D2E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>p-value =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 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0.905</w:t>
            </w:r>
          </w:p>
          <w:p w14:paraId="028409FB" w14:textId="54050BF7" w:rsidR="00D67D2E" w:rsidRPr="00D67D2E" w:rsidRDefault="00D67D2E" w:rsidP="00D67D2E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D67D2E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X-squared = 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2744.7</w:t>
            </w:r>
          </w:p>
          <w:p w14:paraId="6F67F628" w14:textId="66C63AC0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d</w:t>
            </w:r>
            <w:r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f = 2843</w:t>
            </w: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 xml:space="preserve"> </w:t>
            </w:r>
          </w:p>
          <w:p w14:paraId="345F51FA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1" w:type="dxa"/>
          </w:tcPr>
          <w:p w14:paraId="5F233BCA" w14:textId="03204E8F" w:rsidR="00C979BE" w:rsidRDefault="00C979BE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424256" behindDoc="0" locked="0" layoutInCell="1" allowOverlap="1" wp14:anchorId="0BCE1C3C" wp14:editId="0F3EAF00">
                  <wp:simplePos x="0" y="0"/>
                  <wp:positionH relativeFrom="column">
                    <wp:posOffset>906780</wp:posOffset>
                  </wp:positionH>
                  <wp:positionV relativeFrom="paragraph">
                    <wp:posOffset>90170</wp:posOffset>
                  </wp:positionV>
                  <wp:extent cx="1283970" cy="1283970"/>
                  <wp:effectExtent l="0" t="0" r="0" b="0"/>
                  <wp:wrapThrough wrapText="bothSides">
                    <wp:wrapPolygon edited="0">
                      <wp:start x="0" y="0"/>
                      <wp:lineTo x="0" y="21151"/>
                      <wp:lineTo x="21151" y="21151"/>
                      <wp:lineTo x="21151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970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F32B74" w14:textId="761F789C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0F9ED7C0" w14:textId="57C1B63C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1291269E" w14:textId="77777777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7D648088" w14:textId="160516E5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1B5EF13B" w14:textId="6EBE2270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47D8B784" w14:textId="6C0B635C" w:rsidR="00875863" w:rsidRPr="00C33D60" w:rsidRDefault="00585DCA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426304" behindDoc="0" locked="0" layoutInCell="1" allowOverlap="1" wp14:anchorId="717476A6" wp14:editId="72CC4294">
                  <wp:simplePos x="0" y="0"/>
                  <wp:positionH relativeFrom="column">
                    <wp:posOffset>895985</wp:posOffset>
                  </wp:positionH>
                  <wp:positionV relativeFrom="paragraph">
                    <wp:posOffset>168275</wp:posOffset>
                  </wp:positionV>
                  <wp:extent cx="1302387" cy="116205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168" y="21246"/>
                      <wp:lineTo x="21168" y="0"/>
                      <wp:lineTo x="0" y="0"/>
                    </wp:wrapPolygon>
                  </wp:wrapThrough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87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5DCA" w:rsidRPr="00C33D60" w14:paraId="68FC057E" w14:textId="77777777" w:rsidTr="00B112FF">
        <w:tc>
          <w:tcPr>
            <w:tcW w:w="2112" w:type="dxa"/>
          </w:tcPr>
          <w:p w14:paraId="2BD645B1" w14:textId="77777777" w:rsidR="00875863" w:rsidRPr="00C33D60" w:rsidRDefault="00875863" w:rsidP="001B26DF">
            <w:pPr>
              <w:pStyle w:val="a3"/>
              <w:numPr>
                <w:ilvl w:val="0"/>
                <w:numId w:val="16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green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lang_FR</w:t>
            </w:r>
            <w:proofErr w:type="spellEnd"/>
          </w:p>
          <w:p w14:paraId="1565A133" w14:textId="77777777" w:rsidR="00875863" w:rsidRPr="00C33D60" w:rsidRDefault="00875863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08ABE46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5661A8F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0C3DB23B" w14:textId="77777777" w:rsidR="00875863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(711 - לא, 6,664)</w:t>
            </w:r>
          </w:p>
          <w:p w14:paraId="576A138C" w14:textId="77777777" w:rsidR="00E228EE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14BD29FF" w14:textId="77777777" w:rsidR="0057247C" w:rsidRDefault="00E228EE" w:rsidP="0057247C">
            <w:pPr>
              <w:bidi/>
              <w:spacing w:line="276" w:lineRule="auto"/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  <w:r w:rsidR="0057247C">
              <w:rPr>
                <w:rFonts w:asciiTheme="minorBidi" w:hAnsiTheme="minorBidi" w:cstheme="minorBidi"/>
                <w:noProof/>
                <w:sz w:val="20"/>
                <w:szCs w:val="20"/>
              </w:rPr>
              <w:br/>
            </w:r>
            <w:r w:rsidR="0057247C"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X-squared = 2860, df = 2843</w:t>
            </w:r>
          </w:p>
          <w:p w14:paraId="1733C629" w14:textId="3800E4D8" w:rsidR="0057247C" w:rsidRPr="0057247C" w:rsidRDefault="0057247C" w:rsidP="0057247C">
            <w:pPr>
              <w:bidi/>
              <w:spacing w:line="276" w:lineRule="auto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7247C"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p-value = 0.4076</w:t>
            </w:r>
          </w:p>
          <w:p w14:paraId="3EE44CFB" w14:textId="20A28E24" w:rsidR="00E228EE" w:rsidRPr="00D67D2E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</w:p>
          <w:p w14:paraId="76E5D11B" w14:textId="7915C34D" w:rsidR="00E228EE" w:rsidRPr="00C33D60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6993DFC2" w14:textId="3985D4D2" w:rsidR="00875863" w:rsidRPr="00C33D60" w:rsidRDefault="00881FCF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E424FE8" wp14:editId="21230EB8">
                  <wp:extent cx="1371600" cy="13716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375702" cy="137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DCA" w:rsidRPr="00C33D60" w14:paraId="31D37521" w14:textId="77777777" w:rsidTr="008B5F7F">
        <w:tblPrEx>
          <w:tblW w:w="0" w:type="auto"/>
          <w:tblInd w:w="378" w:type="dxa"/>
          <w:tblPrExChange w:id="2802" w:author="Dalit Roth" w:date="2020-10-19T14:44:00Z">
            <w:tblPrEx>
              <w:tblW w:w="0" w:type="auto"/>
              <w:tblInd w:w="378" w:type="dxa"/>
            </w:tblPrEx>
          </w:tblPrExChange>
        </w:tblPrEx>
        <w:trPr>
          <w:trHeight w:val="4234"/>
        </w:trPr>
        <w:tc>
          <w:tcPr>
            <w:tcW w:w="2112" w:type="dxa"/>
            <w:tcPrChange w:id="2803" w:author="Dalit Roth" w:date="2020-10-19T14:44:00Z">
              <w:tcPr>
                <w:tcW w:w="2112" w:type="dxa"/>
                <w:gridSpan w:val="3"/>
              </w:tcPr>
            </w:tcPrChange>
          </w:tcPr>
          <w:p w14:paraId="6DBA2E23" w14:textId="65C634F5" w:rsidR="00FC4562" w:rsidRPr="00C33D60" w:rsidRDefault="00FC4562" w:rsidP="001B26DF">
            <w:pPr>
              <w:pStyle w:val="a3"/>
              <w:numPr>
                <w:ilvl w:val="0"/>
                <w:numId w:val="16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magenta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lang_RU</w:t>
            </w:r>
            <w:proofErr w:type="spellEnd"/>
          </w:p>
          <w:p w14:paraId="411D9D40" w14:textId="77777777" w:rsidR="00875863" w:rsidRDefault="00875863" w:rsidP="00C33D60">
            <w:pPr>
              <w:pStyle w:val="a3"/>
              <w:bidi/>
              <w:spacing w:after="160" w:line="276" w:lineRule="auto"/>
              <w:ind w:left="643"/>
              <w:rPr>
                <w:ins w:id="2804" w:author="Dalit Roth" w:date="2020-10-19T14:45:00Z"/>
                <w:rFonts w:asciiTheme="minorBidi" w:hAnsiTheme="minorBidi" w:cstheme="minorBidi"/>
                <w:highlight w:val="green"/>
                <w:u w:val="single"/>
                <w:rtl/>
              </w:rPr>
            </w:pPr>
          </w:p>
          <w:p w14:paraId="661E21EC" w14:textId="77777777" w:rsidR="008B5F7F" w:rsidRDefault="008B5F7F" w:rsidP="008B5F7F">
            <w:pPr>
              <w:pStyle w:val="a3"/>
              <w:bidi/>
              <w:spacing w:after="160" w:line="276" w:lineRule="auto"/>
              <w:ind w:left="643"/>
              <w:rPr>
                <w:ins w:id="2805" w:author="Dalit Roth" w:date="2020-10-19T14:45:00Z"/>
                <w:rFonts w:asciiTheme="minorBidi" w:hAnsiTheme="minorBidi" w:cstheme="minorBidi"/>
                <w:highlight w:val="green"/>
                <w:u w:val="single"/>
                <w:rtl/>
              </w:rPr>
            </w:pPr>
          </w:p>
          <w:p w14:paraId="6468A0B9" w14:textId="28267333" w:rsidR="008B5F7F" w:rsidRPr="00C33D60" w:rsidRDefault="008B5F7F" w:rsidP="008B5F7F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 w:hint="cs"/>
                <w:highlight w:val="green"/>
                <w:u w:val="single"/>
              </w:rPr>
              <w:pPrChange w:id="2806" w:author="Dalit Roth" w:date="2020-10-19T14:45:00Z">
                <w:pPr>
                  <w:pStyle w:val="a3"/>
                  <w:bidi/>
                  <w:spacing w:after="160" w:line="276" w:lineRule="auto"/>
                  <w:ind w:left="643"/>
                </w:pPr>
              </w:pPrChange>
            </w:pPr>
          </w:p>
        </w:tc>
        <w:tc>
          <w:tcPr>
            <w:tcW w:w="2125" w:type="dxa"/>
            <w:tcPrChange w:id="2807" w:author="Dalit Roth" w:date="2020-10-19T14:44:00Z">
              <w:tcPr>
                <w:tcW w:w="2125" w:type="dxa"/>
                <w:gridSpan w:val="2"/>
              </w:tcPr>
            </w:tcPrChange>
          </w:tcPr>
          <w:p w14:paraId="260EF881" w14:textId="77777777" w:rsidR="008B5F7F" w:rsidRDefault="008B5F7F" w:rsidP="008B5F7F">
            <w:pPr>
              <w:bidi/>
              <w:rPr>
                <w:ins w:id="2808" w:author="Dalit Roth" w:date="2020-10-19T14:43:00Z"/>
                <w:rFonts w:asciiTheme="minorBidi" w:hAnsiTheme="minorBidi"/>
                <w:rtl/>
              </w:rPr>
            </w:pPr>
            <w:ins w:id="2809" w:author="Dalit Roth" w:date="2020-10-19T14:43:00Z">
              <w:r>
                <w:rPr>
                  <w:rFonts w:asciiTheme="minorBidi" w:hAnsiTheme="minorBidi" w:hint="cs"/>
                  <w:rtl/>
                </w:rPr>
                <w:t>ערכים קיימים: 7,375</w:t>
              </w:r>
            </w:ins>
          </w:p>
          <w:p w14:paraId="27602A4E" w14:textId="77777777" w:rsidR="008B5F7F" w:rsidRDefault="008B5F7F" w:rsidP="008B5F7F">
            <w:pPr>
              <w:bidi/>
              <w:rPr>
                <w:ins w:id="2810" w:author="Dalit Roth" w:date="2020-10-19T14:43:00Z"/>
                <w:rFonts w:asciiTheme="minorBidi" w:hAnsiTheme="minorBidi"/>
                <w:rtl/>
              </w:rPr>
            </w:pPr>
            <w:ins w:id="2811" w:author="Dalit Roth" w:date="2020-10-19T14:43:00Z">
              <w:r>
                <w:rPr>
                  <w:rFonts w:asciiTheme="minorBidi" w:hAnsiTheme="minorBidi" w:hint="cs"/>
                  <w:rtl/>
                </w:rPr>
                <w:t>ערכים חסרים: אין</w:t>
              </w:r>
            </w:ins>
          </w:p>
          <w:p w14:paraId="2F43CA14" w14:textId="77777777" w:rsidR="008B5F7F" w:rsidRDefault="008B5F7F" w:rsidP="008B5F7F">
            <w:pPr>
              <w:bidi/>
              <w:rPr>
                <w:ins w:id="2812" w:author="Dalit Roth" w:date="2020-10-19T14:43:00Z"/>
                <w:rFonts w:asciiTheme="minorBidi" w:hAnsiTheme="minorBidi"/>
                <w:rtl/>
              </w:rPr>
            </w:pPr>
            <w:ins w:id="2813" w:author="Dalit Roth" w:date="2020-10-19T14:43:00Z">
              <w:r>
                <w:rPr>
                  <w:rFonts w:asciiTheme="minorBidi" w:hAnsiTheme="minorBidi" w:hint="cs"/>
                  <w:rtl/>
                </w:rPr>
                <w:t>מספר קטגוריות: 2 (</w:t>
              </w:r>
              <w:r w:rsidRPr="00302158">
                <w:rPr>
                  <w:rFonts w:asciiTheme="minorBidi" w:hAnsiTheme="minorBidi" w:cs="Arial"/>
                  <w:rtl/>
                </w:rPr>
                <w:t>7017</w:t>
              </w:r>
              <w:r>
                <w:rPr>
                  <w:rFonts w:asciiTheme="minorBidi" w:hAnsiTheme="minorBidi" w:hint="cs"/>
                  <w:rtl/>
                </w:rPr>
                <w:t xml:space="preserve"> - לא, </w:t>
              </w:r>
              <w:r w:rsidRPr="00302158">
                <w:rPr>
                  <w:rFonts w:asciiTheme="minorBidi" w:hAnsiTheme="minorBidi" w:cs="Arial"/>
                  <w:rtl/>
                </w:rPr>
                <w:t>358</w:t>
              </w:r>
              <w:r>
                <w:rPr>
                  <w:rFonts w:asciiTheme="minorBidi" w:hAnsiTheme="minorBidi" w:hint="cs"/>
                  <w:rtl/>
                </w:rPr>
                <w:t xml:space="preserve"> </w:t>
              </w:r>
              <w:r>
                <w:rPr>
                  <w:rFonts w:asciiTheme="minorBidi" w:hAnsiTheme="minorBidi"/>
                  <w:rtl/>
                </w:rPr>
                <w:t>–</w:t>
              </w:r>
              <w:r>
                <w:rPr>
                  <w:rFonts w:asciiTheme="minorBidi" w:hAnsiTheme="minorBidi" w:hint="cs"/>
                  <w:rtl/>
                </w:rPr>
                <w:t xml:space="preserve"> כן)</w:t>
              </w:r>
            </w:ins>
          </w:p>
          <w:p w14:paraId="56AC2FA4" w14:textId="77777777" w:rsidR="008B5F7F" w:rsidRDefault="008B5F7F" w:rsidP="008B5F7F">
            <w:pPr>
              <w:bidi/>
              <w:rPr>
                <w:ins w:id="2814" w:author="Dalit Roth" w:date="2020-10-19T14:43:00Z"/>
                <w:rFonts w:asciiTheme="minorBidi" w:hAnsiTheme="minorBidi"/>
                <w:rtl/>
              </w:rPr>
            </w:pPr>
          </w:p>
          <w:p w14:paraId="26AC8045" w14:textId="77777777" w:rsidR="008B5F7F" w:rsidRPr="00DD3AE0" w:rsidRDefault="008B5F7F" w:rsidP="008B5F7F">
            <w:pPr>
              <w:pStyle w:val="HTML"/>
              <w:shd w:val="clear" w:color="auto" w:fill="FFFFFF"/>
              <w:wordWrap w:val="0"/>
              <w:rPr>
                <w:ins w:id="2815" w:author="Dalit Roth" w:date="2020-10-19T14:43:00Z"/>
                <w:rFonts w:ascii="Lucida Console" w:hAnsi="Lucida Console"/>
                <w:color w:val="000000"/>
              </w:rPr>
            </w:pPr>
            <w:ins w:id="2816" w:author="Dalit Roth" w:date="2020-10-19T14:43:00Z">
              <w:r w:rsidRPr="00D67D2E">
                <w:rPr>
                  <w:rFonts w:asciiTheme="minorBidi" w:hAnsiTheme="minorBidi" w:cstheme="minorBidi"/>
                  <w:noProof/>
                  <w:rtl/>
                </w:rPr>
                <w:t xml:space="preserve">מבחן </w:t>
              </w:r>
              <w:r w:rsidRPr="00D67D2E">
                <w:rPr>
                  <w:rFonts w:asciiTheme="minorBidi" w:hAnsiTheme="minorBidi" w:cstheme="minorBidi"/>
                  <w:noProof/>
                </w:rPr>
                <w:t>Chi-square</w:t>
              </w:r>
              <w:r w:rsidRPr="00D67D2E">
                <w:rPr>
                  <w:rFonts w:asciiTheme="minorBidi" w:hAnsiTheme="minorBidi" w:cstheme="minorBidi"/>
                  <w:noProof/>
                  <w:rtl/>
                </w:rPr>
                <w:t>:</w:t>
              </w:r>
              <w:r>
                <w:rPr>
                  <w:rFonts w:asciiTheme="minorBidi" w:hAnsiTheme="minorBidi" w:cstheme="minorBidi"/>
                  <w:noProof/>
                </w:rPr>
                <w:br/>
              </w:r>
              <w:r>
                <w:rPr>
                  <w:rFonts w:ascii="Lucida Console" w:hAnsi="Lucida Console"/>
                  <w:color w:val="000000"/>
                  <w:sz w:val="18"/>
                  <w:szCs w:val="18"/>
                  <w:bdr w:val="none" w:sz="0" w:space="0" w:color="auto" w:frame="1"/>
                </w:rPr>
                <w:t xml:space="preserve">X-squared = </w:t>
              </w:r>
              <w:r w:rsidRPr="00DD3AE0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2829.5</w:t>
              </w:r>
            </w:ins>
          </w:p>
          <w:p w14:paraId="42C19ACD" w14:textId="77777777" w:rsidR="008B5F7F" w:rsidRPr="00DD3AE0" w:rsidRDefault="008B5F7F" w:rsidP="008B5F7F">
            <w:pPr>
              <w:pStyle w:val="HTML"/>
              <w:shd w:val="clear" w:color="auto" w:fill="FFFFFF"/>
              <w:wordWrap w:val="0"/>
              <w:rPr>
                <w:ins w:id="2817" w:author="Dalit Roth" w:date="2020-10-19T14:43:00Z"/>
                <w:rFonts w:ascii="Lucida Console" w:hAnsi="Lucida Console" w:hint="cs"/>
                <w:color w:val="000000"/>
              </w:rPr>
            </w:pPr>
            <w:ins w:id="2818" w:author="Dalit Roth" w:date="2020-10-19T14:43:00Z">
              <w:r>
                <w:rPr>
                  <w:rFonts w:ascii="Lucida Console" w:hAnsi="Lucida Console"/>
                  <w:color w:val="000000"/>
                  <w:sz w:val="18"/>
                  <w:szCs w:val="18"/>
                  <w:bdr w:val="none" w:sz="0" w:space="0" w:color="auto" w:frame="1"/>
                </w:rPr>
                <w:t xml:space="preserve">, df = </w:t>
              </w:r>
              <w:r w:rsidRPr="00DD3AE0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2843</w:t>
              </w:r>
            </w:ins>
          </w:p>
          <w:p w14:paraId="185C8C1B" w14:textId="77777777" w:rsidR="008B5F7F" w:rsidRPr="00DD3AE0" w:rsidRDefault="008B5F7F" w:rsidP="008B5F7F">
            <w:pPr>
              <w:pStyle w:val="HTML"/>
              <w:shd w:val="clear" w:color="auto" w:fill="FFFFFF"/>
              <w:wordWrap w:val="0"/>
              <w:rPr>
                <w:ins w:id="2819" w:author="Dalit Roth" w:date="2020-10-19T14:43:00Z"/>
                <w:rFonts w:ascii="Lucida Console" w:hAnsi="Lucida Console"/>
                <w:color w:val="000000"/>
              </w:rPr>
            </w:pPr>
            <w:ins w:id="2820" w:author="Dalit Roth" w:date="2020-10-19T14:43:00Z">
              <w:r w:rsidRPr="0057247C">
                <w:rPr>
                  <w:rFonts w:ascii="Lucida Console" w:hAnsi="Lucida Console"/>
                  <w:color w:val="000000"/>
                  <w:sz w:val="18"/>
                  <w:szCs w:val="18"/>
                  <w:bdr w:val="none" w:sz="0" w:space="0" w:color="auto" w:frame="1"/>
                </w:rPr>
                <w:t xml:space="preserve"> p-value = </w:t>
              </w:r>
              <w:r w:rsidRPr="006121A7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>0.5676</w:t>
              </w:r>
            </w:ins>
          </w:p>
          <w:p w14:paraId="3177B549" w14:textId="77777777" w:rsidR="008B5F7F" w:rsidRPr="0057247C" w:rsidRDefault="008B5F7F" w:rsidP="008B5F7F">
            <w:pPr>
              <w:bidi/>
              <w:spacing w:line="276" w:lineRule="auto"/>
              <w:rPr>
                <w:ins w:id="2821" w:author="Dalit Roth" w:date="2020-10-19T14:43:00Z"/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  <w:p w14:paraId="7C2FDDD7" w14:textId="2D0855FE" w:rsidR="00A623DA" w:rsidDel="008B5F7F" w:rsidRDefault="00A623DA" w:rsidP="00C33D60">
            <w:pPr>
              <w:bidi/>
              <w:spacing w:line="276" w:lineRule="auto"/>
              <w:rPr>
                <w:del w:id="2822" w:author="Dalit Roth" w:date="2020-10-19T14:43:00Z"/>
                <w:rFonts w:asciiTheme="minorBidi" w:hAnsiTheme="minorBidi"/>
                <w:rtl/>
              </w:rPr>
            </w:pPr>
            <w:del w:id="2823" w:author="Dalit Roth" w:date="2020-10-19T14:43:00Z">
              <w:r w:rsidDel="008B5F7F">
                <w:rPr>
                  <w:rFonts w:asciiTheme="minorBidi" w:hAnsiTheme="minorBidi" w:hint="cs"/>
                  <w:rtl/>
                </w:rPr>
                <w:delText>ערכים קיימים: 7,375</w:delText>
              </w:r>
            </w:del>
          </w:p>
          <w:p w14:paraId="33D7C365" w14:textId="776FD686" w:rsidR="008B5F7F" w:rsidRDefault="008B5F7F" w:rsidP="008B5F7F">
            <w:pPr>
              <w:bidi/>
              <w:rPr>
                <w:ins w:id="2824" w:author="Dalit Roth" w:date="2020-10-19T14:45:00Z"/>
                <w:rFonts w:asciiTheme="minorBidi" w:hAnsiTheme="minorBidi"/>
                <w:rtl/>
              </w:rPr>
            </w:pPr>
          </w:p>
          <w:p w14:paraId="1885D4E8" w14:textId="6145966E" w:rsidR="008B5F7F" w:rsidRDefault="008B5F7F" w:rsidP="008B5F7F">
            <w:pPr>
              <w:bidi/>
              <w:rPr>
                <w:ins w:id="2825" w:author="Dalit Roth" w:date="2020-10-19T14:45:00Z"/>
                <w:rFonts w:asciiTheme="minorBidi" w:hAnsiTheme="minorBidi"/>
                <w:rtl/>
              </w:rPr>
            </w:pPr>
          </w:p>
          <w:p w14:paraId="45A8E51C" w14:textId="7B6A3344" w:rsidR="008B5F7F" w:rsidRDefault="008B5F7F" w:rsidP="008B5F7F">
            <w:pPr>
              <w:bidi/>
              <w:rPr>
                <w:ins w:id="2826" w:author="Dalit Roth" w:date="2020-10-19T14:45:00Z"/>
                <w:rFonts w:asciiTheme="minorBidi" w:hAnsiTheme="minorBidi"/>
                <w:rtl/>
              </w:rPr>
            </w:pPr>
          </w:p>
          <w:p w14:paraId="1AA0AB06" w14:textId="20CDB955" w:rsidR="008B5F7F" w:rsidRDefault="008B5F7F" w:rsidP="008B5F7F">
            <w:pPr>
              <w:bidi/>
              <w:rPr>
                <w:ins w:id="2827" w:author="Dalit Roth" w:date="2020-10-19T14:45:00Z"/>
                <w:rFonts w:asciiTheme="minorBidi" w:hAnsiTheme="minorBidi"/>
                <w:rtl/>
              </w:rPr>
            </w:pPr>
          </w:p>
          <w:p w14:paraId="0F4BB58B" w14:textId="77777777" w:rsidR="008B5F7F" w:rsidRDefault="008B5F7F" w:rsidP="008B5F7F">
            <w:pPr>
              <w:bidi/>
              <w:rPr>
                <w:ins w:id="2828" w:author="Dalit Roth" w:date="2020-10-19T14:45:00Z"/>
                <w:rFonts w:asciiTheme="minorBidi" w:hAnsiTheme="minorBidi"/>
                <w:rtl/>
              </w:rPr>
              <w:pPrChange w:id="2829" w:author="Dalit Roth" w:date="2020-10-19T14:45:00Z">
                <w:pPr>
                  <w:bidi/>
                </w:pPr>
              </w:pPrChange>
            </w:pPr>
          </w:p>
          <w:p w14:paraId="535E6F40" w14:textId="0124AC6A" w:rsidR="00A623DA" w:rsidDel="008B5F7F" w:rsidRDefault="00A623DA" w:rsidP="00A623DA">
            <w:pPr>
              <w:bidi/>
              <w:rPr>
                <w:del w:id="2830" w:author="Dalit Roth" w:date="2020-10-19T14:43:00Z"/>
                <w:rFonts w:asciiTheme="minorBidi" w:hAnsiTheme="minorBidi"/>
                <w:rtl/>
              </w:rPr>
            </w:pPr>
            <w:del w:id="2831" w:author="Dalit Roth" w:date="2020-10-19T14:43:00Z">
              <w:r w:rsidDel="008B5F7F">
                <w:rPr>
                  <w:rFonts w:asciiTheme="minorBidi" w:hAnsiTheme="minorBidi" w:hint="cs"/>
                  <w:rtl/>
                </w:rPr>
                <w:delText>ערכים חסרים: אין</w:delText>
              </w:r>
            </w:del>
          </w:p>
          <w:p w14:paraId="68DEC4B0" w14:textId="58ADFEA6" w:rsidR="00A623DA" w:rsidDel="008B5F7F" w:rsidRDefault="00A623DA" w:rsidP="00A623DA">
            <w:pPr>
              <w:bidi/>
              <w:rPr>
                <w:del w:id="2832" w:author="Dalit Roth" w:date="2020-10-19T14:43:00Z"/>
                <w:rFonts w:asciiTheme="minorBidi" w:hAnsiTheme="minorBidi"/>
                <w:rtl/>
              </w:rPr>
            </w:pPr>
            <w:del w:id="2833" w:author="Dalit Roth" w:date="2020-10-19T14:43:00Z">
              <w:r w:rsidDel="008B5F7F">
                <w:rPr>
                  <w:rFonts w:asciiTheme="minorBidi" w:hAnsiTheme="minorBidi" w:hint="cs"/>
                  <w:rtl/>
                </w:rPr>
                <w:delText>מספר קטגוריות: 2 (</w:delText>
              </w:r>
              <w:r w:rsidRPr="00302158" w:rsidDel="008B5F7F">
                <w:rPr>
                  <w:rFonts w:asciiTheme="minorBidi" w:hAnsiTheme="minorBidi" w:cs="Arial"/>
                  <w:rtl/>
                </w:rPr>
                <w:delText>7017</w:delText>
              </w:r>
              <w:r w:rsidDel="008B5F7F">
                <w:rPr>
                  <w:rFonts w:asciiTheme="minorBidi" w:hAnsiTheme="minorBidi" w:hint="cs"/>
                  <w:rtl/>
                </w:rPr>
                <w:delText xml:space="preserve"> - לא, </w:delText>
              </w:r>
              <w:r w:rsidRPr="00302158" w:rsidDel="008B5F7F">
                <w:rPr>
                  <w:rFonts w:asciiTheme="minorBidi" w:hAnsiTheme="minorBidi" w:cs="Arial"/>
                  <w:rtl/>
                </w:rPr>
                <w:delText>358</w:delText>
              </w:r>
              <w:r w:rsidDel="008B5F7F">
                <w:rPr>
                  <w:rFonts w:asciiTheme="minorBidi" w:hAnsiTheme="minorBidi" w:hint="cs"/>
                  <w:rtl/>
                </w:rPr>
                <w:delText xml:space="preserve"> </w:delText>
              </w:r>
              <w:r w:rsidDel="008B5F7F">
                <w:rPr>
                  <w:rFonts w:asciiTheme="minorBidi" w:hAnsiTheme="minorBidi"/>
                  <w:rtl/>
                </w:rPr>
                <w:delText>–</w:delText>
              </w:r>
              <w:r w:rsidDel="008B5F7F">
                <w:rPr>
                  <w:rFonts w:asciiTheme="minorBidi" w:hAnsiTheme="minorBidi" w:hint="cs"/>
                  <w:rtl/>
                </w:rPr>
                <w:delText xml:space="preserve"> כן)</w:delText>
              </w:r>
            </w:del>
          </w:p>
          <w:p w14:paraId="1CEABA04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  <w:tcPrChange w:id="2834" w:author="Dalit Roth" w:date="2020-10-19T14:44:00Z">
              <w:tcPr>
                <w:tcW w:w="3681" w:type="dxa"/>
                <w:gridSpan w:val="2"/>
              </w:tcPr>
            </w:tcPrChange>
          </w:tcPr>
          <w:p w14:paraId="749ACA6F" w14:textId="77777777" w:rsidR="00875863" w:rsidRDefault="00A623DA" w:rsidP="00C33D60">
            <w:pPr>
              <w:pStyle w:val="a3"/>
              <w:bidi/>
              <w:spacing w:line="276" w:lineRule="auto"/>
              <w:ind w:left="0"/>
              <w:rPr>
                <w:ins w:id="2835" w:author="Dalit Roth" w:date="2020-10-19T14:44:00Z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26688" behindDoc="0" locked="0" layoutInCell="1" allowOverlap="1" wp14:anchorId="6D6C798C" wp14:editId="58F8727F">
                  <wp:simplePos x="0" y="0"/>
                  <wp:positionH relativeFrom="margin">
                    <wp:posOffset>924841</wp:posOffset>
                  </wp:positionH>
                  <wp:positionV relativeFrom="margin">
                    <wp:posOffset>169811</wp:posOffset>
                  </wp:positionV>
                  <wp:extent cx="1222744" cy="1222744"/>
                  <wp:effectExtent l="0" t="0" r="0" b="0"/>
                  <wp:wrapSquare wrapText="bothSides"/>
                  <wp:docPr id="126" name="תמונה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744" cy="122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3C9D5BD" w14:textId="77777777" w:rsidR="008B5F7F" w:rsidRPr="008B5F7F" w:rsidRDefault="008B5F7F" w:rsidP="008B5F7F">
            <w:pPr>
              <w:rPr>
                <w:ins w:id="2836" w:author="Dalit Roth" w:date="2020-10-19T14:44:00Z"/>
                <w:rPrChange w:id="2837" w:author="Dalit Roth" w:date="2020-10-19T14:44:00Z">
                  <w:rPr>
                    <w:ins w:id="2838" w:author="Dalit Roth" w:date="2020-10-19T14:44:00Z"/>
                    <w:noProof/>
                  </w:rPr>
                </w:rPrChange>
              </w:rPr>
              <w:pPrChange w:id="2839" w:author="Dalit Roth" w:date="2020-10-19T14:44:00Z">
                <w:pPr>
                  <w:pStyle w:val="a3"/>
                  <w:bidi/>
                  <w:spacing w:line="276" w:lineRule="auto"/>
                  <w:ind w:left="0"/>
                </w:pPr>
              </w:pPrChange>
            </w:pPr>
          </w:p>
          <w:p w14:paraId="5FA35326" w14:textId="77777777" w:rsidR="008B5F7F" w:rsidRDefault="008B5F7F" w:rsidP="008B5F7F">
            <w:pPr>
              <w:rPr>
                <w:ins w:id="2840" w:author="Dalit Roth" w:date="2020-10-19T14:44:00Z"/>
                <w:noProof/>
              </w:rPr>
            </w:pPr>
          </w:p>
          <w:p w14:paraId="73EEF900" w14:textId="17B9C23B" w:rsidR="008B5F7F" w:rsidRPr="008B5F7F" w:rsidRDefault="008B5F7F" w:rsidP="008B5F7F">
            <w:pPr>
              <w:jc w:val="center"/>
              <w:rPr>
                <w:rPrChange w:id="2841" w:author="Dalit Roth" w:date="2020-10-19T14:44:00Z">
                  <w:rPr>
                    <w:rFonts w:asciiTheme="minorBidi" w:hAnsiTheme="minorBidi" w:cstheme="minorBidi"/>
                    <w:noProof/>
                  </w:rPr>
                </w:rPrChange>
              </w:rPr>
              <w:pPrChange w:id="2842" w:author="Dalit Roth" w:date="2020-10-19T14:44:00Z">
                <w:pPr>
                  <w:pStyle w:val="a3"/>
                  <w:bidi/>
                  <w:spacing w:line="276" w:lineRule="auto"/>
                  <w:ind w:left="0"/>
                </w:pPr>
              </w:pPrChange>
            </w:pPr>
            <w:ins w:id="2843" w:author="Dalit Roth" w:date="2020-10-19T14:44:00Z">
              <w:r w:rsidRPr="00DD3AE0">
                <w:rPr>
                  <w:rFonts w:asciiTheme="minorBidi" w:hAnsiTheme="minorBidi" w:cs="Arial" w:hint="cs"/>
                  <w:noProof/>
                  <w:rtl/>
                </w:rPr>
                <w:drawing>
                  <wp:anchor distT="0" distB="0" distL="114300" distR="114300" simplePos="0" relativeHeight="251827712" behindDoc="0" locked="0" layoutInCell="1" allowOverlap="1" wp14:anchorId="4C5D1AB7" wp14:editId="4E4D612E">
                    <wp:simplePos x="0" y="0"/>
                    <wp:positionH relativeFrom="column">
                      <wp:posOffset>868843</wp:posOffset>
                    </wp:positionH>
                    <wp:positionV relativeFrom="paragraph">
                      <wp:posOffset>1042257</wp:posOffset>
                    </wp:positionV>
                    <wp:extent cx="1381200" cy="1263650"/>
                    <wp:effectExtent l="0" t="0" r="9525" b="0"/>
                    <wp:wrapNone/>
                    <wp:docPr id="138" name="תמונה 13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8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098" b="34066"/>
                            <a:stretch/>
                          </pic:blipFill>
                          <pic:spPr bwMode="auto">
                            <a:xfrm>
                              <a:off x="0" y="0"/>
                              <a:ext cx="1381200" cy="126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</w:p>
        </w:tc>
      </w:tr>
      <w:tr w:rsidR="00585DCA" w:rsidRPr="00C33D60" w14:paraId="303B1308" w14:textId="77777777" w:rsidTr="00B112FF">
        <w:tc>
          <w:tcPr>
            <w:tcW w:w="2112" w:type="dxa"/>
          </w:tcPr>
          <w:p w14:paraId="5BC79239" w14:textId="77777777" w:rsidR="00FC4562" w:rsidRPr="00C33D60" w:rsidRDefault="00FC4562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lang_ES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27861E89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 w:hint="cs"/>
                <w:u w:val="single"/>
              </w:rPr>
            </w:pPr>
          </w:p>
        </w:tc>
        <w:tc>
          <w:tcPr>
            <w:tcW w:w="2125" w:type="dxa"/>
          </w:tcPr>
          <w:p w14:paraId="12416EEC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4921E2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7A5C63F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(6,816 - לא, 559 – כן)</w:t>
            </w:r>
          </w:p>
          <w:p w14:paraId="3CC3E4EF" w14:textId="4C120778" w:rsidR="00FC4562" w:rsidRDefault="00FC4562" w:rsidP="00C33D60">
            <w:pPr>
              <w:bidi/>
              <w:spacing w:line="276" w:lineRule="auto"/>
              <w:rPr>
                <w:ins w:id="2844" w:author="Dalit Roth" w:date="2020-10-19T14:44:00Z"/>
                <w:rFonts w:asciiTheme="minorBidi" w:hAnsiTheme="minorBidi" w:cstheme="minorBidi"/>
                <w:rtl/>
              </w:rPr>
            </w:pPr>
          </w:p>
          <w:p w14:paraId="5AE10D78" w14:textId="77777777" w:rsidR="008B5F7F" w:rsidRDefault="008B5F7F" w:rsidP="008B5F7F">
            <w:pPr>
              <w:bidi/>
              <w:spacing w:line="276" w:lineRule="auto"/>
              <w:rPr>
                <w:rFonts w:asciiTheme="minorBidi" w:hAnsiTheme="minorBidi" w:cstheme="minorBidi" w:hint="cs"/>
                <w:rtl/>
              </w:rPr>
              <w:pPrChange w:id="2845" w:author="Dalit Roth" w:date="2020-10-19T14:45:00Z">
                <w:pPr>
                  <w:bidi/>
                  <w:spacing w:line="276" w:lineRule="auto"/>
                </w:pPr>
              </w:pPrChange>
            </w:pPr>
          </w:p>
          <w:p w14:paraId="4232694F" w14:textId="77777777" w:rsidR="00561EA2" w:rsidRPr="00561EA2" w:rsidRDefault="00561EA2" w:rsidP="00561EA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22FED64A" w14:textId="72D6FA04" w:rsidR="00561EA2" w:rsidRPr="00561EA2" w:rsidRDefault="00561EA2" w:rsidP="00561EA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561EA2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>p-value =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 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0.3856</w:t>
            </w:r>
          </w:p>
          <w:p w14:paraId="256F9F83" w14:textId="293F1C34" w:rsidR="00561EA2" w:rsidRPr="00561EA2" w:rsidRDefault="00561EA2" w:rsidP="00561EA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561EA2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X-squared = 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2864.3</w:t>
            </w:r>
          </w:p>
          <w:p w14:paraId="5F4E2BBC" w14:textId="62D3940D" w:rsidR="00561EA2" w:rsidRPr="00561EA2" w:rsidRDefault="00561EA2" w:rsidP="00561EA2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d</w:t>
            </w:r>
            <w:r w:rsidRPr="00561EA2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f = 2843</w:t>
            </w:r>
          </w:p>
        </w:tc>
        <w:tc>
          <w:tcPr>
            <w:tcW w:w="3681" w:type="dxa"/>
          </w:tcPr>
          <w:p w14:paraId="54F0AD74" w14:textId="04D871F3" w:rsidR="00FC4562" w:rsidRPr="00C33D60" w:rsidRDefault="00F758F6" w:rsidP="00585DC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53632" behindDoc="0" locked="0" layoutInCell="1" allowOverlap="1" wp14:anchorId="33E3D795" wp14:editId="099602E6">
                  <wp:simplePos x="0" y="0"/>
                  <wp:positionH relativeFrom="column">
                    <wp:posOffset>629920</wp:posOffset>
                  </wp:positionH>
                  <wp:positionV relativeFrom="paragraph">
                    <wp:posOffset>71769</wp:posOffset>
                  </wp:positionV>
                  <wp:extent cx="1106170" cy="1106170"/>
                  <wp:effectExtent l="0" t="0" r="0" b="0"/>
                  <wp:wrapThrough wrapText="bothSides">
                    <wp:wrapPolygon edited="0">
                      <wp:start x="0" y="0"/>
                      <wp:lineTo x="0" y="21203"/>
                      <wp:lineTo x="21203" y="21203"/>
                      <wp:lineTo x="21203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70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5DCA"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36138FCD" wp14:editId="5AF9D538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1287145</wp:posOffset>
                  </wp:positionV>
                  <wp:extent cx="1193800" cy="1064895"/>
                  <wp:effectExtent l="0" t="0" r="6350" b="1905"/>
                  <wp:wrapThrough wrapText="bothSides">
                    <wp:wrapPolygon edited="0">
                      <wp:start x="0" y="0"/>
                      <wp:lineTo x="0" y="21252"/>
                      <wp:lineTo x="21370" y="21252"/>
                      <wp:lineTo x="21370" y="0"/>
                      <wp:lineTo x="0" y="0"/>
                    </wp:wrapPolygon>
                  </wp:wrapThrough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85DCA" w:rsidRPr="00C33D60" w14:paraId="5367795E" w14:textId="77777777" w:rsidTr="00B112FF">
        <w:tc>
          <w:tcPr>
            <w:tcW w:w="2112" w:type="dxa"/>
          </w:tcPr>
          <w:p w14:paraId="0AC4F519" w14:textId="177AF82E" w:rsidR="00FC4562" w:rsidRPr="00C33D60" w:rsidRDefault="00FC4562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rPr>
                <w:rFonts w:asciiTheme="minorBidi" w:hAnsiTheme="minorBidi" w:cstheme="minorBidi"/>
                <w:highlight w:val="green"/>
                <w:u w:val="single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lang_JA</w:t>
            </w:r>
            <w:proofErr w:type="spellEnd"/>
            <w:r w:rsidR="0057247C">
              <w:rPr>
                <w:rFonts w:asciiTheme="minorBidi" w:hAnsiTheme="minorBidi" w:cstheme="minorBidi"/>
                <w:highlight w:val="green"/>
                <w:u w:val="single"/>
              </w:rPr>
              <w:t>=</w:t>
            </w:r>
            <w:r w:rsidR="0057247C">
              <w:rPr>
                <w:rFonts w:asciiTheme="minorBidi" w:hAnsiTheme="minorBidi" w:cstheme="minorBidi"/>
                <w:highlight w:val="green"/>
                <w:u w:val="single"/>
              </w:rPr>
              <w:br/>
            </w:r>
            <w:r w:rsidR="0057247C" w:rsidRPr="0057247C">
              <w:rPr>
                <w:rFonts w:asciiTheme="minorBidi" w:hAnsiTheme="minorBidi" w:cstheme="minorBidi" w:hint="cs"/>
                <w:highlight w:val="cyan"/>
                <w:u w:val="single"/>
                <w:rtl/>
              </w:rPr>
              <w:t>לא לניתוח</w:t>
            </w:r>
          </w:p>
          <w:p w14:paraId="5E6B1227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40FB823E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BC06D47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557F7B5" w14:textId="77777777" w:rsidR="00FC4562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7247C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(7171- לא, 204 – כן)</w:t>
            </w:r>
          </w:p>
          <w:p w14:paraId="79F1C8A2" w14:textId="77777777" w:rsid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2F69691A" w14:textId="77777777" w:rsidR="0057247C" w:rsidRP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6430D9C" w14:textId="7F5534DD" w:rsid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2942</w:t>
            </w:r>
          </w:p>
          <w:p w14:paraId="67B90806" w14:textId="77777777" w:rsid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df = 2843</w:t>
            </w:r>
          </w:p>
          <w:p w14:paraId="73C5A1F6" w14:textId="5135C5D4" w:rsidR="0057247C" w:rsidRP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0.0952</w:t>
            </w:r>
          </w:p>
          <w:p w14:paraId="4CA4423A" w14:textId="702CEDB8" w:rsidR="0057247C" w:rsidRP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548D7FAA" w14:textId="06A89D24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DA113C5" wp14:editId="3D75B0DE">
                  <wp:extent cx="1857375" cy="1857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08D38" w14:textId="77777777" w:rsidR="00A623DA" w:rsidRDefault="00A623DA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2EA0F943" w14:textId="45B6C3C1" w:rsidR="00F257D3" w:rsidRDefault="00F257D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642742D7" w14:textId="45F1C5FF" w:rsidR="00B01088" w:rsidRDefault="00B01088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proofErr w:type="spellStart"/>
      <w:r>
        <w:rPr>
          <w:rFonts w:asciiTheme="minorBidi" w:hAnsiTheme="minorBidi" w:cstheme="minorBidi"/>
          <w:u w:val="single"/>
        </w:rPr>
        <w:lastRenderedPageBreak/>
        <w:t>director_cnt</w:t>
      </w:r>
      <w:proofErr w:type="spellEnd"/>
      <w:r>
        <w:rPr>
          <w:rFonts w:asciiTheme="minorBidi" w:hAnsiTheme="minorBidi" w:cstheme="minorBidi" w:hint="cs"/>
          <w:u w:val="single"/>
          <w:rtl/>
        </w:rPr>
        <w:t>:</w:t>
      </w:r>
    </w:p>
    <w:p w14:paraId="35EE8848" w14:textId="3B696509" w:rsidR="00B01088" w:rsidRDefault="00B01088" w:rsidP="00B01088">
      <w:pPr>
        <w:bidi/>
        <w:spacing w:line="276" w:lineRule="auto"/>
        <w:rPr>
          <w:rFonts w:asciiTheme="minorBidi" w:hAnsiTheme="minorBidi" w:cstheme="minorBidi"/>
          <w:rtl/>
        </w:rPr>
      </w:pPr>
      <w:r w:rsidRPr="00B01088">
        <w:rPr>
          <w:rFonts w:asciiTheme="minorBidi" w:hAnsiTheme="minorBidi" w:cstheme="minorBidi"/>
          <w:rtl/>
        </w:rPr>
        <w:t xml:space="preserve">ערכים קיימים: </w:t>
      </w:r>
      <w:r>
        <w:rPr>
          <w:rFonts w:asciiTheme="minorBidi" w:hAnsiTheme="minorBidi" w:cstheme="minorBidi" w:hint="cs"/>
          <w:rtl/>
        </w:rPr>
        <w:t>7,340</w:t>
      </w:r>
    </w:p>
    <w:p w14:paraId="5555DCFD" w14:textId="4D97F80D" w:rsidR="00B01088" w:rsidRDefault="00B01088" w:rsidP="00B01088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ערכים חסרים: 35</w:t>
      </w:r>
    </w:p>
    <w:p w14:paraId="473D051B" w14:textId="77777777" w:rsidR="00B01088" w:rsidRDefault="00B01088" w:rsidP="00B01088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B01088" w:rsidRPr="00C33D60" w14:paraId="2A2A27FF" w14:textId="77777777" w:rsidTr="00B10BC3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AF9BF58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A2E40FA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B7F7E87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525D45C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4750CD06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1D645E9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1444B03F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01088" w:rsidRPr="00C33D60" w14:paraId="3DE49969" w14:textId="77777777" w:rsidTr="00B10BC3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E4D3A94" w14:textId="77777777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3CD0A8B" w14:textId="2B2265E0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4038809" w14:textId="77777777" w:rsidR="00B01088" w:rsidRPr="00B01088" w:rsidRDefault="00B01088" w:rsidP="00B0108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0108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1.094</w:t>
            </w:r>
          </w:p>
          <w:p w14:paraId="4C1A5AF9" w14:textId="4DA592F4" w:rsidR="00B01088" w:rsidRPr="00B112FF" w:rsidRDefault="00B01088" w:rsidP="00B0108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A20F28D" w14:textId="2618C5EA" w:rsidR="00B01088" w:rsidRPr="00B112FF" w:rsidRDefault="00B01088" w:rsidP="00B0108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D05DADF" w14:textId="3E3FCD49" w:rsidR="00B01088" w:rsidRPr="00B01088" w:rsidRDefault="00B259F6" w:rsidP="00B0108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0.6678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AA7A12" w14:textId="447CEF13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B19F54E" w14:textId="19494AE3" w:rsidR="00B01088" w:rsidRPr="00B112FF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  <w:tr w:rsidR="00B01088" w:rsidRPr="00C33D60" w14:paraId="38DBA36F" w14:textId="77777777" w:rsidTr="00B10BC3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05DE3674" w14:textId="4E9D47BD" w:rsidR="00B01088" w:rsidRPr="00BA15B0" w:rsidRDefault="00B01088" w:rsidP="00B10BC3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466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B01088" w:rsidRPr="00C33D60" w14:paraId="71DFDA1C" w14:textId="77777777" w:rsidTr="00B10BC3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5D19A201" w14:textId="77777777" w:rsidR="00B01088" w:rsidRPr="00F257D3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68E18C" w14:textId="5ADDE2A3" w:rsidR="00B01088" w:rsidRPr="00F257D3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1A181E4" w14:textId="1067FC47" w:rsidR="00B01088" w:rsidRPr="00F257D3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00CCFC" w14:textId="14EA5735" w:rsidR="00B01088" w:rsidRPr="00F257D3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5C4D27C" w14:textId="0F446144" w:rsidR="00B01088" w:rsidRPr="00B01088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ACBD177" w14:textId="58A44FB2" w:rsidR="00B01088" w:rsidRPr="00F257D3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182F83CC" w14:textId="327AB015" w:rsidR="00B01088" w:rsidRPr="00F257D3" w:rsidRDefault="00B01088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33BF5C6F" w14:textId="7942BC2E" w:rsidR="00B01088" w:rsidRDefault="00B01088" w:rsidP="00B01088">
      <w:pPr>
        <w:bidi/>
        <w:spacing w:line="276" w:lineRule="auto"/>
        <w:rPr>
          <w:rFonts w:asciiTheme="minorBidi" w:hAnsiTheme="minorBidi" w:cstheme="minorBidi"/>
        </w:rPr>
      </w:pPr>
    </w:p>
    <w:p w14:paraId="5301C450" w14:textId="2B13471A" w:rsidR="00B01088" w:rsidRDefault="00B01088" w:rsidP="00B01088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5A13DE1E" w14:textId="1D9B7156" w:rsidR="00B01088" w:rsidRPr="00B01088" w:rsidRDefault="00B01088" w:rsidP="00B01088">
      <w:pPr>
        <w:bidi/>
        <w:spacing w:line="276" w:lineRule="auto"/>
        <w:rPr>
          <w:rFonts w:asciiTheme="minorBidi" w:hAnsiTheme="minorBidi" w:cstheme="minorBidi"/>
        </w:rPr>
      </w:pPr>
      <w:r w:rsidRPr="00B01088">
        <w:rPr>
          <w:noProof/>
        </w:rPr>
        <w:drawing>
          <wp:anchor distT="0" distB="0" distL="114300" distR="114300" simplePos="0" relativeHeight="251771392" behindDoc="0" locked="0" layoutInCell="1" allowOverlap="1" wp14:anchorId="64D92BD3" wp14:editId="670F0139">
            <wp:simplePos x="0" y="0"/>
            <wp:positionH relativeFrom="column">
              <wp:posOffset>-32385</wp:posOffset>
            </wp:positionH>
            <wp:positionV relativeFrom="paragraph">
              <wp:posOffset>143510</wp:posOffset>
            </wp:positionV>
            <wp:extent cx="1582420" cy="1582420"/>
            <wp:effectExtent l="0" t="0" r="0" b="0"/>
            <wp:wrapThrough wrapText="bothSides">
              <wp:wrapPolygon edited="0">
                <wp:start x="0" y="0"/>
                <wp:lineTo x="0" y="21323"/>
                <wp:lineTo x="21323" y="21323"/>
                <wp:lineTo x="21323" y="0"/>
                <wp:lineTo x="0" y="0"/>
              </wp:wrapPolygon>
            </wp:wrapThrough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088">
        <w:rPr>
          <w:noProof/>
        </w:rPr>
        <w:drawing>
          <wp:anchor distT="0" distB="0" distL="114300" distR="114300" simplePos="0" relativeHeight="251761152" behindDoc="0" locked="0" layoutInCell="1" allowOverlap="1" wp14:anchorId="39CC67F0" wp14:editId="45AED9F9">
            <wp:simplePos x="0" y="0"/>
            <wp:positionH relativeFrom="column">
              <wp:posOffset>1621301</wp:posOffset>
            </wp:positionH>
            <wp:positionV relativeFrom="paragraph">
              <wp:posOffset>115570</wp:posOffset>
            </wp:positionV>
            <wp:extent cx="1834515" cy="1637030"/>
            <wp:effectExtent l="0" t="0" r="0" b="1270"/>
            <wp:wrapThrough wrapText="bothSides">
              <wp:wrapPolygon edited="0">
                <wp:start x="0" y="0"/>
                <wp:lineTo x="0" y="21365"/>
                <wp:lineTo x="21308" y="21365"/>
                <wp:lineTo x="21308" y="0"/>
                <wp:lineTo x="0" y="0"/>
              </wp:wrapPolygon>
            </wp:wrapThrough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088">
        <w:rPr>
          <w:noProof/>
        </w:rPr>
        <w:drawing>
          <wp:anchor distT="0" distB="0" distL="114300" distR="114300" simplePos="0" relativeHeight="251748864" behindDoc="0" locked="0" layoutInCell="1" allowOverlap="1" wp14:anchorId="6FEB6C17" wp14:editId="5FECFF5F">
            <wp:simplePos x="0" y="0"/>
            <wp:positionH relativeFrom="column">
              <wp:posOffset>3674941</wp:posOffset>
            </wp:positionH>
            <wp:positionV relativeFrom="paragraph">
              <wp:posOffset>157773</wp:posOffset>
            </wp:positionV>
            <wp:extent cx="1490345" cy="1490345"/>
            <wp:effectExtent l="0" t="0" r="0" b="0"/>
            <wp:wrapThrough wrapText="bothSides">
              <wp:wrapPolygon edited="0">
                <wp:start x="0" y="0"/>
                <wp:lineTo x="0" y="21259"/>
                <wp:lineTo x="21259" y="21259"/>
                <wp:lineTo x="21259" y="0"/>
                <wp:lineTo x="0" y="0"/>
              </wp:wrapPolygon>
            </wp:wrapThrough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57ED9" w14:textId="4D8B97FD" w:rsidR="00365418" w:rsidRPr="00C33D60" w:rsidRDefault="00700BD5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actors_cnt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1BB10C" w14:textId="66FA4700" w:rsidR="00700BD5" w:rsidRPr="005305B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</w:t>
      </w:r>
      <w:r w:rsidRPr="005305B0">
        <w:rPr>
          <w:rFonts w:asciiTheme="minorBidi" w:hAnsiTheme="minorBidi" w:cstheme="minorBidi"/>
          <w:rtl/>
        </w:rPr>
        <w:t>קיימים: 6,688</w:t>
      </w:r>
    </w:p>
    <w:p w14:paraId="6F63D5E6" w14:textId="7F6AE702" w:rsidR="00700BD5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5305B0">
        <w:rPr>
          <w:rFonts w:asciiTheme="minorBidi" w:hAnsiTheme="minorBidi" w:cstheme="minorBidi"/>
          <w:rtl/>
        </w:rPr>
        <w:t>ערכים חסרים: 687</w:t>
      </w:r>
      <w:r w:rsidR="00FF5C9A" w:rsidRPr="005305B0">
        <w:rPr>
          <w:rFonts w:asciiTheme="minorBidi" w:hAnsiTheme="minorBidi" w:cstheme="minorBidi" w:hint="cs"/>
          <w:rtl/>
        </w:rPr>
        <w:t xml:space="preserve">. הערכים החסרים שייכים למספרים הסידוריים </w:t>
      </w:r>
      <w:r w:rsidR="00FF5C9A" w:rsidRPr="005305B0">
        <w:rPr>
          <w:rFonts w:asciiTheme="minorBidi" w:hAnsiTheme="minorBidi" w:cs="Arial"/>
          <w:rtl/>
        </w:rPr>
        <w:t>3037-3673</w:t>
      </w:r>
      <w:r w:rsidR="00FF5C9A" w:rsidRPr="005305B0">
        <w:rPr>
          <w:rFonts w:asciiTheme="minorBidi" w:hAnsiTheme="minorBidi" w:cs="Arial" w:hint="cs"/>
          <w:rtl/>
        </w:rPr>
        <w:t xml:space="preserve"> כפי שראינו בקרב משתנים אחרים. ולכן</w:t>
      </w:r>
      <w:r w:rsidR="00FF5C9A">
        <w:rPr>
          <w:rFonts w:asciiTheme="minorBidi" w:hAnsiTheme="minorBidi" w:cs="Arial" w:hint="cs"/>
          <w:rtl/>
        </w:rPr>
        <w:t xml:space="preserve"> החוסר הוא </w:t>
      </w:r>
      <w:r w:rsidR="00FF5C9A">
        <w:rPr>
          <w:rFonts w:asciiTheme="minorBidi" w:hAnsiTheme="minorBidi" w:cs="Arial"/>
        </w:rPr>
        <w:t>not at random</w:t>
      </w:r>
      <w:r w:rsidR="00FF5C9A">
        <w:rPr>
          <w:rFonts w:asciiTheme="minorBidi" w:hAnsiTheme="minorBidi" w:cs="Arial" w:hint="cs"/>
          <w:rtl/>
        </w:rPr>
        <w:t>, כפי שניתן לראות בתמונה הבאה:</w:t>
      </w:r>
    </w:p>
    <w:p w14:paraId="3DE48B17" w14:textId="47A9B4EB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1B56A1C0" wp14:editId="220DB827">
            <wp:simplePos x="0" y="0"/>
            <wp:positionH relativeFrom="column">
              <wp:posOffset>3028950</wp:posOffset>
            </wp:positionH>
            <wp:positionV relativeFrom="paragraph">
              <wp:posOffset>6985</wp:posOffset>
            </wp:positionV>
            <wp:extent cx="224790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4D3B1" w14:textId="260BA02A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6DC8F9C9" w14:textId="69A59046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1A62D292" w14:textId="5C34E2EF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73F2D7FE" w14:textId="473DE799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4A6F3024" w14:textId="4A244C40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6D8E04B2" w14:textId="6DC7CE6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254644B9" w14:textId="73D8564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4D72E1B2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7F0050AF" w14:textId="53E6287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FAAC4F4" w14:textId="1552A42D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E711C87" w14:textId="77777777" w:rsidR="00FF5C9A" w:rsidRPr="00C33D60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411CFC4" w14:textId="78582CDB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F257D3" w:rsidRPr="00C33D60" w14:paraId="5C9EB6DD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66469C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3B3C0F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7BBEA0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24CDC4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9ABC665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E6DD6A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4CC92BB6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F257D3" w:rsidRPr="00C33D60" w14:paraId="65FBA25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FDA1CA4" w14:textId="62B963C9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89B00B" w14:textId="19005F71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633887D" w14:textId="2563E67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207EBDE" w14:textId="0F2ED3BD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4F06FED" w14:textId="7B08E224" w:rsidR="00F257D3" w:rsidRPr="00630881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17.53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02AD7E" w14:textId="726F80B6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7CC67ECE" w14:textId="1C49FF1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</w:tr>
      <w:tr w:rsidR="00F257D3" w:rsidRPr="00C33D60" w14:paraId="03D37F89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018FC70A" w14:textId="1323C905" w:rsidR="00F257D3" w:rsidRPr="00BA15B0" w:rsidRDefault="00F257D3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583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F257D3" w:rsidRPr="00C33D60" w14:paraId="1EF5A2C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3D06763" w14:textId="453BD957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D1B2447" w14:textId="6D9AAC75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4B942E" w14:textId="40502C81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16.85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808120" w14:textId="281BC063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FE68F5A" w14:textId="2284C6EF" w:rsidR="00F257D3" w:rsidRPr="00F1092D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8.682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164AA9" w14:textId="07965CF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113AFC81" w14:textId="7326421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</w:tr>
    </w:tbl>
    <w:p w14:paraId="6238E24D" w14:textId="3B4E8DD9" w:rsidR="00F257D3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p w14:paraId="1DC19E0A" w14:textId="37F9EFF5" w:rsidR="0091723D" w:rsidRDefault="00700BD5" w:rsidP="0091723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91723D" w:rsidRPr="00F04BC6" w14:paraId="38C5A5A1" w14:textId="77777777" w:rsidTr="00FF5C9A">
        <w:tc>
          <w:tcPr>
            <w:tcW w:w="3827" w:type="dxa"/>
          </w:tcPr>
          <w:p w14:paraId="59BCB7B1" w14:textId="77777777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37DFE674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2398D239" w14:textId="77777777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91723D" w:rsidRPr="00F04BC6" w14:paraId="301FA276" w14:textId="77777777" w:rsidTr="00FF5C9A">
        <w:tc>
          <w:tcPr>
            <w:tcW w:w="3827" w:type="dxa"/>
            <w:tcBorders>
              <w:bottom w:val="single" w:sz="4" w:space="0" w:color="auto"/>
            </w:tcBorders>
          </w:tcPr>
          <w:p w14:paraId="116FF1ED" w14:textId="51392448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433472" behindDoc="0" locked="0" layoutInCell="1" allowOverlap="1" wp14:anchorId="1831C051" wp14:editId="035E8571">
                  <wp:simplePos x="0" y="0"/>
                  <wp:positionH relativeFrom="column">
                    <wp:posOffset>770890</wp:posOffset>
                  </wp:positionH>
                  <wp:positionV relativeFrom="paragraph">
                    <wp:posOffset>1680210</wp:posOffset>
                  </wp:positionV>
                  <wp:extent cx="1266825" cy="1130300"/>
                  <wp:effectExtent l="0" t="0" r="9525" b="0"/>
                  <wp:wrapThrough wrapText="bothSides">
                    <wp:wrapPolygon edited="0">
                      <wp:start x="0" y="0"/>
                      <wp:lineTo x="0" y="21115"/>
                      <wp:lineTo x="21438" y="21115"/>
                      <wp:lineTo x="21438" y="0"/>
                      <wp:lineTo x="0" y="0"/>
                    </wp:wrapPolygon>
                  </wp:wrapThrough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430400" behindDoc="0" locked="0" layoutInCell="1" allowOverlap="1" wp14:anchorId="5DDCDD83" wp14:editId="5C31E849">
                  <wp:simplePos x="0" y="0"/>
                  <wp:positionH relativeFrom="column">
                    <wp:posOffset>838200</wp:posOffset>
                  </wp:positionH>
                  <wp:positionV relativeFrom="paragraph">
                    <wp:posOffset>145415</wp:posOffset>
                  </wp:positionV>
                  <wp:extent cx="1358900" cy="1358900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196" y="21196"/>
                      <wp:lineTo x="21196" y="0"/>
                      <wp:lineTo x="0" y="0"/>
                    </wp:wrapPolygon>
                  </wp:wrapThrough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EA0BBCF" w14:textId="76C7D4F8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429376" behindDoc="0" locked="0" layoutInCell="1" allowOverlap="1" wp14:anchorId="0A09E92D" wp14:editId="01A9271E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121920</wp:posOffset>
                  </wp:positionV>
                  <wp:extent cx="1358900" cy="1358900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196" y="21196"/>
                      <wp:lineTo x="21196" y="0"/>
                      <wp:lineTo x="0" y="0"/>
                    </wp:wrapPolygon>
                  </wp:wrapThrough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751BC35" w14:textId="69C73A62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5AE0616" w14:textId="3E1CED49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02C42C0" w14:textId="77777777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5D098189" w14:textId="049B1D0B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431424" behindDoc="0" locked="0" layoutInCell="1" allowOverlap="1" wp14:anchorId="390C1F87" wp14:editId="514E6145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434340</wp:posOffset>
                  </wp:positionV>
                  <wp:extent cx="1445260" cy="1289528"/>
                  <wp:effectExtent l="0" t="0" r="2540" b="6350"/>
                  <wp:wrapThrough wrapText="bothSides">
                    <wp:wrapPolygon edited="0">
                      <wp:start x="0" y="0"/>
                      <wp:lineTo x="0" y="21387"/>
                      <wp:lineTo x="21353" y="21387"/>
                      <wp:lineTo x="21353" y="0"/>
                      <wp:lineTo x="0" y="0"/>
                    </wp:wrapPolygon>
                  </wp:wrapThrough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260" cy="128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BB510A" w14:textId="5F9C2743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D20D888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91723D" w:rsidRPr="00F04BC6" w14:paraId="4DF78B7A" w14:textId="77777777" w:rsidTr="00FF5C9A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48A86687" w14:textId="27D5C385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41664" behindDoc="0" locked="0" layoutInCell="1" allowOverlap="1" wp14:anchorId="4EBA7FFC" wp14:editId="46F676D3">
                  <wp:simplePos x="0" y="0"/>
                  <wp:positionH relativeFrom="column">
                    <wp:posOffset>568960</wp:posOffset>
                  </wp:positionH>
                  <wp:positionV relativeFrom="paragraph">
                    <wp:posOffset>247015</wp:posOffset>
                  </wp:positionV>
                  <wp:extent cx="1338580" cy="1194435"/>
                  <wp:effectExtent l="0" t="0" r="0" b="5715"/>
                  <wp:wrapThrough wrapText="bothSides">
                    <wp:wrapPolygon edited="0">
                      <wp:start x="0" y="0"/>
                      <wp:lineTo x="0" y="21359"/>
                      <wp:lineTo x="21211" y="21359"/>
                      <wp:lineTo x="21211" y="0"/>
                      <wp:lineTo x="0" y="0"/>
                    </wp:wrapPolygon>
                  </wp:wrapThrough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80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F7224D4" w14:textId="045D43AD" w:rsidR="0091723D" w:rsidRPr="00F04BC6" w:rsidRDefault="0091723D" w:rsidP="00FF5C9A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34496" behindDoc="0" locked="0" layoutInCell="1" allowOverlap="1" wp14:anchorId="08F9EA4A" wp14:editId="78394B06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120015</wp:posOffset>
                  </wp:positionV>
                  <wp:extent cx="1441360" cy="1286049"/>
                  <wp:effectExtent l="0" t="0" r="6985" b="0"/>
                  <wp:wrapThrough wrapText="bothSides">
                    <wp:wrapPolygon edited="0">
                      <wp:start x="0" y="0"/>
                      <wp:lineTo x="0" y="21120"/>
                      <wp:lineTo x="21419" y="21120"/>
                      <wp:lineTo x="21419" y="0"/>
                      <wp:lineTo x="0" y="0"/>
                    </wp:wrapPolygon>
                  </wp:wrapThrough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360" cy="128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8FBC669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</w:tbl>
    <w:p w14:paraId="785B7975" w14:textId="77777777" w:rsidR="0091723D" w:rsidRPr="00C33D60" w:rsidRDefault="0091723D" w:rsidP="0091723D">
      <w:pPr>
        <w:bidi/>
        <w:spacing w:line="276" w:lineRule="auto"/>
        <w:rPr>
          <w:rFonts w:asciiTheme="minorBidi" w:hAnsiTheme="minorBidi" w:cstheme="minorBidi"/>
        </w:rPr>
      </w:pPr>
    </w:p>
    <w:p w14:paraId="684F7CBB" w14:textId="77777777" w:rsidR="0091723D" w:rsidRDefault="0091723D" w:rsidP="0091723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1723D" w:rsidRPr="00121AD7" w14:paraId="155A8A87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C70FC42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0.4163238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58A4027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2546000000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3CBD948" w14:textId="77777777" w:rsidR="0091723D" w:rsidRPr="00121AD7" w:rsidRDefault="0091723D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E5B7313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1723D" w:rsidRPr="00121AD7" w14:paraId="70C8742F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D8122CD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0.3738103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E20F06E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2093261564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0B4A3A0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CF5E7C0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7EC4D69" w14:textId="77777777" w:rsidR="00F257D3" w:rsidRDefault="00F257D3" w:rsidP="00F257D3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2A9077D" w14:textId="45F8E550" w:rsidR="0091723D" w:rsidRDefault="00F257D3" w:rsidP="003057E9">
      <w:pPr>
        <w:bidi/>
        <w:spacing w:line="276" w:lineRule="auto"/>
        <w:rPr>
          <w:rFonts w:asciiTheme="minorBidi" w:hAnsiTheme="minorBidi" w:cstheme="minorBidi"/>
        </w:rPr>
      </w:pP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נראה כי ניתן להוריד את ה- </w:t>
      </w:r>
      <w:r w:rsidRPr="00121AD7">
        <w:rPr>
          <w:rFonts w:asciiTheme="minorBidi" w:hAnsiTheme="minorBidi" w:cstheme="minorBidi"/>
          <w:noProof/>
          <w:highlight w:val="yellow"/>
        </w:rPr>
        <w:t>outliers</w:t>
      </w: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="00121AD7" w:rsidRPr="00121AD7">
        <w:rPr>
          <w:rFonts w:asciiTheme="minorBidi" w:hAnsiTheme="minorBidi" w:cstheme="minorBidi"/>
          <w:noProof/>
          <w:highlight w:val="yellow"/>
        </w:rPr>
        <w:t xml:space="preserve">  ??</w:t>
      </w:r>
      <w:r w:rsidR="00E440D7">
        <w:rPr>
          <w:rFonts w:asciiTheme="minorBidi" w:hAnsiTheme="minorBidi" w:cstheme="minorBidi"/>
        </w:rPr>
        <w:t xml:space="preserve">      </w:t>
      </w:r>
    </w:p>
    <w:p w14:paraId="7882056D" w14:textId="472DA693" w:rsidR="005305B0" w:rsidRDefault="005305B0" w:rsidP="005305B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507A5EE" w14:textId="183E1DBD" w:rsidR="005305B0" w:rsidRDefault="005305B0" w:rsidP="005305B0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כדי לנתח את המשתנה בהתייחס לחוסרים, יצרנו שתי טבלאות חדשות, אחת שכוללת את הנתונים שבהם ה- </w:t>
      </w:r>
      <w:proofErr w:type="spellStart"/>
      <w:r>
        <w:rPr>
          <w:rFonts w:asciiTheme="minorBidi" w:hAnsiTheme="minorBidi" w:cstheme="minorBidi"/>
        </w:rPr>
        <w:t>actors_cnt</w:t>
      </w:r>
      <w:proofErr w:type="spellEnd"/>
      <w:r>
        <w:rPr>
          <w:rFonts w:asciiTheme="minorBidi" w:hAnsiTheme="minorBidi" w:cstheme="minorBidi" w:hint="cs"/>
          <w:rtl/>
        </w:rPr>
        <w:t xml:space="preserve"> קיים (ונקראת </w:t>
      </w:r>
      <w:proofErr w:type="spellStart"/>
      <w:r>
        <w:rPr>
          <w:rFonts w:asciiTheme="minorBidi" w:hAnsiTheme="minorBidi" w:cstheme="minorBidi"/>
        </w:rPr>
        <w:t>actors_cnt_full</w:t>
      </w:r>
      <w:proofErr w:type="spellEnd"/>
      <w:r>
        <w:rPr>
          <w:rFonts w:asciiTheme="minorBidi" w:hAnsiTheme="minorBidi" w:cstheme="minorBidi" w:hint="cs"/>
          <w:rtl/>
        </w:rPr>
        <w:t xml:space="preserve">) ואחרת שבה הוא </w:t>
      </w:r>
      <w:r>
        <w:rPr>
          <w:rFonts w:asciiTheme="minorBidi" w:hAnsiTheme="minorBidi" w:cstheme="minorBidi"/>
        </w:rPr>
        <w:t>missing</w:t>
      </w:r>
      <w:r>
        <w:rPr>
          <w:rFonts w:asciiTheme="minorBidi" w:hAnsiTheme="minorBidi" w:cstheme="minorBidi" w:hint="cs"/>
          <w:rtl/>
        </w:rPr>
        <w:t xml:space="preserve"> (</w:t>
      </w:r>
      <w:proofErr w:type="spellStart"/>
      <w:r>
        <w:rPr>
          <w:rFonts w:asciiTheme="minorBidi" w:hAnsiTheme="minorBidi" w:cstheme="minorBidi"/>
        </w:rPr>
        <w:t>actors_cnt_na</w:t>
      </w:r>
      <w:proofErr w:type="spellEnd"/>
      <w:r>
        <w:rPr>
          <w:rFonts w:asciiTheme="minorBidi" w:hAnsiTheme="minorBidi" w:cstheme="minorBidi" w:hint="cs"/>
          <w:rtl/>
        </w:rPr>
        <w:t xml:space="preserve">) והשווינו באמצעות </w:t>
      </w:r>
      <w:r>
        <w:rPr>
          <w:rFonts w:asciiTheme="minorBidi" w:hAnsiTheme="minorBidi" w:cstheme="minorBidi"/>
        </w:rPr>
        <w:t>t-test</w:t>
      </w:r>
      <w:r>
        <w:rPr>
          <w:rFonts w:asciiTheme="minorBidi" w:hAnsiTheme="minorBidi" w:cstheme="minorBidi" w:hint="cs"/>
          <w:rtl/>
        </w:rPr>
        <w:t xml:space="preserve"> את ה- </w:t>
      </w:r>
      <w:r>
        <w:rPr>
          <w:rFonts w:asciiTheme="minorBidi" w:hAnsiTheme="minorBidi" w:cstheme="minorBidi"/>
        </w:rPr>
        <w:t>revenue</w:t>
      </w:r>
      <w:r>
        <w:rPr>
          <w:rFonts w:asciiTheme="minorBidi" w:hAnsiTheme="minorBidi" w:cstheme="minorBidi" w:hint="cs"/>
          <w:rtl/>
        </w:rPr>
        <w:t xml:space="preserve"> בין שתיהן ובין כל אחת מהן לטבלה המקורית: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149"/>
        <w:gridCol w:w="4147"/>
      </w:tblGrid>
      <w:tr w:rsidR="005305B0" w14:paraId="4DFBE4BE" w14:textId="77777777" w:rsidTr="002475AF">
        <w:tc>
          <w:tcPr>
            <w:tcW w:w="4261" w:type="dxa"/>
          </w:tcPr>
          <w:p w14:paraId="3EEC4ADA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Compared </w:t>
            </w: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dataframes</w:t>
            </w:r>
            <w:proofErr w:type="spellEnd"/>
          </w:p>
        </w:tc>
        <w:tc>
          <w:tcPr>
            <w:tcW w:w="4261" w:type="dxa"/>
          </w:tcPr>
          <w:p w14:paraId="0A007101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p-value</w:t>
            </w:r>
          </w:p>
        </w:tc>
      </w:tr>
      <w:tr w:rsidR="005305B0" w14:paraId="234CF020" w14:textId="77777777" w:rsidTr="002475AF">
        <w:tc>
          <w:tcPr>
            <w:tcW w:w="4261" w:type="dxa"/>
          </w:tcPr>
          <w:p w14:paraId="53831B66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, </w:t>
            </w: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actors_cnt_full</w:t>
            </w:r>
            <w:proofErr w:type="spellEnd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)</w:t>
            </w:r>
          </w:p>
        </w:tc>
        <w:tc>
          <w:tcPr>
            <w:tcW w:w="4261" w:type="dxa"/>
          </w:tcPr>
          <w:p w14:paraId="67BEF1BE" w14:textId="77777777" w:rsidR="005305B0" w:rsidRPr="005305B0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0.7787</w:t>
            </w:r>
          </w:p>
        </w:tc>
      </w:tr>
      <w:tr w:rsidR="005305B0" w14:paraId="40693EEB" w14:textId="77777777" w:rsidTr="002475AF">
        <w:tc>
          <w:tcPr>
            <w:tcW w:w="4261" w:type="dxa"/>
          </w:tcPr>
          <w:p w14:paraId="59A4B6E4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, </w:t>
            </w: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actors_cnt_na</w:t>
            </w:r>
            <w:proofErr w:type="spellEnd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)</w:t>
            </w:r>
          </w:p>
        </w:tc>
        <w:tc>
          <w:tcPr>
            <w:tcW w:w="4261" w:type="dxa"/>
          </w:tcPr>
          <w:p w14:paraId="1F093CAB" w14:textId="77777777" w:rsidR="005305B0" w:rsidRPr="005305B0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0.05862</w:t>
            </w:r>
          </w:p>
        </w:tc>
      </w:tr>
      <w:tr w:rsidR="005305B0" w14:paraId="52A05658" w14:textId="77777777" w:rsidTr="002475AF">
        <w:tc>
          <w:tcPr>
            <w:tcW w:w="4261" w:type="dxa"/>
          </w:tcPr>
          <w:p w14:paraId="209F8C33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actors_cnt_full</w:t>
            </w:r>
            <w:proofErr w:type="spellEnd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, </w:t>
            </w: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actors_cnt_na</w:t>
            </w:r>
            <w:proofErr w:type="spellEnd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)</w:t>
            </w:r>
          </w:p>
        </w:tc>
        <w:tc>
          <w:tcPr>
            <w:tcW w:w="4261" w:type="dxa"/>
          </w:tcPr>
          <w:p w14:paraId="23D2374D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0.05676</w:t>
            </w:r>
          </w:p>
        </w:tc>
      </w:tr>
    </w:tbl>
    <w:p w14:paraId="43AF80C8" w14:textId="3BD9D08B" w:rsidR="005305B0" w:rsidRDefault="005305B0" w:rsidP="0091723D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4F87349D" w14:textId="77777777" w:rsidR="005305B0" w:rsidRDefault="005305B0">
      <w:pPr>
        <w:spacing w:after="160" w:line="259" w:lineRule="auto"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  <w:r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  <w:br w:type="page"/>
      </w:r>
    </w:p>
    <w:p w14:paraId="706855D0" w14:textId="7C11BCDC" w:rsidR="005305B0" w:rsidRPr="005305B0" w:rsidRDefault="005305B0" w:rsidP="00530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lastRenderedPageBreak/>
        <w:t xml:space="preserve">נבדוק גם את התנהגות ה- </w:t>
      </w:r>
      <w:r w:rsidRPr="005305B0">
        <w:rPr>
          <w:rFonts w:asciiTheme="minorBidi" w:hAnsiTheme="minorBidi" w:cstheme="minorBidi"/>
          <w:bdr w:val="none" w:sz="0" w:space="0" w:color="auto" w:frame="1"/>
          <w:lang/>
        </w:rPr>
        <w:t>revenue</w:t>
      </w: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t xml:space="preserve"> בכל אחת מהטבלאות: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760"/>
        <w:gridCol w:w="2769"/>
        <w:gridCol w:w="2767"/>
      </w:tblGrid>
      <w:tr w:rsidR="005305B0" w14:paraId="7C74E336" w14:textId="77777777" w:rsidTr="002475AF">
        <w:tc>
          <w:tcPr>
            <w:tcW w:w="2840" w:type="dxa"/>
          </w:tcPr>
          <w:p w14:paraId="13B2D527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actors_cnt_na</w:t>
            </w:r>
            <w:proofErr w:type="spellEnd"/>
          </w:p>
        </w:tc>
        <w:tc>
          <w:tcPr>
            <w:tcW w:w="2841" w:type="dxa"/>
          </w:tcPr>
          <w:p w14:paraId="4EA7FFFA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actors_cnt_full</w:t>
            </w:r>
            <w:proofErr w:type="spellEnd"/>
          </w:p>
        </w:tc>
        <w:tc>
          <w:tcPr>
            <w:tcW w:w="2841" w:type="dxa"/>
          </w:tcPr>
          <w:p w14:paraId="1E13E640" w14:textId="77777777" w:rsidR="005305B0" w:rsidRP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r w:rsidRPr="005305B0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</w:p>
        </w:tc>
      </w:tr>
      <w:tr w:rsidR="005305B0" w14:paraId="1FAEB024" w14:textId="77777777" w:rsidTr="002475AF">
        <w:tc>
          <w:tcPr>
            <w:tcW w:w="2840" w:type="dxa"/>
          </w:tcPr>
          <w:p w14:paraId="2B3D9723" w14:textId="77777777" w:rsid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color w:val="FF0000"/>
                <w:bdr w:val="none" w:sz="0" w:space="0" w:color="auto" w:frame="1"/>
                <w:lang/>
              </w:rPr>
            </w:pPr>
            <w:r>
              <w:rPr>
                <w:noProof/>
              </w:rPr>
              <w:drawing>
                <wp:anchor distT="0" distB="0" distL="114300" distR="114300" simplePos="0" relativeHeight="251783680" behindDoc="0" locked="0" layoutInCell="1" allowOverlap="1" wp14:anchorId="0BA82841" wp14:editId="4900253B">
                  <wp:simplePos x="0" y="0"/>
                  <wp:positionH relativeFrom="column">
                    <wp:posOffset>915035</wp:posOffset>
                  </wp:positionH>
                  <wp:positionV relativeFrom="paragraph">
                    <wp:posOffset>43180</wp:posOffset>
                  </wp:positionV>
                  <wp:extent cx="746125" cy="829945"/>
                  <wp:effectExtent l="0" t="0" r="0" b="8255"/>
                  <wp:wrapThrough wrapText="bothSides">
                    <wp:wrapPolygon edited="0">
                      <wp:start x="0" y="0"/>
                      <wp:lineTo x="0" y="21319"/>
                      <wp:lineTo x="20957" y="21319"/>
                      <wp:lineTo x="20957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2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6752" behindDoc="0" locked="0" layoutInCell="1" allowOverlap="1" wp14:anchorId="695F121D" wp14:editId="25A1329C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142240</wp:posOffset>
                  </wp:positionV>
                  <wp:extent cx="628015" cy="628015"/>
                  <wp:effectExtent l="0" t="0" r="635" b="635"/>
                  <wp:wrapThrough wrapText="bothSides">
                    <wp:wrapPolygon edited="0">
                      <wp:start x="0" y="0"/>
                      <wp:lineTo x="0" y="20967"/>
                      <wp:lineTo x="20967" y="20967"/>
                      <wp:lineTo x="20967" y="0"/>
                      <wp:lineTo x="0" y="0"/>
                    </wp:wrapPolygon>
                  </wp:wrapThrough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015" cy="6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74DBF1C1" w14:textId="77777777" w:rsid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color w:val="FF0000"/>
                <w:bdr w:val="none" w:sz="0" w:space="0" w:color="auto" w:frame="1"/>
                <w:rtl/>
                <w:lang/>
              </w:rPr>
            </w:pPr>
            <w:r>
              <w:rPr>
                <w:noProof/>
              </w:rPr>
              <w:drawing>
                <wp:anchor distT="0" distB="0" distL="114300" distR="114300" simplePos="0" relativeHeight="251782656" behindDoc="0" locked="0" layoutInCell="1" allowOverlap="1" wp14:anchorId="5C7849B6" wp14:editId="341F4CE9">
                  <wp:simplePos x="0" y="0"/>
                  <wp:positionH relativeFrom="column">
                    <wp:posOffset>794645</wp:posOffset>
                  </wp:positionH>
                  <wp:positionV relativeFrom="paragraph">
                    <wp:posOffset>16565</wp:posOffset>
                  </wp:positionV>
                  <wp:extent cx="837565" cy="931545"/>
                  <wp:effectExtent l="0" t="0" r="635" b="1905"/>
                  <wp:wrapThrough wrapText="bothSides">
                    <wp:wrapPolygon edited="0">
                      <wp:start x="0" y="0"/>
                      <wp:lineTo x="0" y="21202"/>
                      <wp:lineTo x="21125" y="21202"/>
                      <wp:lineTo x="21125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65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5728" behindDoc="0" locked="0" layoutInCell="1" allowOverlap="1" wp14:anchorId="4F447F30" wp14:editId="2FD65000">
                  <wp:simplePos x="0" y="0"/>
                  <wp:positionH relativeFrom="column">
                    <wp:posOffset>17744</wp:posOffset>
                  </wp:positionH>
                  <wp:positionV relativeFrom="paragraph">
                    <wp:posOffset>90243</wp:posOffset>
                  </wp:positionV>
                  <wp:extent cx="728980" cy="728980"/>
                  <wp:effectExtent l="0" t="0" r="0" b="0"/>
                  <wp:wrapThrough wrapText="bothSides">
                    <wp:wrapPolygon edited="0">
                      <wp:start x="0" y="0"/>
                      <wp:lineTo x="0" y="20885"/>
                      <wp:lineTo x="20885" y="20885"/>
                      <wp:lineTo x="20885" y="0"/>
                      <wp:lineTo x="0" y="0"/>
                    </wp:wrapPolygon>
                  </wp:wrapThrough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980" cy="72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34D6635D" w14:textId="77777777" w:rsidR="005305B0" w:rsidRDefault="005305B0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color w:val="FF0000"/>
                <w:bdr w:val="none" w:sz="0" w:space="0" w:color="auto" w:frame="1"/>
                <w:rtl/>
                <w:lang/>
              </w:rPr>
            </w:pPr>
            <w:r>
              <w:rPr>
                <w:noProof/>
              </w:rPr>
              <w:drawing>
                <wp:anchor distT="0" distB="0" distL="114300" distR="114300" simplePos="0" relativeHeight="251784704" behindDoc="0" locked="0" layoutInCell="1" allowOverlap="1" wp14:anchorId="7D664A9D" wp14:editId="4BC7E32C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95250</wp:posOffset>
                  </wp:positionV>
                  <wp:extent cx="765810" cy="765810"/>
                  <wp:effectExtent l="0" t="0" r="0" b="0"/>
                  <wp:wrapThrough wrapText="bothSides">
                    <wp:wrapPolygon edited="0">
                      <wp:start x="0" y="0"/>
                      <wp:lineTo x="0" y="20955"/>
                      <wp:lineTo x="20955" y="20955"/>
                      <wp:lineTo x="20955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11A22E91" wp14:editId="4E62DA49">
                  <wp:simplePos x="0" y="0"/>
                  <wp:positionH relativeFrom="column">
                    <wp:posOffset>913130</wp:posOffset>
                  </wp:positionH>
                  <wp:positionV relativeFrom="paragraph">
                    <wp:posOffset>32385</wp:posOffset>
                  </wp:positionV>
                  <wp:extent cx="817245" cy="908685"/>
                  <wp:effectExtent l="0" t="0" r="1905" b="5715"/>
                  <wp:wrapThrough wrapText="bothSides">
                    <wp:wrapPolygon edited="0">
                      <wp:start x="0" y="0"/>
                      <wp:lineTo x="0" y="21283"/>
                      <wp:lineTo x="21147" y="21283"/>
                      <wp:lineTo x="21147" y="0"/>
                      <wp:lineTo x="0" y="0"/>
                    </wp:wrapPolygon>
                  </wp:wrapThrough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222EC0" w14:textId="1ED08B4B" w:rsidR="005305B0" w:rsidRDefault="005305B0" w:rsidP="005305B0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417C78B7" w14:textId="75923A6E" w:rsidR="005305B0" w:rsidRDefault="005305B0" w:rsidP="005305B0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מכיוון שהערכים שהתקבלו לא מובהקים, לא ניתן להגיד שאין הבדל בין הקבוצות ולכן לא נרצה להתעלם מהשורות בעלות הנתונים החסרים.</w:t>
      </w:r>
    </w:p>
    <w:p w14:paraId="05D88ADF" w14:textId="29DA0AD6" w:rsidR="005305B0" w:rsidRDefault="005305B0" w:rsidP="005305B0">
      <w:pPr>
        <w:bidi/>
        <w:spacing w:after="160" w:line="259" w:lineRule="auto"/>
        <w:rPr>
          <w:rFonts w:asciiTheme="minorBidi" w:hAnsiTheme="minorBidi" w:cstheme="minorBidi"/>
          <w:color w:val="FF0000"/>
          <w:rtl/>
        </w:rPr>
      </w:pPr>
      <w:r w:rsidRPr="005305B0">
        <w:rPr>
          <w:rFonts w:asciiTheme="minorBidi" w:hAnsiTheme="minorBidi" w:cstheme="minorBidi" w:hint="cs"/>
          <w:color w:val="FF0000"/>
          <w:rtl/>
        </w:rPr>
        <w:t xml:space="preserve">מצד שני, כשמסתכלים על הפיזור של ה- </w:t>
      </w:r>
      <w:r w:rsidRPr="005305B0">
        <w:rPr>
          <w:rFonts w:asciiTheme="minorBidi" w:hAnsiTheme="minorBidi" w:cstheme="minorBidi"/>
          <w:color w:val="FF0000"/>
        </w:rPr>
        <w:t>revenue</w:t>
      </w:r>
      <w:r w:rsidRPr="005305B0">
        <w:rPr>
          <w:rFonts w:asciiTheme="minorBidi" w:hAnsiTheme="minorBidi" w:cstheme="minorBidi" w:hint="cs"/>
          <w:color w:val="FF0000"/>
          <w:rtl/>
        </w:rPr>
        <w:t xml:space="preserve"> בטבלה המקורית ובזו שבה רק הערכים המלאים, נראה שהפיזור דומה, כלומר שהשורות עם הערכים הריקים לא השפיעו. אז מה עושים?</w:t>
      </w:r>
    </w:p>
    <w:p w14:paraId="4CAB3670" w14:textId="77777777" w:rsidR="005305B0" w:rsidRPr="005305B0" w:rsidRDefault="005305B0" w:rsidP="00530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t>מדדי הפיזור:</w:t>
      </w:r>
    </w:p>
    <w:tbl>
      <w:tblPr>
        <w:tblW w:w="8522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  <w:gridCol w:w="1915"/>
      </w:tblGrid>
      <w:tr w:rsidR="005305B0" w:rsidRPr="00C33D60" w14:paraId="7A19F7E0" w14:textId="77777777" w:rsidTr="002475AF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F54392F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D229964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635895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4A425E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CE0DBE7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60F8E5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394A13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58DB8F6C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5305B0" w:rsidRPr="00C33D60" w14:paraId="054B71D2" w14:textId="77777777" w:rsidTr="002475AF">
        <w:trPr>
          <w:trHeight w:val="29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73DD1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1.000e+00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1B5511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B345B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6.688e+07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47655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1.693e+07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C4450" w14:textId="77777777" w:rsidR="005305B0" w:rsidRPr="007F1D67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1.377e+08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C59C0F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2.405e+06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00DF71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6.906e+07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88AC6C" w14:textId="77777777" w:rsidR="005305B0" w:rsidRPr="007F1D67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m</w:t>
            </w: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ovie_ff$revenue</w:t>
            </w:r>
          </w:p>
        </w:tc>
      </w:tr>
      <w:tr w:rsidR="005305B0" w:rsidRPr="00C33D60" w14:paraId="5C6A50C5" w14:textId="77777777" w:rsidTr="002475AF">
        <w:trPr>
          <w:trHeight w:val="29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A3CD0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1.000e+00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BC1E4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A28DD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6.589e+07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E6261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1.693e+07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0F0A3" w14:textId="77777777" w:rsidR="005305B0" w:rsidRPr="007F1D67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1.352e+08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C8F68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2.451e+06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65BBA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6.873e+07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29CB56" w14:textId="77777777" w:rsidR="005305B0" w:rsidRPr="007F1D67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actors_cnt_full$revenue</w:t>
            </w:r>
          </w:p>
        </w:tc>
      </w:tr>
      <w:tr w:rsidR="005305B0" w:rsidRPr="00C33D60" w14:paraId="218DC880" w14:textId="77777777" w:rsidTr="002475AF">
        <w:trPr>
          <w:trHeight w:val="29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98E0C" w14:textId="77777777" w:rsidR="005305B0" w:rsidRPr="00717035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1.350e+02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B6590" w14:textId="77777777" w:rsidR="005305B0" w:rsidRPr="00717035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1.085e+09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33FAE3" w14:textId="77777777" w:rsidR="005305B0" w:rsidRPr="00717035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1.897e+08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2CAB6E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3.014e+07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99A6A" w14:textId="77777777" w:rsidR="005305B0" w:rsidRPr="007F1D67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3.022e+08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65AD4D" w14:textId="77777777" w:rsidR="005305B0" w:rsidRPr="007F1D67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6.305e+04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61FD1" w14:textId="77777777" w:rsidR="005305B0" w:rsidRPr="00717035" w:rsidRDefault="005305B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lang/>
              </w:rPr>
            </w:pPr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2.492e+08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EF5B49" w14:textId="77777777" w:rsidR="005305B0" w:rsidRPr="00717035" w:rsidRDefault="005305B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proofErr w:type="spellStart"/>
            <w:r w:rsidRPr="00717035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actors_cnt_na$revenue</w:t>
            </w:r>
            <w:proofErr w:type="spellEnd"/>
          </w:p>
        </w:tc>
      </w:tr>
    </w:tbl>
    <w:p w14:paraId="5751AD31" w14:textId="2207926F" w:rsidR="005305B0" w:rsidRDefault="005305B0" w:rsidP="00530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</w:p>
    <w:p w14:paraId="102B976C" w14:textId="070E9948" w:rsidR="005305B0" w:rsidRPr="005305B0" w:rsidRDefault="005305B0" w:rsidP="005305B0">
      <w:pPr>
        <w:bidi/>
        <w:spacing w:after="160" w:line="259" w:lineRule="auto"/>
        <w:rPr>
          <w:rFonts w:asciiTheme="minorBidi" w:hAnsiTheme="minorBidi" w:cstheme="minorBidi"/>
          <w:rtl/>
        </w:rPr>
      </w:pPr>
      <w:r w:rsidRPr="005305B0">
        <w:rPr>
          <w:rFonts w:asciiTheme="minorBidi" w:hAnsiTheme="minorBidi" w:cstheme="minorBidi" w:hint="cs"/>
          <w:rtl/>
        </w:rPr>
        <w:t>מכיוון שלא נרצה לוותר על הנתונים ואי אפשר להשלים אותם, שכן כפי שראינו הם</w:t>
      </w:r>
      <w:r w:rsidRPr="005305B0">
        <w:rPr>
          <w:rFonts w:asciiTheme="minorBidi" w:hAnsiTheme="minorBidi" w:cstheme="minorBidi"/>
        </w:rPr>
        <w:t>missing not at random</w:t>
      </w:r>
      <w:r w:rsidRPr="005305B0">
        <w:rPr>
          <w:rFonts w:asciiTheme="minorBidi" w:hAnsiTheme="minorBidi" w:cstheme="minorBidi" w:hint="cs"/>
          <w:rtl/>
        </w:rPr>
        <w:t xml:space="preserve">, נייצר קטגוריות כדי לכלול גם את החסרים בקטגוריית </w:t>
      </w:r>
      <w:r w:rsidRPr="005305B0">
        <w:rPr>
          <w:rFonts w:asciiTheme="minorBidi" w:hAnsiTheme="minorBidi" w:cstheme="minorBidi"/>
        </w:rPr>
        <w:t>Missing</w:t>
      </w:r>
      <w:r w:rsidRPr="005305B0">
        <w:rPr>
          <w:rFonts w:asciiTheme="minorBidi" w:hAnsiTheme="minorBidi" w:cstheme="minorBidi" w:hint="cs"/>
          <w:rtl/>
        </w:rPr>
        <w:t xml:space="preserve">. נתבונן בהתנהגות ה- </w:t>
      </w:r>
      <w:r w:rsidRPr="005305B0">
        <w:rPr>
          <w:rFonts w:asciiTheme="minorBidi" w:hAnsiTheme="minorBidi" w:cstheme="minorBidi"/>
        </w:rPr>
        <w:t>revenue</w:t>
      </w:r>
      <w:r w:rsidRPr="005305B0">
        <w:rPr>
          <w:rFonts w:asciiTheme="minorBidi" w:hAnsiTheme="minorBidi" w:cstheme="minorBidi" w:hint="cs"/>
          <w:rtl/>
        </w:rPr>
        <w:t xml:space="preserve"> לאחר החלוקה לקטגוריות.</w:t>
      </w:r>
    </w:p>
    <w:p w14:paraId="24E4CF06" w14:textId="77777777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  <w:rtl/>
        </w:rPr>
      </w:pPr>
      <w:r w:rsidRPr="005305B0">
        <w:rPr>
          <w:rFonts w:asciiTheme="minorBidi" w:hAnsiTheme="minorBidi" w:cstheme="minorBidi"/>
          <w:rtl/>
        </w:rPr>
        <w:t xml:space="preserve">ערכים קיימים: </w:t>
      </w:r>
      <w:r w:rsidRPr="005305B0">
        <w:rPr>
          <w:rFonts w:asciiTheme="minorBidi" w:hAnsiTheme="minorBidi" w:cstheme="minorBidi" w:hint="cs"/>
          <w:rtl/>
        </w:rPr>
        <w:t>7</w:t>
      </w:r>
      <w:r w:rsidRPr="005305B0">
        <w:rPr>
          <w:rFonts w:asciiTheme="minorBidi" w:hAnsiTheme="minorBidi" w:cstheme="minorBidi"/>
          <w:rtl/>
        </w:rPr>
        <w:t>,</w:t>
      </w:r>
      <w:r w:rsidRPr="005305B0">
        <w:rPr>
          <w:rFonts w:asciiTheme="minorBidi" w:hAnsiTheme="minorBidi" w:cstheme="minorBidi" w:hint="cs"/>
          <w:rtl/>
        </w:rPr>
        <w:t>375, מחולקים לארבע קטגוריות:</w:t>
      </w:r>
    </w:p>
    <w:p w14:paraId="78E6CFE0" w14:textId="77777777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  <w:rtl/>
        </w:rPr>
      </w:pPr>
      <w:r w:rsidRPr="005305B0">
        <w:rPr>
          <w:noProof/>
        </w:rPr>
        <w:drawing>
          <wp:inline distT="0" distB="0" distL="0" distR="0" wp14:anchorId="70AF2DCE" wp14:editId="415D116A">
            <wp:extent cx="1384814" cy="1384814"/>
            <wp:effectExtent l="0" t="0" r="6350" b="635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301" cy="139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B524" w14:textId="77777777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  <w:rtl/>
        </w:rPr>
      </w:pPr>
      <w:r w:rsidRPr="005305B0">
        <w:rPr>
          <w:rFonts w:asciiTheme="minorBidi" w:hAnsiTheme="minorBidi" w:cstheme="minorBidi"/>
          <w:noProof/>
          <w:sz w:val="20"/>
          <w:szCs w:val="20"/>
          <w:u w:val="single"/>
          <w:rtl/>
        </w:rPr>
        <w:t xml:space="preserve">מבחן </w:t>
      </w:r>
      <w:r w:rsidRPr="005305B0">
        <w:rPr>
          <w:rFonts w:asciiTheme="minorBidi" w:hAnsiTheme="minorBidi" w:cstheme="minorBidi"/>
          <w:noProof/>
          <w:sz w:val="20"/>
          <w:szCs w:val="20"/>
          <w:u w:val="single"/>
        </w:rPr>
        <w:t>Chi-square</w:t>
      </w:r>
      <w:r w:rsidRPr="005305B0">
        <w:rPr>
          <w:rFonts w:asciiTheme="minorBidi" w:hAnsiTheme="minorBidi" w:cstheme="minorBidi"/>
          <w:noProof/>
          <w:sz w:val="20"/>
          <w:szCs w:val="20"/>
          <w:u w:val="single"/>
          <w:rtl/>
        </w:rPr>
        <w:t>:</w:t>
      </w:r>
    </w:p>
    <w:p w14:paraId="274F0E28" w14:textId="5CA37C33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5305B0">
        <w:rPr>
          <w:noProof/>
        </w:rPr>
        <w:t xml:space="preserve">p-value = </w:t>
      </w:r>
      <w:r w:rsidRPr="005305B0">
        <w:rPr>
          <w:rFonts w:asciiTheme="minorBidi" w:hAnsiTheme="minorBidi" w:cstheme="minorBidi"/>
          <w:noProof/>
          <w:sz w:val="20"/>
          <w:szCs w:val="20"/>
        </w:rPr>
        <w:t>0.2101</w:t>
      </w:r>
    </w:p>
    <w:p w14:paraId="1EDED379" w14:textId="557D5CFE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5305B0">
        <w:rPr>
          <w:noProof/>
        </w:rPr>
        <w:t xml:space="preserve">X-squared = </w:t>
      </w:r>
      <w:r w:rsidRPr="005305B0">
        <w:rPr>
          <w:rFonts w:asciiTheme="minorBidi" w:hAnsiTheme="minorBidi" w:cstheme="minorBidi"/>
          <w:noProof/>
          <w:sz w:val="20"/>
          <w:szCs w:val="20"/>
        </w:rPr>
        <w:t>8634</w:t>
      </w:r>
    </w:p>
    <w:p w14:paraId="6563929C" w14:textId="0C53BE4E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</w:rPr>
      </w:pPr>
      <w:r w:rsidRPr="005305B0">
        <w:rPr>
          <w:rFonts w:asciiTheme="minorBidi" w:hAnsiTheme="minorBidi" w:cstheme="minorBidi"/>
          <w:noProof/>
          <w:sz w:val="20"/>
          <w:szCs w:val="20"/>
        </w:rPr>
        <w:t>df = 8529</w:t>
      </w:r>
    </w:p>
    <w:p w14:paraId="37FC59B7" w14:textId="5EB602A0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</w:rPr>
      </w:pPr>
      <w:r w:rsidRPr="00E14284">
        <w:rPr>
          <w:noProof/>
        </w:rPr>
        <w:drawing>
          <wp:anchor distT="0" distB="0" distL="114300" distR="114300" simplePos="0" relativeHeight="251629056" behindDoc="0" locked="0" layoutInCell="1" allowOverlap="1" wp14:anchorId="5AE4CB85" wp14:editId="2A71E2C1">
            <wp:simplePos x="0" y="0"/>
            <wp:positionH relativeFrom="column">
              <wp:posOffset>304800</wp:posOffset>
            </wp:positionH>
            <wp:positionV relativeFrom="paragraph">
              <wp:posOffset>83820</wp:posOffset>
            </wp:positionV>
            <wp:extent cx="2395855" cy="1836420"/>
            <wp:effectExtent l="0" t="0" r="4445" b="0"/>
            <wp:wrapThrough wrapText="bothSides">
              <wp:wrapPolygon edited="0">
                <wp:start x="0" y="0"/>
                <wp:lineTo x="0" y="21286"/>
                <wp:lineTo x="21468" y="21286"/>
                <wp:lineTo x="21468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AA2A9" w14:textId="483CC748" w:rsidR="005305B0" w:rsidRPr="005305B0" w:rsidRDefault="005305B0" w:rsidP="005305B0">
      <w:pPr>
        <w:bidi/>
        <w:spacing w:line="276" w:lineRule="auto"/>
        <w:rPr>
          <w:rFonts w:asciiTheme="minorBidi" w:hAnsiTheme="minorBidi" w:cstheme="minorBidi"/>
          <w:rtl/>
        </w:rPr>
      </w:pPr>
      <w:r w:rsidRPr="005305B0">
        <w:rPr>
          <w:rFonts w:asciiTheme="minorBidi" w:hAnsiTheme="minorBidi" w:cstheme="minorBidi"/>
          <w:rtl/>
        </w:rPr>
        <w:t>תצוגה גרפית</w:t>
      </w:r>
      <w:r w:rsidRPr="005305B0">
        <w:rPr>
          <w:rFonts w:asciiTheme="minorBidi" w:hAnsiTheme="minorBidi" w:cstheme="minorBidi" w:hint="cs"/>
          <w:rtl/>
        </w:rPr>
        <w:t xml:space="preserve"> מול ה- </w:t>
      </w:r>
      <w:r w:rsidRPr="005305B0">
        <w:rPr>
          <w:rFonts w:asciiTheme="minorBidi" w:hAnsiTheme="minorBidi" w:cstheme="minorBidi"/>
        </w:rPr>
        <w:t>revenue</w:t>
      </w:r>
      <w:r w:rsidRPr="005305B0">
        <w:rPr>
          <w:rFonts w:asciiTheme="minorBidi" w:hAnsiTheme="minorBidi" w:cstheme="minorBidi" w:hint="cs"/>
          <w:rtl/>
        </w:rPr>
        <w:t>:</w:t>
      </w:r>
    </w:p>
    <w:p w14:paraId="1E0F1DCA" w14:textId="620218EB" w:rsidR="005305B0" w:rsidRPr="004E5DE3" w:rsidRDefault="005305B0" w:rsidP="005305B0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</w:p>
    <w:p w14:paraId="44F6938B" w14:textId="1E0B5853" w:rsidR="005305B0" w:rsidRPr="004E5DE3" w:rsidRDefault="005305B0" w:rsidP="005305B0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</w:p>
    <w:p w14:paraId="42870813" w14:textId="77777777" w:rsidR="005305B0" w:rsidRPr="004E5DE3" w:rsidRDefault="005305B0" w:rsidP="005305B0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</w:p>
    <w:p w14:paraId="514D8CCE" w14:textId="77777777" w:rsidR="005305B0" w:rsidRPr="004E5DE3" w:rsidRDefault="005305B0" w:rsidP="005305B0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</w:p>
    <w:p w14:paraId="232C88C7" w14:textId="26916464" w:rsidR="00700BD5" w:rsidRPr="00C33D60" w:rsidRDefault="0091723D" w:rsidP="005305B0">
      <w:pPr>
        <w:bidi/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</w:rPr>
        <w:br w:type="page"/>
      </w:r>
      <w:proofErr w:type="spellStart"/>
      <w:r w:rsidR="00700BD5" w:rsidRPr="00C33D60">
        <w:rPr>
          <w:rFonts w:asciiTheme="minorBidi" w:hAnsiTheme="minorBidi" w:cstheme="minorBidi"/>
          <w:u w:val="single"/>
        </w:rPr>
        <w:lastRenderedPageBreak/>
        <w:t>producers_cnt</w:t>
      </w:r>
      <w:proofErr w:type="spellEnd"/>
      <w:r w:rsidR="00700BD5" w:rsidRPr="00C33D60">
        <w:rPr>
          <w:rFonts w:asciiTheme="minorBidi" w:hAnsiTheme="minorBidi" w:cstheme="minorBidi"/>
          <w:u w:val="single"/>
          <w:rtl/>
        </w:rPr>
        <w:t>:</w:t>
      </w:r>
    </w:p>
    <w:p w14:paraId="435A3A75" w14:textId="611A343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6,980</w:t>
      </w:r>
    </w:p>
    <w:p w14:paraId="77817EE8" w14:textId="5B1C356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336DF8">
        <w:rPr>
          <w:rFonts w:asciiTheme="minorBidi" w:hAnsiTheme="minorBidi" w:cstheme="minorBidi"/>
          <w:highlight w:val="yellow"/>
          <w:rtl/>
        </w:rPr>
        <w:t>ערכים חסרים: 395</w:t>
      </w:r>
    </w:p>
    <w:p w14:paraId="3DEE7368" w14:textId="108B773E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D255B5" w:rsidRPr="00C33D60" w14:paraId="3B50FF21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3B512C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9F5422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F6B7A63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943003B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A6CB039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6B15DEA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D6CA05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255B5" w:rsidRPr="00C33D60" w14:paraId="706AF26E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586BAF" w14:textId="140EF38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27D21F" w14:textId="14801782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B4B5EB" w14:textId="1280EA4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DB3DD3A" w14:textId="5986075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83AC06E" w14:textId="29A1F154" w:rsidR="00D255B5" w:rsidRPr="00630881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F504F2" w14:textId="44D542B8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2CB683F" w14:textId="325FAC6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  <w:tr w:rsidR="00D255B5" w:rsidRPr="00C33D60" w14:paraId="18F34C1D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1E352FB" w14:textId="6CDFDADC" w:rsidR="00D255B5" w:rsidRPr="00BA15B0" w:rsidRDefault="00D255B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D255B5" w:rsidRPr="00C33D60" w14:paraId="48AE934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BBC1B6" w14:textId="3309A23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034067" w14:textId="237A93A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CA8EBB" w14:textId="377B39A4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D25135" w14:textId="1434260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823DB7" w14:textId="2FA2BAA6" w:rsidR="00D255B5" w:rsidRPr="00DA4E3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88658B0" w14:textId="03B9FFD9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55055584" w14:textId="2F2542C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</w:tbl>
    <w:p w14:paraId="516A2EA9" w14:textId="74603A23" w:rsidR="00D255B5" w:rsidRDefault="00D255B5" w:rsidP="00D255B5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AA33B6A" w14:textId="053523F3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7EABC7B0" w14:textId="13B2C57D" w:rsidR="00FF5C9A" w:rsidRDefault="00686562" w:rsidP="00FF5C9A">
      <w:pPr>
        <w:bidi/>
        <w:spacing w:line="276" w:lineRule="auto"/>
        <w:rPr>
          <w:rFonts w:asciiTheme="minorBidi" w:hAnsiTheme="minorBidi" w:cstheme="minorBidi"/>
        </w:rPr>
      </w:pPr>
      <w:r w:rsidRPr="00FF5C9A">
        <w:rPr>
          <w:noProof/>
        </w:rPr>
        <w:drawing>
          <wp:anchor distT="0" distB="0" distL="114300" distR="114300" simplePos="0" relativeHeight="251737600" behindDoc="0" locked="0" layoutInCell="1" allowOverlap="1" wp14:anchorId="6E740016" wp14:editId="6E14D862">
            <wp:simplePos x="0" y="0"/>
            <wp:positionH relativeFrom="column">
              <wp:posOffset>3898900</wp:posOffset>
            </wp:positionH>
            <wp:positionV relativeFrom="paragraph">
              <wp:posOffset>248920</wp:posOffset>
            </wp:positionV>
            <wp:extent cx="1708150" cy="1708150"/>
            <wp:effectExtent l="0" t="0" r="6350" b="6350"/>
            <wp:wrapThrough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hrough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562">
        <w:rPr>
          <w:noProof/>
        </w:rPr>
        <w:drawing>
          <wp:anchor distT="0" distB="0" distL="114300" distR="114300" simplePos="0" relativeHeight="251750912" behindDoc="0" locked="0" layoutInCell="1" allowOverlap="1" wp14:anchorId="2E860CC3" wp14:editId="30BE1260">
            <wp:simplePos x="0" y="0"/>
            <wp:positionH relativeFrom="column">
              <wp:posOffset>1879600</wp:posOffset>
            </wp:positionH>
            <wp:positionV relativeFrom="paragraph">
              <wp:posOffset>267970</wp:posOffset>
            </wp:positionV>
            <wp:extent cx="2035810" cy="1816735"/>
            <wp:effectExtent l="0" t="0" r="2540" b="0"/>
            <wp:wrapThrough wrapText="bothSides">
              <wp:wrapPolygon edited="0">
                <wp:start x="0" y="0"/>
                <wp:lineTo x="0" y="21290"/>
                <wp:lineTo x="21425" y="21290"/>
                <wp:lineTo x="21425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C960A" w14:textId="7EA5C47F" w:rsidR="002D0350" w:rsidRDefault="00686562" w:rsidP="00F1092D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  <w:r w:rsidRPr="00FF5C9A">
        <w:rPr>
          <w:noProof/>
        </w:rPr>
        <w:drawing>
          <wp:anchor distT="0" distB="0" distL="114300" distR="114300" simplePos="0" relativeHeight="251745792" behindDoc="0" locked="0" layoutInCell="1" allowOverlap="1" wp14:anchorId="469417AA" wp14:editId="06D3C09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784350" cy="1784350"/>
            <wp:effectExtent l="0" t="0" r="6350" b="6350"/>
            <wp:wrapThrough wrapText="bothSides">
              <wp:wrapPolygon edited="0">
                <wp:start x="0" y="0"/>
                <wp:lineTo x="0" y="21446"/>
                <wp:lineTo x="21446" y="21446"/>
                <wp:lineTo x="21446" y="0"/>
                <wp:lineTo x="0" y="0"/>
              </wp:wrapPolygon>
            </wp:wrapThrough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70A79" w14:textId="2E1D3589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5C841E43" w14:textId="7D41DC8B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6BB8CEDE" w14:textId="5CE9D641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0C6CAFBD" w14:textId="3CB85738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02657F02" w14:textId="6053396B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2270A257" w14:textId="33DBDFFA" w:rsidR="00FF5C9A" w:rsidRPr="00FF5C9A" w:rsidRDefault="00FF5C9A">
      <w:pPr>
        <w:spacing w:after="160" w:line="259" w:lineRule="auto"/>
        <w:rPr>
          <w:rFonts w:asciiTheme="minorBidi" w:hAnsiTheme="minorBidi" w:cstheme="minorBidi"/>
          <w:rtl/>
        </w:rPr>
      </w:pPr>
      <w:r w:rsidRPr="00FF5C9A">
        <w:rPr>
          <w:rFonts w:asciiTheme="minorBidi" w:hAnsiTheme="minorBidi" w:cstheme="minorBidi"/>
          <w:rtl/>
        </w:rPr>
        <w:br w:type="page"/>
      </w:r>
    </w:p>
    <w:p w14:paraId="6CBA70A6" w14:textId="77777777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44A97319" w14:textId="6E29548A" w:rsidR="00FB6B54" w:rsidRDefault="00FB6B54" w:rsidP="001B26DF">
      <w:pPr>
        <w:pStyle w:val="a3"/>
        <w:numPr>
          <w:ilvl w:val="0"/>
          <w:numId w:val="16"/>
        </w:numPr>
        <w:bidi/>
        <w:spacing w:after="160" w:line="259" w:lineRule="auto"/>
        <w:ind w:left="386"/>
        <w:rPr>
          <w:ins w:id="2846" w:author="Dalit Roth" w:date="2020-10-19T14:47:00Z"/>
          <w:rFonts w:asciiTheme="minorBidi" w:hAnsiTheme="minorBidi" w:cstheme="minorBidi"/>
          <w:highlight w:val="magenta"/>
          <w:u w:val="single"/>
        </w:rPr>
      </w:pPr>
      <w:r w:rsidRPr="0015597A">
        <w:rPr>
          <w:rFonts w:asciiTheme="minorBidi" w:hAnsiTheme="minorBidi" w:cstheme="minorBidi"/>
          <w:highlight w:val="magenta"/>
          <w:u w:val="single"/>
        </w:rPr>
        <w:t>actor0_movies_cnt</w:t>
      </w:r>
    </w:p>
    <w:p w14:paraId="379359CD" w14:textId="77777777" w:rsidR="00F758F6" w:rsidRDefault="00F758F6" w:rsidP="00F758F6">
      <w:pPr>
        <w:bidi/>
        <w:rPr>
          <w:ins w:id="2847" w:author="Dalit Roth" w:date="2020-10-19T14:47:00Z"/>
          <w:rtl/>
        </w:rPr>
      </w:pPr>
      <w:ins w:id="2848" w:author="Dalit Roth" w:date="2020-10-19T14:47:00Z">
        <w:r w:rsidRPr="000F631A">
          <w:rPr>
            <w:rFonts w:hint="cs"/>
            <w:b/>
            <w:bCs/>
            <w:rtl/>
          </w:rPr>
          <w:t>הסבר</w:t>
        </w:r>
        <w:r>
          <w:rPr>
            <w:rFonts w:hint="cs"/>
            <w:rtl/>
          </w:rPr>
          <w:t>:</w:t>
        </w:r>
        <w:r>
          <w:rPr>
            <w:rFonts w:hint="cs"/>
          </w:rPr>
          <w:t xml:space="preserve"> </w:t>
        </w:r>
        <w:r>
          <w:rPr>
            <w:rFonts w:hint="cs"/>
            <w:rtl/>
          </w:rPr>
          <w:t>כמה פעמים שיחק השחקן מס' 1</w:t>
        </w:r>
      </w:ins>
    </w:p>
    <w:p w14:paraId="2AE8E6CA" w14:textId="77777777" w:rsidR="00F758F6" w:rsidRDefault="00F758F6" w:rsidP="00F758F6">
      <w:pPr>
        <w:bidi/>
        <w:rPr>
          <w:ins w:id="2849" w:author="Dalit Roth" w:date="2020-10-19T14:47:00Z"/>
          <w:rFonts w:asciiTheme="minorBidi" w:hAnsiTheme="minorBidi"/>
          <w:rtl/>
        </w:rPr>
      </w:pPr>
      <w:ins w:id="2850" w:author="Dalit Roth" w:date="2020-10-19T14:47:00Z">
        <w:r w:rsidRPr="000F631A">
          <w:rPr>
            <w:rFonts w:asciiTheme="minorBidi" w:hAnsiTheme="minorBidi" w:hint="cs"/>
            <w:b/>
            <w:bCs/>
            <w:rtl/>
          </w:rPr>
          <w:t>ערכים קיימים:</w:t>
        </w:r>
        <w:r>
          <w:rPr>
            <w:rFonts w:asciiTheme="minorBidi" w:hAnsiTheme="minorBidi" w:hint="cs"/>
            <w:rtl/>
          </w:rPr>
          <w:t xml:space="preserve"> 7,375</w:t>
        </w:r>
      </w:ins>
    </w:p>
    <w:p w14:paraId="43EA9AA4" w14:textId="77777777" w:rsidR="00F758F6" w:rsidRDefault="00F758F6" w:rsidP="00F758F6">
      <w:pPr>
        <w:bidi/>
        <w:rPr>
          <w:ins w:id="2851" w:author="Dalit Roth" w:date="2020-10-19T14:47:00Z"/>
          <w:rFonts w:asciiTheme="minorBidi" w:hAnsiTheme="minorBidi"/>
          <w:highlight w:val="yellow"/>
          <w:rtl/>
        </w:rPr>
      </w:pPr>
      <w:ins w:id="2852" w:author="Dalit Roth" w:date="2020-10-19T14:47:00Z">
        <w:r w:rsidRPr="006509B1">
          <w:rPr>
            <w:rFonts w:asciiTheme="minorBidi" w:hAnsiTheme="minorBidi" w:hint="cs"/>
            <w:b/>
            <w:bCs/>
            <w:rtl/>
          </w:rPr>
          <w:t>ערכים חסרים</w:t>
        </w:r>
        <w:r w:rsidRPr="006509B1">
          <w:rPr>
            <w:rFonts w:asciiTheme="minorBidi" w:hAnsiTheme="minorBidi" w:hint="cs"/>
            <w:rtl/>
          </w:rPr>
          <w:t xml:space="preserve">: 638 חסרים שלא מופיעים כ </w:t>
        </w:r>
        <w:r w:rsidRPr="006509B1">
          <w:rPr>
            <w:rFonts w:asciiTheme="minorBidi" w:hAnsiTheme="minorBidi" w:hint="cs"/>
          </w:rPr>
          <w:t>N</w:t>
        </w:r>
        <w:r w:rsidRPr="006509B1">
          <w:rPr>
            <w:rFonts w:asciiTheme="minorBidi" w:hAnsiTheme="minorBidi"/>
          </w:rPr>
          <w:t>A</w:t>
        </w:r>
        <w:r w:rsidRPr="006509B1">
          <w:rPr>
            <w:rFonts w:asciiTheme="minorBidi" w:hAnsiTheme="minorBidi" w:hint="cs"/>
            <w:rtl/>
          </w:rPr>
          <w:t xml:space="preserve"> אלה כ 0. </w:t>
        </w:r>
      </w:ins>
    </w:p>
    <w:p w14:paraId="1A3B5574" w14:textId="77777777" w:rsidR="00F758F6" w:rsidRDefault="00F758F6" w:rsidP="00F758F6">
      <w:pPr>
        <w:bidi/>
        <w:rPr>
          <w:ins w:id="2853" w:author="Dalit Roth" w:date="2020-10-19T14:47:00Z"/>
          <w:rFonts w:asciiTheme="minorBidi" w:hAnsiTheme="minorBidi" w:cstheme="minorBidi"/>
          <w:rtl/>
        </w:rPr>
      </w:pPr>
      <w:ins w:id="2854" w:author="Dalit Roth" w:date="2020-10-19T14:47:00Z">
        <w:r w:rsidRPr="006509B1">
          <w:rPr>
            <w:rFonts w:asciiTheme="minorBidi" w:hAnsiTheme="minorBidi" w:hint="cs"/>
            <w:highlight w:val="yellow"/>
            <w:rtl/>
          </w:rPr>
          <w:t>בדיקה נוספת העלתה שיש חוסר ב</w:t>
        </w:r>
        <w:r>
          <w:rPr>
            <w:rFonts w:asciiTheme="minorBidi" w:hAnsiTheme="minorBidi" w:hint="cs"/>
            <w:highlight w:val="yellow"/>
            <w:rtl/>
          </w:rPr>
          <w:t>רשומות</w:t>
        </w:r>
        <w:r w:rsidRPr="006509B1">
          <w:rPr>
            <w:rFonts w:asciiTheme="minorBidi" w:hAnsiTheme="minorBidi" w:hint="cs"/>
            <w:highlight w:val="yellow"/>
            <w:rtl/>
          </w:rPr>
          <w:t xml:space="preserve"> בקובץ </w:t>
        </w:r>
        <w:proofErr w:type="spellStart"/>
        <w:r w:rsidRPr="006509B1">
          <w:rPr>
            <w:rFonts w:asciiTheme="minorBidi" w:hAnsiTheme="minorBidi"/>
            <w:highlight w:val="yellow"/>
          </w:rPr>
          <w:t>movie_crew</w:t>
        </w:r>
        <w:proofErr w:type="spellEnd"/>
        <w:r w:rsidRPr="006509B1">
          <w:rPr>
            <w:rFonts w:asciiTheme="minorBidi" w:hAnsiTheme="minorBidi" w:hint="cs"/>
            <w:highlight w:val="yellow"/>
            <w:rtl/>
          </w:rPr>
          <w:t xml:space="preserve"> בין </w:t>
        </w:r>
        <w:proofErr w:type="spellStart"/>
        <w:r w:rsidRPr="006509B1">
          <w:rPr>
            <w:rFonts w:asciiTheme="minorBidi" w:hAnsiTheme="minorBidi"/>
            <w:highlight w:val="yellow"/>
          </w:rPr>
          <w:t>movie_id</w:t>
        </w:r>
        <w:proofErr w:type="spellEnd"/>
        <w:r w:rsidRPr="006509B1">
          <w:rPr>
            <w:rFonts w:asciiTheme="minorBidi" w:hAnsiTheme="minorBidi" w:hint="cs"/>
            <w:highlight w:val="yellow"/>
            <w:rtl/>
          </w:rPr>
          <w:t xml:space="preserve"> 3031-3667</w:t>
        </w:r>
        <w:r w:rsidRPr="006509B1">
          <w:rPr>
            <w:rFonts w:asciiTheme="minorBidi" w:hAnsiTheme="minorBidi" w:hint="cs"/>
            <w:rtl/>
          </w:rPr>
          <w:t>.</w:t>
        </w:r>
      </w:ins>
    </w:p>
    <w:p w14:paraId="714A0EBE" w14:textId="77777777" w:rsidR="00F758F6" w:rsidRDefault="00F758F6" w:rsidP="00F758F6">
      <w:pPr>
        <w:bidi/>
        <w:rPr>
          <w:ins w:id="2855" w:author="Dalit Roth" w:date="2020-10-19T14:47:00Z"/>
          <w:rFonts w:asciiTheme="minorBidi" w:hAnsiTheme="minorBidi"/>
          <w:rtl/>
        </w:rPr>
      </w:pPr>
      <w:ins w:id="2856" w:author="Dalit Roth" w:date="2020-10-19T14:47:00Z">
        <w:r>
          <w:rPr>
            <w:rFonts w:asciiTheme="minorBidi" w:hAnsiTheme="minorBidi" w:cstheme="minorBidi" w:hint="cs"/>
            <w:rtl/>
          </w:rPr>
          <w:t xml:space="preserve">החוסר </w:t>
        </w:r>
        <w:r>
          <w:rPr>
            <w:rFonts w:asciiTheme="minorBidi" w:hAnsiTheme="minorBidi" w:cs="Arial" w:hint="cs"/>
            <w:rtl/>
          </w:rPr>
          <w:t xml:space="preserve">שראינו גם בקרב משתנים אחרים הוא </w:t>
        </w:r>
        <w:r>
          <w:rPr>
            <w:rFonts w:asciiTheme="minorBidi" w:hAnsiTheme="minorBidi" w:cs="Arial"/>
          </w:rPr>
          <w:t>not at random</w:t>
        </w:r>
        <w:r>
          <w:rPr>
            <w:rFonts w:asciiTheme="minorBidi" w:hAnsiTheme="minorBidi" w:cs="Arial" w:hint="cs"/>
            <w:rtl/>
          </w:rPr>
          <w:t>, כפי שניתן לראות בתמונה הבאה:</w:t>
        </w:r>
        <w:r>
          <w:rPr>
            <w:rFonts w:asciiTheme="minorBidi" w:hAnsiTheme="minorBidi" w:hint="cs"/>
            <w:rtl/>
          </w:rPr>
          <w:t xml:space="preserve"> </w:t>
        </w:r>
      </w:ins>
    </w:p>
    <w:p w14:paraId="4124736D" w14:textId="77777777" w:rsidR="00F758F6" w:rsidRDefault="00F758F6" w:rsidP="00F758F6">
      <w:pPr>
        <w:bidi/>
        <w:rPr>
          <w:ins w:id="2857" w:author="Dalit Roth" w:date="2020-10-19T14:47:00Z"/>
          <w:rFonts w:asciiTheme="minorBidi" w:hAnsiTheme="minorBidi"/>
          <w:rtl/>
        </w:rPr>
      </w:pPr>
      <w:ins w:id="2858" w:author="Dalit Roth" w:date="2020-10-19T14:47:00Z">
        <w:r>
          <w:rPr>
            <w:noProof/>
          </w:rPr>
          <w:drawing>
            <wp:anchor distT="0" distB="0" distL="114300" distR="114300" simplePos="0" relativeHeight="251828736" behindDoc="0" locked="0" layoutInCell="1" allowOverlap="1" wp14:anchorId="586AA3A7" wp14:editId="048F76C3">
              <wp:simplePos x="0" y="0"/>
              <wp:positionH relativeFrom="margin">
                <wp:posOffset>3487420</wp:posOffset>
              </wp:positionH>
              <wp:positionV relativeFrom="paragraph">
                <wp:posOffset>3175</wp:posOffset>
              </wp:positionV>
              <wp:extent cx="1786255" cy="1786255"/>
              <wp:effectExtent l="0" t="0" r="4445" b="4445"/>
              <wp:wrapThrough wrapText="bothSides">
                <wp:wrapPolygon edited="0">
                  <wp:start x="0" y="0"/>
                  <wp:lineTo x="0" y="21423"/>
                  <wp:lineTo x="21423" y="21423"/>
                  <wp:lineTo x="21423" y="0"/>
                  <wp:lineTo x="0" y="0"/>
                </wp:wrapPolygon>
              </wp:wrapThrough>
              <wp:docPr id="142" name="תמונה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"/>
                      <pic:cNvPicPr>
                        <a:picLocks noChangeAspect="1" noChangeArrowheads="1"/>
                      </pic:cNvPicPr>
                    </pic:nvPicPr>
                    <pic:blipFill>
                      <a:blip r:embed="rId1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86255" cy="178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2E6D05B9" w14:textId="77777777" w:rsidR="00F758F6" w:rsidRDefault="00F758F6" w:rsidP="00F758F6">
      <w:pPr>
        <w:bidi/>
        <w:rPr>
          <w:ins w:id="2859" w:author="Dalit Roth" w:date="2020-10-19T14:47:00Z"/>
          <w:rFonts w:asciiTheme="minorBidi" w:hAnsiTheme="minorBidi"/>
          <w:rtl/>
        </w:rPr>
      </w:pPr>
    </w:p>
    <w:p w14:paraId="27815DFB" w14:textId="77777777" w:rsidR="00F758F6" w:rsidRDefault="00F758F6" w:rsidP="00F758F6">
      <w:pPr>
        <w:bidi/>
        <w:rPr>
          <w:ins w:id="2860" w:author="Dalit Roth" w:date="2020-10-19T14:47:00Z"/>
          <w:rFonts w:asciiTheme="minorBidi" w:hAnsiTheme="minorBidi"/>
          <w:rtl/>
        </w:rPr>
      </w:pPr>
      <w:ins w:id="2861" w:author="Dalit Roth" w:date="2020-10-19T14:47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829760" behindDoc="0" locked="0" layoutInCell="1" allowOverlap="1" wp14:anchorId="5D00D7AB" wp14:editId="0ECBC287">
                  <wp:simplePos x="0" y="0"/>
                  <wp:positionH relativeFrom="column">
                    <wp:posOffset>4304665</wp:posOffset>
                  </wp:positionH>
                  <wp:positionV relativeFrom="paragraph">
                    <wp:posOffset>9525</wp:posOffset>
                  </wp:positionV>
                  <wp:extent cx="153670" cy="325120"/>
                  <wp:effectExtent l="38100" t="38100" r="17780" b="55880"/>
                  <wp:wrapNone/>
                  <wp:docPr id="141" name="דיו 14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12">
                        <w14:nvContentPartPr>
                          <w14:cNvContentPartPr/>
                        </w14:nvContentPartPr>
                        <w14:xfrm>
                          <a:off x="0" y="0"/>
                          <a:ext cx="153670" cy="325120"/>
                        </w14:xfrm>
                      </w14:contentPart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D820DD5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דיו 141" o:spid="_x0000_s1026" type="#_x0000_t75" style="position:absolute;left:0;text-align:left;margin-left:338.25pt;margin-top:.05pt;width:13.5pt;height:27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">
                  <v:imagedata r:id="rId113" o:title=""/>
                </v:shape>
              </w:pict>
            </mc:Fallback>
          </mc:AlternateContent>
        </w:r>
      </w:ins>
    </w:p>
    <w:p w14:paraId="28FF1C82" w14:textId="77777777" w:rsidR="00F758F6" w:rsidRDefault="00F758F6" w:rsidP="00F758F6">
      <w:pPr>
        <w:bidi/>
        <w:rPr>
          <w:ins w:id="2862" w:author="Dalit Roth" w:date="2020-10-19T14:47:00Z"/>
          <w:rFonts w:asciiTheme="minorBidi" w:hAnsiTheme="minorBidi"/>
          <w:rtl/>
        </w:rPr>
      </w:pPr>
    </w:p>
    <w:p w14:paraId="5DF57527" w14:textId="77777777" w:rsidR="00F758F6" w:rsidRDefault="00F758F6" w:rsidP="00F758F6">
      <w:pPr>
        <w:bidi/>
        <w:rPr>
          <w:ins w:id="2863" w:author="Dalit Roth" w:date="2020-10-19T14:47:00Z"/>
          <w:rFonts w:asciiTheme="minorBidi" w:hAnsiTheme="minorBidi"/>
          <w:rtl/>
        </w:rPr>
      </w:pPr>
    </w:p>
    <w:p w14:paraId="2C9C2F69" w14:textId="77777777" w:rsidR="00F758F6" w:rsidRDefault="00F758F6" w:rsidP="00F758F6">
      <w:pPr>
        <w:bidi/>
        <w:rPr>
          <w:ins w:id="2864" w:author="Dalit Roth" w:date="2020-10-19T14:47:00Z"/>
          <w:rFonts w:asciiTheme="minorBidi" w:hAnsiTheme="minorBidi"/>
          <w:rtl/>
        </w:rPr>
      </w:pPr>
    </w:p>
    <w:p w14:paraId="7ED3AB9A" w14:textId="77777777" w:rsidR="00F758F6" w:rsidRDefault="00F758F6" w:rsidP="00F758F6">
      <w:pPr>
        <w:bidi/>
        <w:rPr>
          <w:ins w:id="2865" w:author="Dalit Roth" w:date="2020-10-19T14:47:00Z"/>
          <w:rFonts w:asciiTheme="minorBidi" w:hAnsiTheme="minorBidi"/>
          <w:rtl/>
        </w:rPr>
      </w:pPr>
    </w:p>
    <w:p w14:paraId="196B38B2" w14:textId="77777777" w:rsidR="00F758F6" w:rsidRDefault="00F758F6" w:rsidP="00F758F6">
      <w:pPr>
        <w:bidi/>
        <w:rPr>
          <w:ins w:id="2866" w:author="Dalit Roth" w:date="2020-10-19T14:47:00Z"/>
          <w:rFonts w:asciiTheme="minorBidi" w:hAnsiTheme="minorBidi"/>
          <w:rtl/>
        </w:rPr>
      </w:pPr>
    </w:p>
    <w:p w14:paraId="416AC0FB" w14:textId="77777777" w:rsidR="00F758F6" w:rsidRDefault="00F758F6" w:rsidP="00F758F6">
      <w:pPr>
        <w:bidi/>
        <w:rPr>
          <w:ins w:id="2867" w:author="Dalit Roth" w:date="2020-10-19T14:47:00Z"/>
          <w:rFonts w:asciiTheme="minorBidi" w:hAnsiTheme="minorBidi"/>
          <w:rtl/>
        </w:rPr>
      </w:pPr>
    </w:p>
    <w:p w14:paraId="377A3F7E" w14:textId="77777777" w:rsidR="00F758F6" w:rsidRDefault="00F758F6" w:rsidP="00F758F6">
      <w:pPr>
        <w:bidi/>
        <w:rPr>
          <w:ins w:id="2868" w:author="Dalit Roth" w:date="2020-10-19T14:47:00Z"/>
          <w:rFonts w:asciiTheme="minorBidi" w:hAnsiTheme="minorBidi"/>
          <w:rtl/>
        </w:rPr>
      </w:pPr>
    </w:p>
    <w:p w14:paraId="67E2843C" w14:textId="77777777" w:rsidR="00F758F6" w:rsidRDefault="00F758F6" w:rsidP="00F758F6">
      <w:pPr>
        <w:bidi/>
        <w:rPr>
          <w:ins w:id="2869" w:author="Dalit Roth" w:date="2020-10-19T14:47:00Z"/>
          <w:rFonts w:asciiTheme="minorBidi" w:hAnsiTheme="minorBidi"/>
          <w:rtl/>
        </w:rPr>
      </w:pPr>
    </w:p>
    <w:p w14:paraId="77F7EC3A" w14:textId="77777777" w:rsidR="00F758F6" w:rsidRDefault="00F758F6" w:rsidP="00F758F6">
      <w:pPr>
        <w:bidi/>
        <w:rPr>
          <w:ins w:id="2870" w:author="Dalit Roth" w:date="2020-10-19T14:47:00Z"/>
          <w:rtl/>
        </w:rPr>
      </w:pPr>
      <w:ins w:id="2871" w:author="Dalit Roth" w:date="2020-10-19T14:47:00Z">
        <w:r w:rsidRPr="000F631A">
          <w:rPr>
            <w:rFonts w:asciiTheme="minorBidi" w:hAnsiTheme="minorBidi" w:hint="cs"/>
            <w:b/>
            <w:bCs/>
            <w:rtl/>
          </w:rPr>
          <w:t>מדדי פיזור</w:t>
        </w:r>
      </w:ins>
    </w:p>
    <w:tbl>
      <w:tblPr>
        <w:tblW w:w="9923" w:type="dxa"/>
        <w:tblInd w:w="-601" w:type="dxa"/>
        <w:tblLook w:val="04A0" w:firstRow="1" w:lastRow="0" w:firstColumn="1" w:lastColumn="0" w:noHBand="0" w:noVBand="1"/>
      </w:tblPr>
      <w:tblGrid>
        <w:gridCol w:w="1418"/>
        <w:gridCol w:w="1134"/>
        <w:gridCol w:w="1490"/>
        <w:gridCol w:w="920"/>
        <w:gridCol w:w="1162"/>
        <w:gridCol w:w="1248"/>
        <w:gridCol w:w="1275"/>
        <w:gridCol w:w="1276"/>
      </w:tblGrid>
      <w:tr w:rsidR="00F758F6" w:rsidRPr="00700BD5" w14:paraId="254DAE21" w14:textId="77777777" w:rsidTr="00F758F6">
        <w:trPr>
          <w:trHeight w:val="265"/>
          <w:ins w:id="2872" w:author="Dalit Roth" w:date="2020-10-19T14:47:00Z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D2E65A0" w14:textId="77777777" w:rsidR="00F758F6" w:rsidRPr="00700BD5" w:rsidRDefault="00F758F6" w:rsidP="00F758F6">
            <w:pPr>
              <w:jc w:val="center"/>
              <w:rPr>
                <w:ins w:id="2873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2874" w:author="Dalit Roth" w:date="2020-10-19T14:47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7FDB55D" w14:textId="77777777" w:rsidR="00F758F6" w:rsidRPr="00700BD5" w:rsidRDefault="00F758F6" w:rsidP="00F758F6">
            <w:pPr>
              <w:jc w:val="center"/>
              <w:rPr>
                <w:ins w:id="2875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2876" w:author="Dalit Roth" w:date="2020-10-19T14:47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23B5EE" w14:textId="77777777" w:rsidR="00F758F6" w:rsidRPr="00700BD5" w:rsidRDefault="00F758F6" w:rsidP="00F758F6">
            <w:pPr>
              <w:jc w:val="center"/>
              <w:rPr>
                <w:ins w:id="2877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2878" w:author="Dalit Roth" w:date="2020-10-19T14:47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076320" w14:textId="77777777" w:rsidR="00F758F6" w:rsidRPr="000968A4" w:rsidRDefault="00F758F6" w:rsidP="00F758F6">
            <w:pPr>
              <w:jc w:val="center"/>
              <w:rPr>
                <w:ins w:id="2879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2880" w:author="Dalit Roth" w:date="2020-10-19T14:47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72792D" w14:textId="77777777" w:rsidR="00F758F6" w:rsidRPr="00700BD5" w:rsidRDefault="00F758F6" w:rsidP="00F758F6">
            <w:pPr>
              <w:jc w:val="center"/>
              <w:rPr>
                <w:ins w:id="2881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2882" w:author="Dalit Roth" w:date="2020-10-19T14:47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9F6FD2" w14:textId="77777777" w:rsidR="00F758F6" w:rsidRPr="00700BD5" w:rsidRDefault="00F758F6" w:rsidP="00F758F6">
            <w:pPr>
              <w:jc w:val="center"/>
              <w:rPr>
                <w:ins w:id="2883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2884" w:author="Dalit Roth" w:date="2020-10-19T14:47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916ECD" w14:textId="77777777" w:rsidR="00F758F6" w:rsidRPr="00E32932" w:rsidRDefault="00F758F6" w:rsidP="00F758F6">
            <w:pPr>
              <w:jc w:val="center"/>
              <w:rPr>
                <w:ins w:id="2885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2886" w:author="Dalit Roth" w:date="2020-10-19T14:47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2D54B26C" w14:textId="77777777" w:rsidR="00F758F6" w:rsidRPr="00700BD5" w:rsidRDefault="00F758F6" w:rsidP="00F758F6">
            <w:pPr>
              <w:jc w:val="center"/>
              <w:rPr>
                <w:ins w:id="2887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F758F6" w:rsidRPr="00700BD5" w14:paraId="03C85594" w14:textId="77777777" w:rsidTr="00F758F6">
        <w:trPr>
          <w:trHeight w:val="295"/>
          <w:ins w:id="2888" w:author="Dalit Roth" w:date="2020-10-19T14:47:00Z"/>
        </w:trPr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FA1C" w14:textId="77777777" w:rsidR="00F758F6" w:rsidRPr="00700BD5" w:rsidRDefault="00F758F6" w:rsidP="00F758F6">
            <w:pPr>
              <w:jc w:val="center"/>
              <w:rPr>
                <w:ins w:id="2889" w:author="Dalit Roth" w:date="2020-10-19T14:47:00Z"/>
                <w:rFonts w:ascii="Calibri" w:hAnsi="Calibri" w:cs="Calibri"/>
                <w:color w:val="000000"/>
              </w:rPr>
            </w:pPr>
            <w:ins w:id="2890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0E103" w14:textId="77777777" w:rsidR="00F758F6" w:rsidRPr="00700BD5" w:rsidRDefault="00F758F6" w:rsidP="00F758F6">
            <w:pPr>
              <w:jc w:val="center"/>
              <w:rPr>
                <w:ins w:id="2891" w:author="Dalit Roth" w:date="2020-10-19T14:47:00Z"/>
                <w:rFonts w:ascii="Calibri" w:hAnsi="Calibri" w:cs="Calibri"/>
                <w:color w:val="000000"/>
              </w:rPr>
            </w:pPr>
            <w:ins w:id="2892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65</w:t>
              </w:r>
            </w:ins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E596" w14:textId="77777777" w:rsidR="00F758F6" w:rsidRPr="00700BD5" w:rsidRDefault="00F758F6" w:rsidP="00F758F6">
            <w:pPr>
              <w:jc w:val="center"/>
              <w:rPr>
                <w:ins w:id="2893" w:author="Dalit Roth" w:date="2020-10-19T14:47:00Z"/>
                <w:rFonts w:ascii="Calibri" w:hAnsi="Calibri" w:cs="Calibri"/>
                <w:color w:val="000000"/>
              </w:rPr>
            </w:pPr>
            <w:ins w:id="2894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7.866</w:t>
              </w:r>
            </w:ins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89FDB" w14:textId="77777777" w:rsidR="00F758F6" w:rsidRPr="00700BD5" w:rsidRDefault="00F758F6" w:rsidP="00F758F6">
            <w:pPr>
              <w:jc w:val="center"/>
              <w:rPr>
                <w:ins w:id="2895" w:author="Dalit Roth" w:date="2020-10-19T14:47:00Z"/>
                <w:rFonts w:ascii="Calibri" w:hAnsi="Calibri" w:cs="Calibri"/>
                <w:color w:val="000000"/>
              </w:rPr>
            </w:pPr>
            <w:ins w:id="2896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5</w:t>
              </w:r>
            </w:ins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971C5" w14:textId="77777777" w:rsidR="00F758F6" w:rsidRPr="00700BD5" w:rsidRDefault="00F758F6" w:rsidP="00F758F6">
            <w:pPr>
              <w:jc w:val="center"/>
              <w:rPr>
                <w:ins w:id="2897" w:author="Dalit Roth" w:date="2020-10-19T14:47:00Z"/>
                <w:rFonts w:ascii="Calibri" w:hAnsi="Calibri" w:cs="Calibri"/>
                <w:color w:val="000000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6AE8" w14:textId="77777777" w:rsidR="00F758F6" w:rsidRPr="00700BD5" w:rsidRDefault="00F758F6" w:rsidP="00F758F6">
            <w:pPr>
              <w:jc w:val="center"/>
              <w:rPr>
                <w:ins w:id="2898" w:author="Dalit Roth" w:date="2020-10-19T14:47:00Z"/>
                <w:rFonts w:ascii="Calibri" w:hAnsi="Calibri" w:cs="Calibri"/>
                <w:color w:val="000000"/>
              </w:rPr>
            </w:pPr>
            <w:ins w:id="2899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260B" w14:textId="77777777" w:rsidR="00F758F6" w:rsidRPr="00700BD5" w:rsidRDefault="00F758F6" w:rsidP="00F758F6">
            <w:pPr>
              <w:jc w:val="center"/>
              <w:rPr>
                <w:ins w:id="2900" w:author="Dalit Roth" w:date="2020-10-19T14:47:00Z"/>
                <w:rFonts w:ascii="Calibri" w:hAnsi="Calibri" w:cs="Calibri"/>
                <w:color w:val="000000"/>
              </w:rPr>
            </w:pPr>
            <w:ins w:id="2901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12</w:t>
              </w:r>
            </w:ins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A82CB8" w14:textId="77777777" w:rsidR="00F758F6" w:rsidRPr="0076160C" w:rsidRDefault="00F758F6" w:rsidP="00F758F6">
            <w:pPr>
              <w:jc w:val="center"/>
              <w:rPr>
                <w:ins w:id="2902" w:author="Dalit Roth" w:date="2020-10-19T14:47:00Z"/>
                <w:rFonts w:ascii="Arial" w:hAnsi="Arial" w:cs="Arial"/>
                <w:color w:val="000000"/>
                <w:sz w:val="14"/>
                <w:szCs w:val="14"/>
              </w:rPr>
            </w:pPr>
            <w:ins w:id="2903" w:author="Dalit Roth" w:date="2020-10-19T14:47:00Z">
              <w:r w:rsidRPr="00FF4604">
                <w:rPr>
                  <w:rFonts w:ascii="Arial" w:hAnsi="Arial" w:cs="Arial" w:hint="cs"/>
                  <w:color w:val="000000"/>
                  <w:sz w:val="16"/>
                  <w:szCs w:val="16"/>
                  <w:rtl/>
                </w:rPr>
                <w:t xml:space="preserve">אחרי הפיכת ה 0 ל </w:t>
              </w:r>
              <w:r w:rsidRPr="00FF4604">
                <w:rPr>
                  <w:rFonts w:ascii="Arial" w:hAnsi="Arial" w:cs="Arial" w:hint="cs"/>
                  <w:color w:val="000000"/>
                  <w:sz w:val="16"/>
                  <w:szCs w:val="16"/>
                </w:rPr>
                <w:t>NA</w:t>
              </w:r>
            </w:ins>
          </w:p>
        </w:tc>
      </w:tr>
      <w:tr w:rsidR="00F758F6" w:rsidRPr="00700BD5" w14:paraId="12CE0C21" w14:textId="77777777" w:rsidTr="00F758F6">
        <w:trPr>
          <w:trHeight w:val="279"/>
          <w:ins w:id="2904" w:author="Dalit Roth" w:date="2020-10-19T14:47:00Z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7D43A" w14:textId="77777777" w:rsidR="00F758F6" w:rsidRDefault="00F758F6" w:rsidP="00F758F6">
            <w:pPr>
              <w:jc w:val="center"/>
              <w:rPr>
                <w:ins w:id="2905" w:author="Dalit Roth" w:date="2020-10-19T14:47:00Z"/>
                <w:rFonts w:ascii="Arial" w:hAnsi="Arial" w:cs="Arial"/>
                <w:color w:val="000000"/>
                <w:sz w:val="20"/>
                <w:szCs w:val="20"/>
              </w:rPr>
            </w:pPr>
            <w:ins w:id="2906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E57728" w14:textId="77777777" w:rsidR="00F758F6" w:rsidRDefault="00F758F6" w:rsidP="00F758F6">
            <w:pPr>
              <w:jc w:val="center"/>
              <w:rPr>
                <w:ins w:id="2907" w:author="Dalit Roth" w:date="2020-10-19T14:47:00Z"/>
                <w:rFonts w:ascii="Arial" w:hAnsi="Arial" w:cs="Arial"/>
                <w:color w:val="000000"/>
                <w:sz w:val="20"/>
                <w:szCs w:val="20"/>
              </w:rPr>
            </w:pPr>
            <w:ins w:id="2908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28</w:t>
              </w:r>
            </w:ins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91B50" w14:textId="77777777" w:rsidR="00F758F6" w:rsidRDefault="00F758F6" w:rsidP="00F758F6">
            <w:pPr>
              <w:jc w:val="center"/>
              <w:rPr>
                <w:ins w:id="2909" w:author="Dalit Roth" w:date="2020-10-19T14:47:00Z"/>
                <w:rFonts w:ascii="Arial" w:hAnsi="Arial" w:cs="Arial"/>
                <w:color w:val="000000"/>
                <w:sz w:val="20"/>
                <w:szCs w:val="20"/>
              </w:rPr>
            </w:pPr>
            <w:ins w:id="2910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6.726</w:t>
              </w:r>
            </w:ins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39A78E" w14:textId="77777777" w:rsidR="00F758F6" w:rsidRDefault="00F758F6" w:rsidP="00F758F6">
            <w:pPr>
              <w:jc w:val="center"/>
              <w:rPr>
                <w:ins w:id="2911" w:author="Dalit Roth" w:date="2020-10-19T14:47:00Z"/>
                <w:rFonts w:ascii="Arial" w:hAnsi="Arial" w:cs="Arial"/>
                <w:color w:val="000000"/>
                <w:sz w:val="20"/>
                <w:szCs w:val="20"/>
              </w:rPr>
            </w:pPr>
            <w:ins w:id="2912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4</w:t>
              </w:r>
            </w:ins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D9DC0" w14:textId="77777777" w:rsidR="00F758F6" w:rsidRDefault="00F758F6" w:rsidP="00F758F6">
            <w:pPr>
              <w:jc w:val="center"/>
              <w:rPr>
                <w:ins w:id="2913" w:author="Dalit Roth" w:date="2020-10-19T14:47:00Z"/>
                <w:rFonts w:ascii="Arial" w:hAnsi="Arial" w:cs="Arial"/>
                <w:color w:val="000000"/>
                <w:sz w:val="20"/>
                <w:szCs w:val="20"/>
              </w:rPr>
            </w:pPr>
            <w:ins w:id="2914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7.7175303</w:t>
              </w:r>
            </w:ins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973D8" w14:textId="77777777" w:rsidR="00F758F6" w:rsidRDefault="00F758F6" w:rsidP="00F758F6">
            <w:pPr>
              <w:jc w:val="center"/>
              <w:rPr>
                <w:ins w:id="2915" w:author="Dalit Roth" w:date="2020-10-19T14:47:00Z"/>
                <w:rFonts w:ascii="Arial" w:hAnsi="Arial" w:cs="Arial"/>
                <w:color w:val="000000"/>
                <w:sz w:val="20"/>
                <w:szCs w:val="20"/>
              </w:rPr>
            </w:pPr>
            <w:ins w:id="2916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DD594" w14:textId="77777777" w:rsidR="00F758F6" w:rsidRDefault="00F758F6" w:rsidP="00F758F6">
            <w:pPr>
              <w:jc w:val="center"/>
              <w:rPr>
                <w:ins w:id="2917" w:author="Dalit Roth" w:date="2020-10-19T14:47:00Z"/>
                <w:rFonts w:ascii="Arial" w:hAnsi="Arial" w:cs="Arial"/>
                <w:color w:val="000000"/>
                <w:sz w:val="20"/>
                <w:szCs w:val="20"/>
              </w:rPr>
            </w:pPr>
            <w:ins w:id="2918" w:author="Dalit Roth" w:date="2020-10-19T14:47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11</w:t>
              </w:r>
            </w:ins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574A66" w14:textId="77777777" w:rsidR="00F758F6" w:rsidRPr="00FF4604" w:rsidRDefault="00F758F6" w:rsidP="00F758F6">
            <w:pPr>
              <w:bidi/>
              <w:rPr>
                <w:ins w:id="2919" w:author="Dalit Roth" w:date="2020-10-19T14:47:00Z"/>
                <w:rFonts w:ascii="Arial" w:hAnsi="Arial" w:cs="Arial" w:hint="cs"/>
                <w:color w:val="000000"/>
                <w:sz w:val="16"/>
                <w:szCs w:val="16"/>
                <w:rtl/>
              </w:rPr>
            </w:pPr>
            <w:ins w:id="2920" w:author="Dalit Roth" w:date="2020-10-19T14:47:00Z">
              <w:r w:rsidRPr="00FF4604">
                <w:rPr>
                  <w:rFonts w:ascii="Arial" w:hAnsi="Arial" w:cs="Arial" w:hint="cs"/>
                  <w:color w:val="000000"/>
                  <w:sz w:val="16"/>
                  <w:szCs w:val="16"/>
                  <w:rtl/>
                </w:rPr>
                <w:t>אחרי הפיכת ערכי קיצון ל</w:t>
              </w:r>
              <w:r w:rsidRPr="00FF4604">
                <w:rPr>
                  <w:rFonts w:ascii="Arial" w:hAnsi="Arial" w:cs="Arial" w:hint="cs"/>
                  <w:color w:val="000000"/>
                  <w:sz w:val="16"/>
                  <w:szCs w:val="16"/>
                </w:rPr>
                <w:t>NA</w:t>
              </w:r>
            </w:ins>
          </w:p>
        </w:tc>
      </w:tr>
    </w:tbl>
    <w:p w14:paraId="05B3FA5A" w14:textId="77777777" w:rsidR="00F758F6" w:rsidRDefault="00F758F6" w:rsidP="00F758F6">
      <w:pPr>
        <w:bidi/>
        <w:rPr>
          <w:ins w:id="2921" w:author="Dalit Roth" w:date="2020-10-19T14:47:00Z"/>
          <w:rFonts w:asciiTheme="minorBidi" w:hAnsiTheme="minorBidi"/>
          <w:b/>
          <w:bCs/>
          <w:rtl/>
        </w:rPr>
      </w:pPr>
    </w:p>
    <w:p w14:paraId="6497F030" w14:textId="77777777" w:rsidR="00F758F6" w:rsidRDefault="00F758F6" w:rsidP="00F758F6">
      <w:pPr>
        <w:bidi/>
        <w:rPr>
          <w:ins w:id="2922" w:author="Dalit Roth" w:date="2020-10-19T14:47:00Z"/>
          <w:rFonts w:asciiTheme="minorBidi" w:hAnsiTheme="minorBidi"/>
          <w:rtl/>
        </w:rPr>
      </w:pPr>
      <w:ins w:id="2923" w:author="Dalit Roth" w:date="2020-10-19T14:47:00Z">
        <w:r w:rsidRPr="000F631A">
          <w:rPr>
            <w:rFonts w:asciiTheme="minorBidi" w:hAnsiTheme="minorBidi" w:hint="cs"/>
            <w:b/>
            <w:bCs/>
            <w:rtl/>
          </w:rPr>
          <w:t>כמות ערכים חריגים</w:t>
        </w:r>
        <w:r>
          <w:rPr>
            <w:rFonts w:asciiTheme="minorBidi" w:hAnsiTheme="minorBidi"/>
            <w:b/>
            <w:bCs/>
          </w:rPr>
          <w:t xml:space="preserve"> </w:t>
        </w:r>
        <w:r>
          <w:rPr>
            <w:rFonts w:asciiTheme="minorBidi" w:hAnsiTheme="minorBidi" w:hint="cs"/>
            <w:b/>
            <w:bCs/>
            <w:rtl/>
          </w:rPr>
          <w:t>לפני הפיכת ה0 ל</w:t>
        </w:r>
        <w:r>
          <w:rPr>
            <w:rFonts w:asciiTheme="minorBidi" w:hAnsiTheme="minorBidi" w:hint="cs"/>
            <w:b/>
            <w:bCs/>
          </w:rPr>
          <w:t>NA</w:t>
        </w:r>
        <w:r>
          <w:rPr>
            <w:rFonts w:asciiTheme="minorBidi" w:hAnsiTheme="minorBidi" w:hint="cs"/>
            <w:rtl/>
          </w:rPr>
          <w:t xml:space="preserve">:33. יש רק אירועים בודדים של שחקנים ששיחקו במעל 11 סרטים במהלך 5 שנים. </w:t>
        </w:r>
      </w:ins>
    </w:p>
    <w:p w14:paraId="33E642B2" w14:textId="77777777" w:rsidR="00F758F6" w:rsidRDefault="00F758F6" w:rsidP="00F758F6">
      <w:pPr>
        <w:bidi/>
        <w:rPr>
          <w:ins w:id="2924" w:author="Dalit Roth" w:date="2020-10-19T14:47:00Z"/>
          <w:rFonts w:asciiTheme="minorBidi" w:hAnsiTheme="minorBidi"/>
          <w:rtl/>
        </w:rPr>
      </w:pPr>
      <w:ins w:id="2925" w:author="Dalit Roth" w:date="2020-10-19T14:47:00Z">
        <w:r w:rsidRPr="000F631A">
          <w:rPr>
            <w:rFonts w:asciiTheme="minorBidi" w:hAnsiTheme="minorBidi" w:hint="cs"/>
            <w:b/>
            <w:bCs/>
            <w:rtl/>
          </w:rPr>
          <w:t>כמות ערכים חריגי</w:t>
        </w:r>
        <w:r>
          <w:rPr>
            <w:rFonts w:asciiTheme="minorBidi" w:hAnsiTheme="minorBidi" w:hint="cs"/>
            <w:b/>
            <w:bCs/>
            <w:rtl/>
          </w:rPr>
          <w:t xml:space="preserve">ם אחרי הפיכת 0 ל </w:t>
        </w:r>
        <w:r>
          <w:rPr>
            <w:rFonts w:asciiTheme="minorBidi" w:hAnsiTheme="minorBidi" w:hint="cs"/>
            <w:b/>
            <w:bCs/>
          </w:rPr>
          <w:t>NA</w:t>
        </w:r>
        <w:r>
          <w:rPr>
            <w:rFonts w:asciiTheme="minorBidi" w:hAnsiTheme="minorBidi" w:hint="cs"/>
            <w:rtl/>
          </w:rPr>
          <w:t xml:space="preserve">:469  </w:t>
        </w:r>
      </w:ins>
    </w:p>
    <w:p w14:paraId="239977AA" w14:textId="77777777" w:rsidR="00F758F6" w:rsidRDefault="00F758F6" w:rsidP="00F758F6">
      <w:pPr>
        <w:bidi/>
        <w:rPr>
          <w:ins w:id="2926" w:author="Dalit Roth" w:date="2020-10-19T14:47:00Z"/>
          <w:rFonts w:asciiTheme="minorBidi" w:hAnsiTheme="minorBidi"/>
          <w:rtl/>
        </w:rPr>
      </w:pPr>
      <w:ins w:id="2927" w:author="Dalit Roth" w:date="2020-10-19T14:47:00Z"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 xml:space="preserve"> אחרי הפיכת ערכי קיצון ל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>-1000</w:t>
        </w:r>
      </w:ins>
    </w:p>
    <w:p w14:paraId="519075CB" w14:textId="77777777" w:rsidR="00F758F6" w:rsidRDefault="00F758F6" w:rsidP="00F758F6">
      <w:pPr>
        <w:bidi/>
        <w:spacing w:line="276" w:lineRule="auto"/>
        <w:rPr>
          <w:ins w:id="2928" w:author="Dalit Roth" w:date="2020-10-19T14:47:00Z"/>
          <w:rFonts w:asciiTheme="minorBidi" w:hAnsiTheme="minorBidi" w:cstheme="minorBidi"/>
          <w:rtl/>
        </w:rPr>
      </w:pPr>
    </w:p>
    <w:p w14:paraId="2E03E010" w14:textId="77777777" w:rsidR="00F758F6" w:rsidRDefault="00F758F6" w:rsidP="00F758F6">
      <w:pPr>
        <w:bidi/>
        <w:spacing w:line="276" w:lineRule="auto"/>
        <w:rPr>
          <w:ins w:id="2929" w:author="Dalit Roth" w:date="2020-10-19T14:47:00Z"/>
          <w:rFonts w:asciiTheme="minorBidi" w:hAnsiTheme="minorBidi" w:cstheme="minorBidi"/>
          <w:rtl/>
        </w:rPr>
      </w:pPr>
      <w:ins w:id="2930" w:author="Dalit Roth" w:date="2020-10-19T14:47:00Z">
        <w:r w:rsidRPr="00C33D60">
          <w:rPr>
            <w:rFonts w:asciiTheme="minorBidi" w:hAnsiTheme="minorBidi" w:cstheme="minorBidi"/>
            <w:rtl/>
          </w:rPr>
          <w:t>תצוגה גרפית:</w:t>
        </w:r>
      </w:ins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731"/>
        <w:gridCol w:w="3126"/>
        <w:gridCol w:w="1439"/>
      </w:tblGrid>
      <w:tr w:rsidR="00F758F6" w:rsidRPr="00F04BC6" w14:paraId="31ADD29E" w14:textId="77777777" w:rsidTr="00F758F6">
        <w:trPr>
          <w:ins w:id="2931" w:author="Dalit Roth" w:date="2020-10-19T14:47:00Z"/>
        </w:trPr>
        <w:tc>
          <w:tcPr>
            <w:tcW w:w="3827" w:type="dxa"/>
          </w:tcPr>
          <w:p w14:paraId="65B78E31" w14:textId="77777777" w:rsidR="00F758F6" w:rsidRPr="00F04BC6" w:rsidRDefault="00F758F6" w:rsidP="00F758F6">
            <w:pPr>
              <w:bidi/>
              <w:spacing w:after="160" w:line="259" w:lineRule="auto"/>
              <w:rPr>
                <w:ins w:id="2932" w:author="Dalit Roth" w:date="2020-10-19T14:47:00Z"/>
                <w:rFonts w:asciiTheme="minorBidi" w:hAnsiTheme="minorBidi" w:cstheme="minorBidi"/>
                <w:u w:val="single"/>
              </w:rPr>
            </w:pPr>
            <w:ins w:id="2933" w:author="Dalit Roth" w:date="2020-10-19T14:47:00Z"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  <w:rtl/>
                </w:rPr>
                <w:t xml:space="preserve">בהגדרת 469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outliers</w:t>
              </w:r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  <w:rtl/>
                </w:rPr>
                <w:t xml:space="preserve"> כ- </w:t>
              </w:r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</w:rPr>
                <w:t>NA</w:t>
              </w:r>
              <w:r>
                <w:rPr>
                  <w:rFonts w:asciiTheme="minorBidi" w:hAnsiTheme="minorBidi" w:cstheme="minorBidi" w:hint="cs"/>
                  <w:u w:val="single"/>
                  <w:rtl/>
                </w:rPr>
                <w:t xml:space="preserve"> </w:t>
              </w:r>
            </w:ins>
          </w:p>
        </w:tc>
        <w:tc>
          <w:tcPr>
            <w:tcW w:w="2976" w:type="dxa"/>
          </w:tcPr>
          <w:p w14:paraId="4DD6D979" w14:textId="77777777" w:rsidR="00F758F6" w:rsidRPr="00A11B86" w:rsidRDefault="00F758F6" w:rsidP="00F758F6">
            <w:pPr>
              <w:bidi/>
              <w:spacing w:after="160" w:line="259" w:lineRule="auto"/>
              <w:rPr>
                <w:ins w:id="2934" w:author="Dalit Roth" w:date="2020-10-19T14:47:00Z"/>
                <w:rFonts w:asciiTheme="minorBidi" w:hAnsiTheme="minorBidi" w:cstheme="minorBidi"/>
                <w:rtl/>
              </w:rPr>
            </w:pPr>
            <w:ins w:id="2935" w:author="Dalit Roth" w:date="2020-10-19T14:47:00Z">
              <w:r w:rsidRPr="00A11B86">
                <w:rPr>
                  <w:rFonts w:asciiTheme="minorBidi" w:hAnsiTheme="minorBidi" w:cstheme="minorBidi" w:hint="cs"/>
                  <w:rtl/>
                </w:rPr>
                <w:t>נתונים גולמיים</w:t>
              </w:r>
              <w:r>
                <w:rPr>
                  <w:rFonts w:asciiTheme="minorBidi" w:hAnsiTheme="minorBidi" w:cstheme="minorBidi" w:hint="cs"/>
                  <w:rtl/>
                </w:rPr>
                <w:t xml:space="preserve"> אחרי הפיכת 0 ל </w:t>
              </w:r>
              <w:r>
                <w:rPr>
                  <w:rFonts w:asciiTheme="minorBidi" w:hAnsiTheme="minorBidi" w:cstheme="minorBidi" w:hint="cs"/>
                </w:rPr>
                <w:t>NA</w:t>
              </w:r>
            </w:ins>
          </w:p>
        </w:tc>
        <w:tc>
          <w:tcPr>
            <w:tcW w:w="1493" w:type="dxa"/>
          </w:tcPr>
          <w:p w14:paraId="4661D178" w14:textId="77777777" w:rsidR="00F758F6" w:rsidRPr="00F04BC6" w:rsidRDefault="00F758F6" w:rsidP="00F758F6">
            <w:pPr>
              <w:bidi/>
              <w:spacing w:after="160" w:line="259" w:lineRule="auto"/>
              <w:rPr>
                <w:ins w:id="2936" w:author="Dalit Roth" w:date="2020-10-19T14:47:00Z"/>
                <w:rFonts w:asciiTheme="minorBidi" w:hAnsiTheme="minorBidi" w:cstheme="minorBidi"/>
                <w:u w:val="single"/>
              </w:rPr>
            </w:pPr>
          </w:p>
        </w:tc>
      </w:tr>
      <w:tr w:rsidR="00F758F6" w:rsidRPr="00F04BC6" w14:paraId="083EA6A8" w14:textId="77777777" w:rsidTr="00F758F6">
        <w:trPr>
          <w:trHeight w:val="1125"/>
          <w:ins w:id="2937" w:author="Dalit Roth" w:date="2020-10-19T14:47:00Z"/>
        </w:trPr>
        <w:tc>
          <w:tcPr>
            <w:tcW w:w="3827" w:type="dxa"/>
            <w:tcBorders>
              <w:bottom w:val="single" w:sz="4" w:space="0" w:color="auto"/>
            </w:tcBorders>
          </w:tcPr>
          <w:p w14:paraId="7475D20F" w14:textId="77777777" w:rsidR="00F758F6" w:rsidRDefault="00F758F6" w:rsidP="00F758F6">
            <w:pPr>
              <w:bidi/>
              <w:spacing w:after="160" w:line="259" w:lineRule="auto"/>
              <w:rPr>
                <w:ins w:id="2938" w:author="Dalit Roth" w:date="2020-10-19T14:47:00Z"/>
                <w:rFonts w:asciiTheme="minorBidi" w:hAnsiTheme="minorBidi" w:cs="Arial"/>
                <w:noProof/>
                <w:u w:val="single"/>
                <w:rtl/>
              </w:rPr>
            </w:pPr>
            <w:ins w:id="2939" w:author="Dalit Roth" w:date="2020-10-19T14:47:00Z">
              <w:r w:rsidRPr="005B48A9">
                <w:rPr>
                  <w:rFonts w:asciiTheme="minorBidi" w:hAnsiTheme="minorBidi" w:cs="Arial"/>
                  <w:noProof/>
                  <w:rtl/>
                </w:rPr>
                <w:drawing>
                  <wp:inline distT="0" distB="0" distL="0" distR="0" wp14:anchorId="3D1DA0AD" wp14:editId="39F2648C">
                    <wp:extent cx="1257400" cy="1217691"/>
                    <wp:effectExtent l="0" t="0" r="0" b="1905"/>
                    <wp:docPr id="149" name="תמונה 14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4764" b="32966"/>
                            <a:stretch/>
                          </pic:blipFill>
                          <pic:spPr bwMode="auto">
                            <a:xfrm>
                              <a:off x="0" y="0"/>
                              <a:ext cx="1271233" cy="12310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7088168" w14:textId="77777777" w:rsidR="00F758F6" w:rsidRPr="001E24AA" w:rsidRDefault="00F758F6" w:rsidP="00F758F6">
            <w:pPr>
              <w:tabs>
                <w:tab w:val="left" w:pos="496"/>
              </w:tabs>
              <w:bidi/>
              <w:rPr>
                <w:ins w:id="2940" w:author="Dalit Roth" w:date="2020-10-19T14:47:00Z"/>
                <w:rFonts w:asciiTheme="minorBidi" w:hAnsiTheme="minorBidi" w:cstheme="minorBidi"/>
              </w:rPr>
            </w:pPr>
            <w:ins w:id="2941" w:author="Dalit Roth" w:date="2020-10-19T14:47:00Z">
              <w:r w:rsidRPr="005B48A9">
                <w:rPr>
                  <w:rFonts w:asciiTheme="minorBidi" w:hAnsiTheme="minorBidi" w:cs="Arial"/>
                  <w:noProof/>
                  <w:rtl/>
                </w:rPr>
                <w:drawing>
                  <wp:inline distT="0" distB="0" distL="0" distR="0" wp14:anchorId="737CD132" wp14:editId="23082ED8">
                    <wp:extent cx="1176713" cy="1081304"/>
                    <wp:effectExtent l="0" t="0" r="4445" b="5080"/>
                    <wp:docPr id="137" name="תמונה 13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1" r="33301" b="34966"/>
                            <a:stretch/>
                          </pic:blipFill>
                          <pic:spPr bwMode="auto">
                            <a:xfrm>
                              <a:off x="0" y="0"/>
                              <a:ext cx="1190961" cy="1094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Theme="minorBidi" w:hAnsiTheme="minorBidi" w:cstheme="minorBidi"/>
                  <w:rtl/>
                </w:rPr>
                <w:tab/>
              </w:r>
            </w:ins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C596BA4" w14:textId="77777777" w:rsidR="00F758F6" w:rsidRDefault="00F758F6" w:rsidP="00F758F6">
            <w:pPr>
              <w:bidi/>
              <w:spacing w:after="160" w:line="259" w:lineRule="auto"/>
              <w:rPr>
                <w:ins w:id="2942" w:author="Dalit Roth" w:date="2020-10-19T14:47:00Z"/>
                <w:rFonts w:asciiTheme="minorBidi" w:hAnsiTheme="minorBidi" w:cstheme="minorBidi"/>
                <w:u w:val="single"/>
              </w:rPr>
            </w:pPr>
            <w:ins w:id="2943" w:author="Dalit Roth" w:date="2020-10-19T14:47:00Z">
              <w:r w:rsidRPr="00654226">
                <w:rPr>
                  <w:rFonts w:asciiTheme="minorBidi" w:hAnsiTheme="minorBidi" w:cs="Arial"/>
                  <w:noProof/>
                  <w:u w:val="single"/>
                  <w:rtl/>
                </w:rPr>
                <w:drawing>
                  <wp:inline distT="0" distB="0" distL="0" distR="0" wp14:anchorId="3C3DA189" wp14:editId="0BF9E219">
                    <wp:extent cx="1183529" cy="1167897"/>
                    <wp:effectExtent l="0" t="0" r="0" b="0"/>
                    <wp:docPr id="129" name="תמונה 12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6190" b="33171"/>
                            <a:stretch/>
                          </pic:blipFill>
                          <pic:spPr bwMode="auto">
                            <a:xfrm>
                              <a:off x="0" y="0"/>
                              <a:ext cx="1198164" cy="1182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1D834BE5" w14:textId="77777777" w:rsidR="00F758F6" w:rsidRPr="00F04BC6" w:rsidRDefault="00F758F6" w:rsidP="00F758F6">
            <w:pPr>
              <w:bidi/>
              <w:spacing w:after="160" w:line="259" w:lineRule="auto"/>
              <w:rPr>
                <w:ins w:id="2944" w:author="Dalit Roth" w:date="2020-10-19T14:47:00Z"/>
                <w:rFonts w:asciiTheme="minorBidi" w:hAnsiTheme="minorBidi" w:cstheme="minorBidi" w:hint="cs"/>
                <w:u w:val="single"/>
              </w:rPr>
            </w:pPr>
            <w:ins w:id="2945" w:author="Dalit Roth" w:date="2020-10-19T14:47:00Z">
              <w:r w:rsidRPr="001E24AA">
                <w:rPr>
                  <w:rFonts w:asciiTheme="minorBidi" w:hAnsiTheme="minorBidi" w:cs="Arial"/>
                  <w:noProof/>
                  <w:rtl/>
                </w:rPr>
                <w:drawing>
                  <wp:inline distT="0" distB="0" distL="0" distR="0" wp14:anchorId="57A2A48E" wp14:editId="0C639374">
                    <wp:extent cx="1223624" cy="1059255"/>
                    <wp:effectExtent l="0" t="0" r="0" b="7620"/>
                    <wp:docPr id="154" name="תמונה 15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0988" b="36609"/>
                            <a:stretch/>
                          </pic:blipFill>
                          <pic:spPr bwMode="auto">
                            <a:xfrm>
                              <a:off x="0" y="0"/>
                              <a:ext cx="1241514" cy="1074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1035773" w14:textId="77777777" w:rsidR="00F758F6" w:rsidRPr="00A11B86" w:rsidRDefault="00F758F6" w:rsidP="00F758F6">
            <w:pPr>
              <w:bidi/>
              <w:spacing w:after="160" w:line="259" w:lineRule="auto"/>
              <w:rPr>
                <w:ins w:id="2946" w:author="Dalit Roth" w:date="2020-10-19T14:47:00Z"/>
                <w:rFonts w:asciiTheme="minorBidi" w:hAnsiTheme="minorBidi" w:cstheme="minorBidi"/>
              </w:rPr>
            </w:pPr>
            <w:ins w:id="2947" w:author="Dalit Roth" w:date="2020-10-19T14:47:00Z">
              <w:r w:rsidRPr="00A11B86">
                <w:rPr>
                  <w:rFonts w:asciiTheme="minorBidi" w:hAnsiTheme="minorBidi" w:cstheme="minorBidi" w:hint="cs"/>
                  <w:rtl/>
                </w:rPr>
                <w:t>התפלגות המשתנה</w:t>
              </w:r>
            </w:ins>
          </w:p>
        </w:tc>
      </w:tr>
      <w:tr w:rsidR="00F758F6" w:rsidRPr="00F04BC6" w14:paraId="55C22D9D" w14:textId="77777777" w:rsidTr="00F758F6">
        <w:trPr>
          <w:trHeight w:val="2474"/>
          <w:ins w:id="2948" w:author="Dalit Roth" w:date="2020-10-19T14:47:00Z"/>
        </w:trPr>
        <w:tc>
          <w:tcPr>
            <w:tcW w:w="3827" w:type="dxa"/>
            <w:tcBorders>
              <w:bottom w:val="single" w:sz="4" w:space="0" w:color="auto"/>
            </w:tcBorders>
          </w:tcPr>
          <w:p w14:paraId="668C2045" w14:textId="77777777" w:rsidR="00F758F6" w:rsidRPr="00F04BC6" w:rsidRDefault="00F758F6" w:rsidP="00F758F6">
            <w:pPr>
              <w:bidi/>
              <w:spacing w:after="160" w:line="259" w:lineRule="auto"/>
              <w:rPr>
                <w:ins w:id="2949" w:author="Dalit Roth" w:date="2020-10-19T14:47:00Z"/>
                <w:rFonts w:asciiTheme="minorBidi" w:hAnsiTheme="minorBidi" w:cstheme="minorBidi"/>
                <w:u w:val="single"/>
              </w:rPr>
            </w:pPr>
            <w:ins w:id="2950" w:author="Dalit Roth" w:date="2020-10-19T14:47:00Z">
              <w:r w:rsidRPr="00825B3B">
                <w:rPr>
                  <w:rFonts w:asciiTheme="minorBidi" w:hAnsiTheme="minorBidi" w:cs="Arial"/>
                  <w:noProof/>
                  <w:u w:val="single"/>
                  <w:rtl/>
                </w:rPr>
                <w:lastRenderedPageBreak/>
                <w:drawing>
                  <wp:inline distT="0" distB="0" distL="0" distR="0" wp14:anchorId="485D63AC" wp14:editId="631C8FB9">
                    <wp:extent cx="1934210" cy="1701147"/>
                    <wp:effectExtent l="0" t="0" r="0" b="0"/>
                    <wp:docPr id="152" name="תמונה 15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2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8726" b="33520"/>
                            <a:stretch/>
                          </pic:blipFill>
                          <pic:spPr bwMode="auto">
                            <a:xfrm>
                              <a:off x="0" y="0"/>
                              <a:ext cx="1940019" cy="1706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28BEDB79" w14:textId="77777777" w:rsidR="00F758F6" w:rsidRPr="00F04BC6" w:rsidRDefault="00F758F6" w:rsidP="00F758F6">
            <w:pPr>
              <w:tabs>
                <w:tab w:val="left" w:pos="910"/>
              </w:tabs>
              <w:bidi/>
              <w:spacing w:after="160" w:line="259" w:lineRule="auto"/>
              <w:rPr>
                <w:ins w:id="2951" w:author="Dalit Roth" w:date="2020-10-19T14:47:00Z"/>
                <w:rFonts w:asciiTheme="minorBidi" w:hAnsiTheme="minorBidi" w:cstheme="minorBidi" w:hint="cs"/>
                <w:u w:val="single"/>
              </w:rPr>
            </w:pPr>
            <w:ins w:id="2952" w:author="Dalit Roth" w:date="2020-10-19T14:47:00Z">
              <w:r w:rsidRPr="002B5A72">
                <w:rPr>
                  <w:rFonts w:asciiTheme="minorBidi" w:hAnsiTheme="minorBidi" w:cs="Arial" w:hint="cs"/>
                  <w:noProof/>
                  <w:u w:val="single"/>
                  <w:rtl/>
                </w:rPr>
                <w:drawing>
                  <wp:inline distT="0" distB="0" distL="0" distR="0" wp14:anchorId="51EC981C" wp14:editId="59C28A17">
                    <wp:extent cx="1840332" cy="1696559"/>
                    <wp:effectExtent l="0" t="0" r="7620" b="0"/>
                    <wp:docPr id="155" name="תמונה 15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52" b="34164"/>
                            <a:stretch/>
                          </pic:blipFill>
                          <pic:spPr bwMode="auto">
                            <a:xfrm>
                              <a:off x="0" y="0"/>
                              <a:ext cx="1849363" cy="17048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CF673B8" w14:textId="77777777" w:rsidR="00F758F6" w:rsidRPr="00A11B86" w:rsidRDefault="00F758F6" w:rsidP="00F758F6">
            <w:pPr>
              <w:bidi/>
              <w:spacing w:after="160" w:line="259" w:lineRule="auto"/>
              <w:rPr>
                <w:ins w:id="2953" w:author="Dalit Roth" w:date="2020-10-19T14:47:00Z"/>
                <w:rFonts w:asciiTheme="minorBidi" w:hAnsiTheme="minorBidi" w:cstheme="minorBidi"/>
              </w:rPr>
            </w:pPr>
            <w:ins w:id="2954" w:author="Dalit Roth" w:date="2020-10-19T14:47:00Z">
              <w:r w:rsidRPr="00A11B86">
                <w:rPr>
                  <w:rFonts w:asciiTheme="minorBidi" w:hAnsiTheme="minorBidi" w:cstheme="minorBidi"/>
                </w:rPr>
                <w:br w:type="page"/>
              </w:r>
              <w:r w:rsidRPr="00A11B86">
                <w:rPr>
                  <w:rFonts w:asciiTheme="minorBidi" w:hAnsiTheme="minorBidi" w:cstheme="minorBidi" w:hint="cs"/>
                  <w:rtl/>
                </w:rPr>
                <w:t xml:space="preserve">המשתנה מול ה- </w:t>
              </w:r>
              <w:r w:rsidRPr="00A11B86">
                <w:rPr>
                  <w:rFonts w:asciiTheme="minorBidi" w:hAnsiTheme="minorBidi" w:cstheme="minorBidi"/>
                </w:rPr>
                <w:t>Revenue</w:t>
              </w:r>
            </w:ins>
          </w:p>
        </w:tc>
      </w:tr>
    </w:tbl>
    <w:p w14:paraId="155CBCB9" w14:textId="77777777" w:rsidR="00F758F6" w:rsidRPr="00C33D60" w:rsidRDefault="00F758F6" w:rsidP="00F758F6">
      <w:pPr>
        <w:bidi/>
        <w:spacing w:line="276" w:lineRule="auto"/>
        <w:rPr>
          <w:ins w:id="2955" w:author="Dalit Roth" w:date="2020-10-19T14:47:00Z"/>
          <w:rFonts w:asciiTheme="minorBidi" w:hAnsiTheme="minorBidi" w:cstheme="minorBidi"/>
        </w:rPr>
      </w:pPr>
    </w:p>
    <w:p w14:paraId="21C0D322" w14:textId="77777777" w:rsidR="00F758F6" w:rsidRDefault="00F758F6" w:rsidP="00F758F6">
      <w:pPr>
        <w:bidi/>
        <w:spacing w:line="276" w:lineRule="auto"/>
        <w:rPr>
          <w:ins w:id="2956" w:author="Dalit Roth" w:date="2020-10-19T14:47:00Z"/>
          <w:rFonts w:asciiTheme="minorBidi" w:hAnsiTheme="minorBidi" w:cstheme="minorBidi"/>
          <w:noProof/>
          <w:rtl/>
        </w:rPr>
      </w:pPr>
      <w:ins w:id="2957" w:author="Dalit Roth" w:date="2020-10-19T14:47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F758F6" w:rsidRPr="00121AD7" w14:paraId="4BE888C5" w14:textId="77777777" w:rsidTr="00F758F6">
        <w:trPr>
          <w:trHeight w:val="290"/>
          <w:ins w:id="2958" w:author="Dalit Roth" w:date="2020-10-19T14:47:00Z"/>
        </w:trPr>
        <w:tc>
          <w:tcPr>
            <w:tcW w:w="2065" w:type="dxa"/>
            <w:shd w:val="clear" w:color="auto" w:fill="auto"/>
            <w:noWrap/>
            <w:vAlign w:val="bottom"/>
          </w:tcPr>
          <w:p w14:paraId="7D709597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2959" w:author="Dalit Roth" w:date="2020-10-19T14:47:00Z"/>
                <w:rFonts w:ascii="Lucida Console" w:hAnsi="Lucida Console"/>
                <w:color w:val="000000"/>
              </w:rPr>
            </w:pPr>
            <w:ins w:id="2960" w:author="Dalit Roth" w:date="2020-10-19T14:47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121AD7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825B3B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0.3493433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327C4AE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2961" w:author="Dalit Roth" w:date="2020-10-19T14:47:00Z"/>
                <w:rFonts w:ascii="Lucida Console" w:hAnsi="Lucida Console"/>
                <w:color w:val="000000"/>
              </w:rPr>
            </w:pPr>
            <w:ins w:id="2962" w:author="Dalit Roth" w:date="2020-10-19T14:47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825B3B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2907506872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7B126C0" w14:textId="77777777" w:rsidR="00F758F6" w:rsidRPr="00121AD7" w:rsidRDefault="00F758F6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2963" w:author="Dalit Roth" w:date="2020-10-19T14:47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964" w:author="Dalit Roth" w:date="2020-10-19T14:47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2283791" w14:textId="77777777" w:rsidR="00F758F6" w:rsidRPr="00121AD7" w:rsidRDefault="00F758F6" w:rsidP="00F758F6">
            <w:pPr>
              <w:spacing w:line="276" w:lineRule="auto"/>
              <w:jc w:val="center"/>
              <w:rPr>
                <w:ins w:id="2965" w:author="Dalit Roth" w:date="2020-10-19T14:47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966" w:author="Dalit Roth" w:date="2020-10-19T14:47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F758F6" w:rsidRPr="00121AD7" w14:paraId="08D23CA2" w14:textId="77777777" w:rsidTr="00F758F6">
        <w:trPr>
          <w:trHeight w:val="290"/>
          <w:ins w:id="2967" w:author="Dalit Roth" w:date="2020-10-19T14:47:00Z"/>
        </w:trPr>
        <w:tc>
          <w:tcPr>
            <w:tcW w:w="2065" w:type="dxa"/>
            <w:shd w:val="clear" w:color="auto" w:fill="auto"/>
            <w:noWrap/>
            <w:vAlign w:val="bottom"/>
          </w:tcPr>
          <w:p w14:paraId="32D3D844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2968" w:author="Dalit Roth" w:date="2020-10-19T14:47:00Z"/>
                <w:rFonts w:ascii="Lucida Console" w:hAnsi="Lucida Console"/>
                <w:color w:val="000000"/>
              </w:rPr>
            </w:pPr>
            <w:ins w:id="2969" w:author="Dalit Roth" w:date="2020-10-19T14:47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121AD7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6121A7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0.3460714 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41C755C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2970" w:author="Dalit Roth" w:date="2020-10-19T14:47:00Z"/>
                <w:rFonts w:ascii="Lucida Console" w:hAnsi="Lucida Console"/>
                <w:color w:val="000000"/>
              </w:rPr>
            </w:pPr>
            <w:ins w:id="2971" w:author="Dalit Roth" w:date="2020-10-19T14:47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825B3B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2581857736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2CEF6EE" w14:textId="77777777" w:rsidR="00F758F6" w:rsidRPr="00121AD7" w:rsidRDefault="00F758F6" w:rsidP="00F758F6">
            <w:pPr>
              <w:spacing w:line="276" w:lineRule="auto"/>
              <w:jc w:val="center"/>
              <w:rPr>
                <w:ins w:id="2972" w:author="Dalit Roth" w:date="2020-10-19T14:47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973" w:author="Dalit Roth" w:date="2020-10-19T14:47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8E3DE40" w14:textId="77777777" w:rsidR="00F758F6" w:rsidRPr="00121AD7" w:rsidRDefault="00F758F6" w:rsidP="00F758F6">
            <w:pPr>
              <w:spacing w:line="276" w:lineRule="auto"/>
              <w:jc w:val="center"/>
              <w:rPr>
                <w:ins w:id="2974" w:author="Dalit Roth" w:date="2020-10-19T14:47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2975" w:author="Dalit Roth" w:date="2020-10-19T14:47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046CBE3D" w14:textId="77777777" w:rsidR="00F758F6" w:rsidRDefault="00F758F6" w:rsidP="00F758F6">
      <w:pPr>
        <w:bidi/>
        <w:spacing w:line="276" w:lineRule="auto"/>
        <w:rPr>
          <w:ins w:id="2976" w:author="Dalit Roth" w:date="2020-10-19T14:47:00Z"/>
          <w:rFonts w:asciiTheme="minorBidi" w:hAnsiTheme="minorBidi" w:cstheme="minorBidi"/>
          <w:highlight w:val="yellow"/>
          <w:u w:val="single"/>
          <w:rtl/>
        </w:rPr>
      </w:pPr>
    </w:p>
    <w:p w14:paraId="5ACAE427" w14:textId="77777777" w:rsidR="00F758F6" w:rsidRPr="001A134D" w:rsidRDefault="00F758F6" w:rsidP="00F758F6">
      <w:pPr>
        <w:bidi/>
        <w:spacing w:line="276" w:lineRule="auto"/>
        <w:rPr>
          <w:ins w:id="2977" w:author="Dalit Roth" w:date="2020-10-19T14:47:00Z"/>
          <w:rFonts w:asciiTheme="minorBidi" w:hAnsiTheme="minorBidi" w:cstheme="minorBidi" w:hint="cs"/>
        </w:rPr>
      </w:pPr>
      <w:proofErr w:type="spellStart"/>
      <w:ins w:id="2978" w:author="Dalit Roth" w:date="2020-10-19T14:47:00Z">
        <w:r w:rsidRPr="001A134D">
          <w:rPr>
            <w:rFonts w:asciiTheme="minorBidi" w:hAnsiTheme="minorBidi" w:cstheme="minorBidi" w:hint="cs"/>
            <w:highlight w:val="yellow"/>
            <w:rtl/>
          </w:rPr>
          <w:t>הקורולציה</w:t>
        </w:r>
        <w:proofErr w:type="spellEnd"/>
        <w:r w:rsidRPr="001A134D">
          <w:rPr>
            <w:rFonts w:asciiTheme="minorBidi" w:hAnsiTheme="minorBidi" w:cstheme="minorBidi" w:hint="cs"/>
            <w:highlight w:val="yellow"/>
            <w:rtl/>
          </w:rPr>
          <w:t xml:space="preserve"> בין המשתנים </w:t>
        </w:r>
        <w:r w:rsidRPr="001A134D">
          <w:rPr>
            <w:rFonts w:asciiTheme="minorBidi" w:hAnsiTheme="minorBidi" w:cstheme="minorBidi" w:hint="cs"/>
            <w:rtl/>
          </w:rPr>
          <w:t>יורדת אחרי הסרת החוסרים</w:t>
        </w:r>
        <w:r>
          <w:rPr>
            <w:rFonts w:asciiTheme="minorBidi" w:hAnsiTheme="minorBidi" w:cstheme="minorBidi" w:hint="cs"/>
            <w:rtl/>
          </w:rPr>
          <w:t xml:space="preserve">. למרות </w:t>
        </w:r>
        <w:proofErr w:type="spellStart"/>
        <w:r>
          <w:rPr>
            <w:rFonts w:asciiTheme="minorBidi" w:hAnsiTheme="minorBidi" w:cstheme="minorBidi" w:hint="cs"/>
            <w:rtl/>
          </w:rPr>
          <w:t>שהקורולציה</w:t>
        </w:r>
        <w:proofErr w:type="spellEnd"/>
        <w:r>
          <w:rPr>
            <w:rFonts w:asciiTheme="minorBidi" w:hAnsiTheme="minorBidi" w:cstheme="minorBidi" w:hint="cs"/>
            <w:rtl/>
          </w:rPr>
          <w:t xml:space="preserve"> לא גבוהה, נמשיך לטפל בחוסרים.</w:t>
        </w:r>
      </w:ins>
    </w:p>
    <w:p w14:paraId="349F9CA3" w14:textId="77777777" w:rsidR="00F758F6" w:rsidRDefault="00F758F6" w:rsidP="00F758F6">
      <w:pPr>
        <w:bidi/>
        <w:spacing w:line="276" w:lineRule="auto"/>
        <w:rPr>
          <w:ins w:id="2979" w:author="Dalit Roth" w:date="2020-10-19T14:47:00Z"/>
          <w:rFonts w:asciiTheme="minorBidi" w:hAnsiTheme="minorBidi" w:cstheme="minorBidi"/>
          <w:u w:val="single"/>
          <w:rtl/>
        </w:rPr>
      </w:pPr>
    </w:p>
    <w:p w14:paraId="6A48E557" w14:textId="77777777" w:rsidR="00F758F6" w:rsidRDefault="00F758F6" w:rsidP="00F758F6">
      <w:pPr>
        <w:bidi/>
        <w:spacing w:line="276" w:lineRule="auto"/>
        <w:rPr>
          <w:ins w:id="2980" w:author="Dalit Roth" w:date="2020-10-19T14:47:00Z"/>
          <w:rFonts w:asciiTheme="minorBidi" w:hAnsiTheme="minorBidi" w:cstheme="minorBidi" w:hint="cs"/>
          <w:u w:val="single"/>
          <w:rtl/>
        </w:rPr>
      </w:pPr>
      <w:ins w:id="2981" w:author="Dalit Roth" w:date="2020-10-19T14:47:00Z">
        <w:r>
          <w:rPr>
            <w:rFonts w:asciiTheme="minorBidi" w:hAnsiTheme="minorBidi" w:cstheme="minorBidi" w:hint="cs"/>
            <w:u w:val="single"/>
            <w:rtl/>
          </w:rPr>
          <w:t>טיפול בחוסרים</w:t>
        </w:r>
      </w:ins>
    </w:p>
    <w:p w14:paraId="0993296E" w14:textId="77777777" w:rsidR="00F758F6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82" w:author="Dalit Roth" w:date="2020-10-19T14:47:00Z"/>
          <w:rFonts w:asciiTheme="minorBidi" w:hAnsiTheme="minorBidi" w:cstheme="minorBidi"/>
          <w:color w:val="000000" w:themeColor="text1"/>
          <w:bdr w:val="none" w:sz="0" w:space="0" w:color="auto" w:frame="1"/>
          <w:rtl/>
          <w:lang/>
        </w:rPr>
      </w:pPr>
      <w:ins w:id="2983" w:author="Dalit Roth" w:date="2020-10-19T14:47:00Z"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-בהפעלת </w:t>
        </w:r>
        <w:proofErr w:type="spellStart"/>
        <w:r>
          <w:rPr>
            <w:rFonts w:asciiTheme="minorBidi" w:hAnsiTheme="minorBidi" w:cstheme="minorBidi"/>
            <w:color w:val="000000" w:themeColor="text1"/>
            <w:bdr w:val="none" w:sz="0" w:space="0" w:color="auto" w:frame="1"/>
            <w:lang/>
          </w:rPr>
          <w:t>glm</w:t>
        </w:r>
        <w:proofErr w:type="spellEnd"/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 מול כל המשתנים בטבלה, אין משתנה שנותן תוצאה משמעותית.</w:t>
        </w:r>
      </w:ins>
    </w:p>
    <w:p w14:paraId="6DA906DF" w14:textId="77777777" w:rsidR="00F758F6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84" w:author="Dalit Roth" w:date="2020-10-19T14:47:00Z"/>
          <w:rFonts w:asciiTheme="minorBidi" w:hAnsiTheme="minorBidi" w:cstheme="minorBidi"/>
          <w:color w:val="000000" w:themeColor="text1"/>
          <w:bdr w:val="none" w:sz="0" w:space="0" w:color="auto" w:frame="1"/>
          <w:rtl/>
          <w:lang/>
        </w:rPr>
      </w:pPr>
      <w:ins w:id="2985" w:author="Dalit Roth" w:date="2020-10-19T14:47:00Z"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-למרות זאת, 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במשתנה הזה אנחנו יודעים שהערך החסר נובע </w:t>
        </w:r>
        <w:r w:rsidRPr="003312B8">
          <w:rPr>
            <w:rFonts w:asciiTheme="minorBidi" w:hAnsiTheme="minorBidi" w:cstheme="minorBidi" w:hint="cs"/>
            <w:b/>
            <w:bCs/>
            <w:color w:val="000000" w:themeColor="text1"/>
            <w:bdr w:val="none" w:sz="0" w:space="0" w:color="auto" w:frame="1"/>
            <w:rtl/>
            <w:lang/>
          </w:rPr>
          <w:t>מחוסר טכני ב</w:t>
        </w:r>
        <w:proofErr w:type="spellStart"/>
        <w:r w:rsidRPr="003312B8"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movie_cr</w:t>
        </w:r>
        <w:r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e</w:t>
        </w:r>
        <w:r w:rsidRPr="003312B8"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w</w:t>
        </w:r>
        <w:proofErr w:type="spellEnd"/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 ולכן החוסרים הם 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lang/>
          </w:rPr>
          <w:t>MNAR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. </w:t>
        </w:r>
      </w:ins>
    </w:p>
    <w:p w14:paraId="087995C5" w14:textId="77777777" w:rsidR="00F758F6" w:rsidRPr="003312B8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86" w:author="Dalit Roth" w:date="2020-10-19T14:47:00Z"/>
          <w:rFonts w:asciiTheme="minorBidi" w:hAnsiTheme="minorBidi" w:cstheme="minorBidi" w:hint="cs"/>
          <w:color w:val="000000" w:themeColor="text1"/>
          <w:bdr w:val="none" w:sz="0" w:space="0" w:color="auto" w:frame="1"/>
          <w:rtl/>
          <w:lang/>
        </w:rPr>
      </w:pPr>
    </w:p>
    <w:p w14:paraId="3B736AAD" w14:textId="77777777" w:rsidR="00F758F6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87" w:author="Dalit Roth" w:date="2020-10-19T14:47:00Z"/>
          <w:rFonts w:asciiTheme="minorBidi" w:hAnsiTheme="minorBidi" w:cstheme="minorBidi"/>
          <w:color w:val="000000" w:themeColor="text1"/>
          <w:bdr w:val="none" w:sz="0" w:space="0" w:color="auto" w:frame="1"/>
          <w:lang/>
        </w:rPr>
      </w:pPr>
      <w:ins w:id="2988" w:author="Dalit Roth" w:date="2020-10-19T14:47:00Z"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בהנחה שאי אפשר לוותר על הנתונים ואי אפשר להשלים אותם, נייצר קטגוריות כדי לכלול </w:t>
        </w:r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>ג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ם את החסרים בקטגורית </w:t>
        </w:r>
        <w:r w:rsidRPr="003312B8">
          <w:rPr>
            <w:rFonts w:asciiTheme="minorBidi" w:hAnsiTheme="minorBidi" w:cstheme="minorBidi"/>
            <w:color w:val="000000" w:themeColor="text1"/>
            <w:bdr w:val="none" w:sz="0" w:space="0" w:color="auto" w:frame="1"/>
            <w:lang/>
          </w:rPr>
          <w:t>Missing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>. ומכאן שוב את הניתוח כמו סעיף 2:</w:t>
        </w:r>
      </w:ins>
    </w:p>
    <w:p w14:paraId="55D04CF5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89" w:author="Dalit Roth" w:date="2020-10-19T14:47:00Z"/>
          <w:rFonts w:asciiTheme="minorBidi" w:hAnsiTheme="minorBidi" w:cstheme="minorBidi"/>
          <w:color w:val="000000" w:themeColor="text1"/>
          <w:sz w:val="20"/>
          <w:szCs w:val="20"/>
          <w:bdr w:val="none" w:sz="0" w:space="0" w:color="auto" w:frame="1"/>
          <w:lang/>
        </w:rPr>
      </w:pPr>
    </w:p>
    <w:p w14:paraId="3325323D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90" w:author="Dalit Roth" w:date="2020-10-19T14:47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</w:rPr>
      </w:pPr>
      <w:ins w:id="2991" w:author="Dalit Roth" w:date="2020-10-19T14:47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 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proofErr w:type="spellStart"/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high</w:t>
        </w:r>
        <w:proofErr w:type="spellEnd"/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מעל 3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350522D5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92" w:author="Dalit Roth" w:date="2020-10-19T14:47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2993" w:author="Dalit Roth" w:date="2020-10-19T14:47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 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LOW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מתחת ל 1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21160299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94" w:author="Dalit Roth" w:date="2020-10-19T14:47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2995" w:author="Dalit Roth" w:date="2020-10-19T14:47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Medium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בין 3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 xml:space="preserve"> ל 1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646E6A6B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2996" w:author="Dalit Roth" w:date="2020-10-19T14:47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2997" w:author="Dalit Roth" w:date="2020-10-19T14:47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"Missing"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 xml:space="preserve"> משתנים חסרים. </w:t>
        </w:r>
      </w:ins>
    </w:p>
    <w:p w14:paraId="7AF5659B" w14:textId="77777777" w:rsidR="00F758F6" w:rsidRPr="003312B8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2998" w:author="Dalit Roth" w:date="2020-10-19T14:47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</w:rPr>
      </w:pPr>
      <w:ins w:id="2999" w:author="Dalit Roth" w:date="2020-10-19T14:47:00Z">
        <w:r w:rsidRPr="003312B8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Value         High     </w:t>
        </w:r>
        <w:proofErr w:type="gramStart"/>
        <w:r w:rsidRPr="003312B8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Low  Medium</w:t>
        </w:r>
        <w:proofErr w:type="gramEnd"/>
        <w:r w:rsidRPr="003312B8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 Missing</w:t>
        </w:r>
      </w:ins>
    </w:p>
    <w:p w14:paraId="3347EA3D" w14:textId="77777777" w:rsidR="00F758F6" w:rsidRPr="003312B8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000" w:author="Dalit Roth" w:date="2020-10-19T14:47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</w:rPr>
      </w:pPr>
      <w:ins w:id="3001" w:author="Dalit Roth" w:date="2020-10-19T14:47:00Z">
        <w:r w:rsidRPr="003312B8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Frequency     1763    2098    2880     634</w:t>
        </w:r>
      </w:ins>
    </w:p>
    <w:p w14:paraId="68F1F49C" w14:textId="77777777" w:rsidR="00F758F6" w:rsidRPr="003312B8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002" w:author="Dalit Roth" w:date="2020-10-19T14:47:00Z"/>
          <w:rFonts w:asciiTheme="minorBidi" w:hAnsiTheme="minorBidi" w:cstheme="minorBidi"/>
          <w:color w:val="000000"/>
          <w:sz w:val="20"/>
          <w:szCs w:val="20"/>
        </w:rPr>
      </w:pPr>
      <w:ins w:id="3003" w:author="Dalit Roth" w:date="2020-10-19T14:47:00Z">
        <w:r w:rsidRPr="003312B8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Proportion   0.239   0.284   0.391   0.086</w:t>
        </w:r>
      </w:ins>
    </w:p>
    <w:p w14:paraId="2541E555" w14:textId="77777777" w:rsidR="00F758F6" w:rsidRPr="00C469C2" w:rsidRDefault="00F758F6" w:rsidP="00F758F6">
      <w:pPr>
        <w:bidi/>
        <w:spacing w:line="276" w:lineRule="auto"/>
        <w:rPr>
          <w:ins w:id="3004" w:author="Dalit Roth" w:date="2020-10-19T14:47:00Z"/>
          <w:rFonts w:asciiTheme="minorBidi" w:hAnsiTheme="minorBidi" w:cstheme="minorBidi"/>
          <w:color w:val="000000" w:themeColor="text1"/>
          <w:sz w:val="20"/>
          <w:szCs w:val="20"/>
          <w:rtl/>
        </w:rPr>
      </w:pPr>
    </w:p>
    <w:p w14:paraId="6C07AD7E" w14:textId="77777777" w:rsidR="00F758F6" w:rsidRPr="00CA4B32" w:rsidRDefault="00F758F6" w:rsidP="00F758F6">
      <w:pPr>
        <w:bidi/>
        <w:spacing w:line="276" w:lineRule="auto"/>
        <w:rPr>
          <w:ins w:id="3005" w:author="Dalit Roth" w:date="2020-10-19T14:47:00Z"/>
          <w:rFonts w:asciiTheme="minorBidi" w:hAnsiTheme="minorBidi" w:cstheme="minorBidi"/>
          <w:noProof/>
          <w:color w:val="000000" w:themeColor="text1"/>
          <w:sz w:val="20"/>
          <w:szCs w:val="20"/>
          <w:u w:val="single"/>
          <w:rtl/>
        </w:rPr>
      </w:pPr>
      <w:ins w:id="3006" w:author="Dalit Roth" w:date="2020-10-19T14:47:00Z"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 xml:space="preserve">מבחן 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</w:rPr>
          <w:t xml:space="preserve"> Chi-square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 xml:space="preserve">מול ה 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</w:rPr>
          <w:t>revenue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>:</w:t>
        </w:r>
      </w:ins>
    </w:p>
    <w:p w14:paraId="7D979CC7" w14:textId="77777777" w:rsidR="00F758F6" w:rsidRPr="00CA4B32" w:rsidRDefault="00F758F6" w:rsidP="00F758F6">
      <w:pPr>
        <w:pStyle w:val="HTML"/>
        <w:shd w:val="clear" w:color="auto" w:fill="FFFFFF"/>
        <w:wordWrap w:val="0"/>
        <w:rPr>
          <w:ins w:id="3007" w:author="Dalit Roth" w:date="2020-10-19T14:47:00Z"/>
          <w:rFonts w:asciiTheme="minorBidi" w:hAnsiTheme="minorBidi" w:cstheme="minorBidi"/>
          <w:color w:val="FF0000"/>
          <w:rtl/>
        </w:rPr>
      </w:pPr>
      <w:ins w:id="3008" w:author="Dalit Roth" w:date="2020-10-19T14:47:00Z">
        <w:r w:rsidRPr="00CA4B32">
          <w:rPr>
            <w:rFonts w:asciiTheme="minorBidi" w:hAnsiTheme="minorBidi" w:cstheme="minorBidi"/>
            <w:noProof/>
            <w:color w:val="FF0000"/>
          </w:rPr>
          <w:t xml:space="preserve">p-value = </w:t>
        </w:r>
        <w:r w:rsidRPr="00CA4B32">
          <w:rPr>
            <w:rFonts w:asciiTheme="minorBidi" w:hAnsiTheme="minorBidi" w:cstheme="minorBidi"/>
            <w:color w:val="FF0000"/>
            <w:bdr w:val="none" w:sz="0" w:space="0" w:color="auto" w:frame="1"/>
          </w:rPr>
          <w:t>0.221</w:t>
        </w:r>
      </w:ins>
    </w:p>
    <w:p w14:paraId="3C666E9C" w14:textId="77777777" w:rsidR="00F758F6" w:rsidRPr="00CA4B32" w:rsidRDefault="00F758F6" w:rsidP="00F758F6">
      <w:pPr>
        <w:bidi/>
        <w:spacing w:line="276" w:lineRule="auto"/>
        <w:jc w:val="right"/>
        <w:rPr>
          <w:ins w:id="3009" w:author="Dalit Roth" w:date="2020-10-19T14:47:00Z"/>
          <w:rFonts w:asciiTheme="minorBidi" w:hAnsiTheme="minorBidi" w:cstheme="minorBidi"/>
          <w:noProof/>
          <w:color w:val="000000" w:themeColor="text1"/>
          <w:sz w:val="20"/>
          <w:szCs w:val="20"/>
          <w:rtl/>
        </w:rPr>
      </w:pPr>
      <w:ins w:id="3010" w:author="Dalit Roth" w:date="2020-10-19T14:47:00Z"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</w:rPr>
          <w:t xml:space="preserve">X-squared =5767.7 </w:t>
        </w:r>
      </w:ins>
    </w:p>
    <w:p w14:paraId="40AE3B4D" w14:textId="77777777" w:rsidR="00F758F6" w:rsidRPr="00CA4B32" w:rsidRDefault="00F758F6" w:rsidP="00F758F6">
      <w:pPr>
        <w:pStyle w:val="HTML"/>
        <w:shd w:val="clear" w:color="auto" w:fill="FFFFFF"/>
        <w:wordWrap w:val="0"/>
        <w:rPr>
          <w:ins w:id="3011" w:author="Dalit Roth" w:date="2020-10-19T14:47:00Z"/>
          <w:rFonts w:asciiTheme="minorBidi" w:hAnsiTheme="minorBidi" w:cstheme="minorBidi"/>
          <w:color w:val="000000"/>
        </w:rPr>
      </w:pPr>
      <w:ins w:id="3012" w:author="Dalit Roth" w:date="2020-10-19T14:47:00Z">
        <w:r w:rsidRPr="00CA4B32">
          <w:rPr>
            <w:rFonts w:asciiTheme="minorBidi" w:hAnsiTheme="minorBidi" w:cstheme="minorBidi"/>
            <w:noProof/>
            <w:color w:val="000000" w:themeColor="text1"/>
          </w:rPr>
          <w:t xml:space="preserve">df = </w:t>
        </w:r>
        <w:r w:rsidRPr="00CA4B32">
          <w:rPr>
            <w:rFonts w:asciiTheme="minorBidi" w:hAnsiTheme="minorBidi" w:cstheme="minorBidi"/>
            <w:color w:val="000000"/>
            <w:bdr w:val="none" w:sz="0" w:space="0" w:color="auto" w:frame="1"/>
          </w:rPr>
          <w:t>5686</w:t>
        </w:r>
      </w:ins>
    </w:p>
    <w:p w14:paraId="7725D0A3" w14:textId="77777777" w:rsidR="00F758F6" w:rsidRDefault="00F758F6" w:rsidP="00F758F6">
      <w:pPr>
        <w:bidi/>
        <w:spacing w:line="276" w:lineRule="auto"/>
        <w:rPr>
          <w:ins w:id="3013" w:author="Dalit Roth" w:date="2020-10-19T14:47:00Z"/>
          <w:rFonts w:asciiTheme="minorBidi" w:hAnsiTheme="minorBidi" w:cstheme="minorBidi"/>
          <w:color w:val="000000" w:themeColor="text1"/>
          <w:sz w:val="20"/>
          <w:szCs w:val="20"/>
          <w:rtl/>
        </w:rPr>
      </w:pPr>
    </w:p>
    <w:p w14:paraId="00C1EAFD" w14:textId="77777777" w:rsidR="00F758F6" w:rsidRPr="00CA4B32" w:rsidRDefault="00F758F6" w:rsidP="00F758F6">
      <w:pPr>
        <w:bidi/>
        <w:spacing w:line="276" w:lineRule="auto"/>
        <w:rPr>
          <w:ins w:id="3014" w:author="Dalit Roth" w:date="2020-10-19T14:47:00Z"/>
          <w:rFonts w:asciiTheme="minorBidi" w:hAnsiTheme="minorBidi" w:cstheme="minorBidi"/>
          <w:color w:val="000000" w:themeColor="text1"/>
          <w:sz w:val="20"/>
          <w:szCs w:val="20"/>
          <w:rtl/>
        </w:rPr>
      </w:pPr>
      <w:ins w:id="3015" w:author="Dalit Roth" w:date="2020-10-19T14:47:00Z"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תצוגה גרפית מול ה-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revenue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: במקרה הזה אין התפלגות של ה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revenue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 משום שמעל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 xml:space="preserve">  </w:t>
        </w:r>
        <w:proofErr w:type="spellStart"/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movie_id</w:t>
        </w:r>
        <w:proofErr w:type="spellEnd"/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 xml:space="preserve">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 3000 אין ערכי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revenue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. </w:t>
        </w:r>
      </w:ins>
    </w:p>
    <w:p w14:paraId="01CF7FA5" w14:textId="0E9597F4" w:rsidR="00F758F6" w:rsidRPr="00F758F6" w:rsidRDefault="00F758F6" w:rsidP="00F758F6">
      <w:pPr>
        <w:bidi/>
        <w:spacing w:line="276" w:lineRule="auto"/>
        <w:rPr>
          <w:ins w:id="3016" w:author="Dalit Roth" w:date="2020-10-19T14:47:00Z"/>
          <w:rFonts w:asciiTheme="minorBidi" w:hAnsiTheme="minorBidi" w:cstheme="minorBidi" w:hint="cs"/>
          <w:color w:val="FF0000"/>
          <w:rtl/>
          <w:rPrChange w:id="3017" w:author="Dalit Roth" w:date="2020-10-19T14:48:00Z">
            <w:rPr>
              <w:ins w:id="3018" w:author="Dalit Roth" w:date="2020-10-19T14:47:00Z"/>
              <w:highlight w:val="magenta"/>
              <w:rtl/>
            </w:rPr>
          </w:rPrChange>
        </w:rPr>
        <w:pPrChange w:id="3019" w:author="Dalit Roth" w:date="2020-10-19T14:48:00Z">
          <w:pPr>
            <w:pStyle w:val="a3"/>
            <w:bidi/>
            <w:spacing w:after="160" w:line="259" w:lineRule="auto"/>
            <w:ind w:left="386"/>
          </w:pPr>
        </w:pPrChange>
      </w:pPr>
      <w:ins w:id="3020" w:author="Dalit Roth" w:date="2020-10-19T14:47:00Z">
        <w:r w:rsidRPr="003312B8">
          <w:rPr>
            <w:rFonts w:asciiTheme="minorBidi" w:hAnsiTheme="minorBidi" w:cs="Arial" w:hint="cs"/>
            <w:noProof/>
            <w:color w:val="FF0000"/>
            <w:rtl/>
          </w:rPr>
          <w:drawing>
            <wp:inline distT="0" distB="0" distL="0" distR="0" wp14:anchorId="62C4ED70" wp14:editId="1738850D">
              <wp:extent cx="1749287" cy="1647741"/>
              <wp:effectExtent l="0" t="0" r="0" b="0"/>
              <wp:docPr id="322" name="תמונה 3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181" b="31252"/>
                      <a:stretch/>
                    </pic:blipFill>
                    <pic:spPr bwMode="auto">
                      <a:xfrm>
                        <a:off x="0" y="0"/>
                        <a:ext cx="1755511" cy="16536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rFonts w:asciiTheme="minorBidi" w:hAnsiTheme="minorBidi" w:cstheme="minorBidi"/>
            <w:u w:val="single"/>
          </w:rPr>
          <w:tab/>
        </w:r>
      </w:ins>
    </w:p>
    <w:p w14:paraId="63C7C816" w14:textId="3F5C88BD" w:rsidR="00F758F6" w:rsidRPr="0015597A" w:rsidDel="00F758F6" w:rsidRDefault="00F758F6" w:rsidP="00F758F6">
      <w:pPr>
        <w:pStyle w:val="a3"/>
        <w:bidi/>
        <w:spacing w:after="160" w:line="259" w:lineRule="auto"/>
        <w:ind w:left="386"/>
        <w:rPr>
          <w:del w:id="3021" w:author="Dalit Roth" w:date="2020-10-19T14:48:00Z"/>
          <w:rFonts w:asciiTheme="minorBidi" w:hAnsiTheme="minorBidi" w:cstheme="minorBidi"/>
          <w:highlight w:val="magenta"/>
          <w:u w:val="single"/>
        </w:rPr>
        <w:pPrChange w:id="3022" w:author="Dalit Roth" w:date="2020-10-19T14:47:00Z">
          <w:pPr>
            <w:pStyle w:val="a3"/>
            <w:numPr>
              <w:numId w:val="16"/>
            </w:numPr>
            <w:bidi/>
            <w:spacing w:after="160" w:line="259" w:lineRule="auto"/>
            <w:ind w:left="386" w:hanging="360"/>
          </w:pPr>
        </w:pPrChange>
      </w:pPr>
    </w:p>
    <w:p w14:paraId="6ACF2A10" w14:textId="1A873F61" w:rsidR="00A623DA" w:rsidDel="00F758F6" w:rsidRDefault="00A623DA" w:rsidP="00A623DA">
      <w:pPr>
        <w:bidi/>
        <w:rPr>
          <w:del w:id="3023" w:author="Dalit Roth" w:date="2020-10-19T14:47:00Z"/>
          <w:rtl/>
        </w:rPr>
      </w:pPr>
      <w:del w:id="3024" w:author="Dalit Roth" w:date="2020-10-19T14:47:00Z">
        <w:r w:rsidRPr="000F631A" w:rsidDel="00F758F6">
          <w:rPr>
            <w:rFonts w:hint="cs"/>
            <w:b/>
            <w:bCs/>
            <w:rtl/>
          </w:rPr>
          <w:delText>הסבר</w:delText>
        </w:r>
        <w:r w:rsidDel="00F758F6">
          <w:rPr>
            <w:rFonts w:hint="cs"/>
            <w:rtl/>
          </w:rPr>
          <w:delText>:</w:delText>
        </w:r>
        <w:r w:rsidDel="00F758F6">
          <w:rPr>
            <w:rFonts w:hint="cs"/>
          </w:rPr>
          <w:delText xml:space="preserve"> </w:delText>
        </w:r>
        <w:r w:rsidDel="00F758F6">
          <w:rPr>
            <w:rFonts w:hint="cs"/>
            <w:rtl/>
          </w:rPr>
          <w:delText>כמה פעמים שיחק השחקן מס' 1</w:delText>
        </w:r>
      </w:del>
    </w:p>
    <w:p w14:paraId="288D98F5" w14:textId="41A0ADE6" w:rsidR="00A623DA" w:rsidDel="00F758F6" w:rsidRDefault="00A623DA" w:rsidP="00A623DA">
      <w:pPr>
        <w:bidi/>
        <w:rPr>
          <w:del w:id="3025" w:author="Dalit Roth" w:date="2020-10-19T14:47:00Z"/>
          <w:rFonts w:asciiTheme="minorBidi" w:hAnsiTheme="minorBidi"/>
          <w:rtl/>
        </w:rPr>
      </w:pPr>
      <w:del w:id="3026" w:author="Dalit Roth" w:date="2020-10-19T14:47:00Z">
        <w:r w:rsidRPr="000F631A" w:rsidDel="00F758F6">
          <w:rPr>
            <w:rFonts w:asciiTheme="minorBidi" w:hAnsiTheme="minorBidi" w:hint="cs"/>
            <w:b/>
            <w:bCs/>
            <w:rtl/>
          </w:rPr>
          <w:delText>ערכים קיימים:</w:delText>
        </w:r>
        <w:r w:rsidDel="00F758F6">
          <w:rPr>
            <w:rFonts w:asciiTheme="minorBidi" w:hAnsiTheme="minorBidi" w:hint="cs"/>
            <w:rtl/>
          </w:rPr>
          <w:delText xml:space="preserve"> 7,375</w:delText>
        </w:r>
      </w:del>
    </w:p>
    <w:p w14:paraId="5B31AD45" w14:textId="404358CE" w:rsidR="00A623DA" w:rsidDel="00F758F6" w:rsidRDefault="00A623DA" w:rsidP="00A623DA">
      <w:pPr>
        <w:bidi/>
        <w:rPr>
          <w:del w:id="3027" w:author="Dalit Roth" w:date="2020-10-19T14:47:00Z"/>
          <w:rFonts w:asciiTheme="minorBidi" w:hAnsiTheme="minorBidi"/>
          <w:rtl/>
        </w:rPr>
      </w:pPr>
      <w:del w:id="3028" w:author="Dalit Roth" w:date="2020-10-19T14:47:00Z">
        <w:r w:rsidRPr="000F631A" w:rsidDel="00F758F6">
          <w:rPr>
            <w:rFonts w:asciiTheme="minorBidi" w:hAnsiTheme="minorBidi" w:hint="cs"/>
            <w:b/>
            <w:bCs/>
            <w:highlight w:val="yellow"/>
            <w:rtl/>
          </w:rPr>
          <w:delText>ערכים חסרים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>: אין</w:delText>
        </w:r>
        <w:r w:rsidRPr="000F631A" w:rsidDel="00F758F6">
          <w:rPr>
            <w:highlight w:val="yellow"/>
          </w:rPr>
          <w:delText xml:space="preserve"> </w:delText>
        </w:r>
        <w:r w:rsidRPr="000F631A" w:rsidDel="00F758F6">
          <w:rPr>
            <w:rFonts w:asciiTheme="minorBidi" w:hAnsiTheme="minorBidi"/>
            <w:highlight w:val="yellow"/>
            <w:rtl/>
          </w:rPr>
          <w:delText>–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אחרי בדיקה נמצאו </w:delText>
        </w:r>
        <w:r w:rsidRPr="000F631A" w:rsidDel="00F758F6">
          <w:rPr>
            <w:rFonts w:asciiTheme="minorBidi" w:hAnsiTheme="minorBidi"/>
            <w:highlight w:val="yellow"/>
            <w:rtl/>
          </w:rPr>
          <w:delText>–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63</w:delText>
        </w:r>
        <w:r w:rsidR="00BB48D0" w:rsidDel="00F758F6">
          <w:rPr>
            <w:rFonts w:asciiTheme="minorBidi" w:hAnsiTheme="minorBidi" w:hint="cs"/>
            <w:highlight w:val="yellow"/>
            <w:rtl/>
          </w:rPr>
          <w:delText>8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חסרים שלא מופיעים כ </w:delText>
        </w:r>
        <w:r w:rsidRPr="000F631A" w:rsidDel="00F758F6">
          <w:rPr>
            <w:rFonts w:asciiTheme="minorBidi" w:hAnsiTheme="minorBidi" w:hint="cs"/>
            <w:highlight w:val="yellow"/>
          </w:rPr>
          <w:delText>N</w:delText>
        </w:r>
        <w:r w:rsidRPr="000F631A" w:rsidDel="00F758F6">
          <w:rPr>
            <w:rFonts w:asciiTheme="minorBidi" w:hAnsiTheme="minorBidi"/>
            <w:highlight w:val="yellow"/>
          </w:rPr>
          <w:delText>A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אלה כ 0. ראה הערות בהמשך.</w:delText>
        </w:r>
        <w:r w:rsidDel="00F758F6">
          <w:rPr>
            <w:rFonts w:asciiTheme="minorBidi" w:hAnsiTheme="minorBidi" w:hint="cs"/>
            <w:rtl/>
          </w:rPr>
          <w:delText xml:space="preserve"> </w:delText>
        </w:r>
      </w:del>
    </w:p>
    <w:p w14:paraId="1BD107BC" w14:textId="4C0B5033" w:rsidR="00A623DA" w:rsidDel="00F758F6" w:rsidRDefault="00A623DA" w:rsidP="00A623DA">
      <w:pPr>
        <w:bidi/>
        <w:rPr>
          <w:del w:id="3029" w:author="Dalit Roth" w:date="2020-10-19T14:47:00Z"/>
          <w:rtl/>
        </w:rPr>
      </w:pPr>
      <w:del w:id="3030" w:author="Dalit Roth" w:date="2020-10-19T14:47:00Z">
        <w:r w:rsidRPr="000F631A" w:rsidDel="00F758F6">
          <w:rPr>
            <w:rFonts w:asciiTheme="minorBidi" w:hAnsiTheme="minorBidi" w:hint="cs"/>
            <w:b/>
            <w:bCs/>
            <w:rtl/>
          </w:rPr>
          <w:delText>מדדי פיזור</w:delText>
        </w:r>
      </w:del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:rsidDel="00F758F6" w14:paraId="3A023816" w14:textId="5FB3123B" w:rsidTr="00774CEC">
        <w:trPr>
          <w:trHeight w:val="260"/>
          <w:del w:id="3031" w:author="Dalit Roth" w:date="2020-10-19T14:47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B867C9" w14:textId="3D6BA437" w:rsidR="00A623DA" w:rsidRPr="00700BD5" w:rsidDel="00F758F6" w:rsidRDefault="00A623DA" w:rsidP="00774CEC">
            <w:pPr>
              <w:jc w:val="center"/>
              <w:rPr>
                <w:del w:id="3032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033" w:author="Dalit Roth" w:date="2020-10-19T14:47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726428" w14:textId="1F397B96" w:rsidR="00A623DA" w:rsidRPr="00700BD5" w:rsidDel="00F758F6" w:rsidRDefault="00A623DA" w:rsidP="00774CEC">
            <w:pPr>
              <w:jc w:val="center"/>
              <w:rPr>
                <w:del w:id="3034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035" w:author="Dalit Roth" w:date="2020-10-19T14:47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794013" w14:textId="6B388980" w:rsidR="00A623DA" w:rsidRPr="00700BD5" w:rsidDel="00F758F6" w:rsidRDefault="00A623DA" w:rsidP="00774CEC">
            <w:pPr>
              <w:jc w:val="center"/>
              <w:rPr>
                <w:del w:id="3036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037" w:author="Dalit Roth" w:date="2020-10-19T14:47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09C0852" w14:textId="5F5A9BF7" w:rsidR="00A623DA" w:rsidRPr="000968A4" w:rsidDel="00F758F6" w:rsidRDefault="00A623DA" w:rsidP="00774CEC">
            <w:pPr>
              <w:jc w:val="center"/>
              <w:rPr>
                <w:del w:id="3038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039" w:author="Dalit Roth" w:date="2020-10-19T14:47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F80F73" w14:textId="4C8F1877" w:rsidR="00A623DA" w:rsidRPr="00700BD5" w:rsidDel="00F758F6" w:rsidRDefault="00A623DA" w:rsidP="00774CEC">
            <w:pPr>
              <w:jc w:val="center"/>
              <w:rPr>
                <w:del w:id="3040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041" w:author="Dalit Roth" w:date="2020-10-19T14:47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758A91" w14:textId="2F320D54" w:rsidR="00A623DA" w:rsidRPr="00700BD5" w:rsidDel="00F758F6" w:rsidRDefault="00A623DA" w:rsidP="00774CEC">
            <w:pPr>
              <w:jc w:val="center"/>
              <w:rPr>
                <w:del w:id="3042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043" w:author="Dalit Roth" w:date="2020-10-19T14:47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51A3B5" w14:textId="46C71D12" w:rsidR="00A623DA" w:rsidRPr="00E32932" w:rsidDel="00F758F6" w:rsidRDefault="00A623DA" w:rsidP="00774CEC">
            <w:pPr>
              <w:jc w:val="center"/>
              <w:rPr>
                <w:del w:id="3044" w:author="Dalit Roth" w:date="2020-10-19T14:47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045" w:author="Dalit Roth" w:date="2020-10-19T14:47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A623DA" w:rsidRPr="00700BD5" w:rsidDel="00F758F6" w14:paraId="066F9E16" w14:textId="17383F4E" w:rsidTr="00774CEC">
        <w:trPr>
          <w:trHeight w:val="290"/>
          <w:del w:id="3046" w:author="Dalit Roth" w:date="2020-10-19T14:47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7BF6" w14:textId="710A93A0" w:rsidR="00A623DA" w:rsidRPr="00700BD5" w:rsidDel="00F758F6" w:rsidRDefault="00A623DA" w:rsidP="00774CEC">
            <w:pPr>
              <w:jc w:val="center"/>
              <w:rPr>
                <w:del w:id="3047" w:author="Dalit Roth" w:date="2020-10-19T14:47:00Z"/>
                <w:rFonts w:ascii="Calibri" w:hAnsi="Calibri" w:cs="Calibri"/>
                <w:color w:val="000000"/>
              </w:rPr>
            </w:pPr>
            <w:del w:id="3048" w:author="Dalit Roth" w:date="2020-10-19T14:47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4949" w14:textId="2D625457" w:rsidR="00A623DA" w:rsidRPr="00700BD5" w:rsidDel="00F758F6" w:rsidRDefault="00A623DA" w:rsidP="00774CEC">
            <w:pPr>
              <w:jc w:val="center"/>
              <w:rPr>
                <w:del w:id="3049" w:author="Dalit Roth" w:date="2020-10-19T14:47:00Z"/>
                <w:rFonts w:ascii="Calibri" w:hAnsi="Calibri" w:cs="Calibri"/>
                <w:color w:val="000000"/>
              </w:rPr>
            </w:pPr>
            <w:del w:id="3050" w:author="Dalit Roth" w:date="2020-10-19T14:47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65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42DA" w14:textId="2D3F2253" w:rsidR="00A623DA" w:rsidRPr="00700BD5" w:rsidDel="00F758F6" w:rsidRDefault="00A623DA" w:rsidP="00774CEC">
            <w:pPr>
              <w:jc w:val="center"/>
              <w:rPr>
                <w:del w:id="3051" w:author="Dalit Roth" w:date="2020-10-19T14:47:00Z"/>
                <w:rFonts w:ascii="Calibri" w:hAnsi="Calibri" w:cs="Calibri"/>
                <w:color w:val="000000"/>
              </w:rPr>
            </w:pPr>
            <w:del w:id="3052" w:author="Dalit Roth" w:date="2020-10-19T14:47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7.19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5AB2" w14:textId="35377532" w:rsidR="00A623DA" w:rsidRPr="00700BD5" w:rsidDel="00F758F6" w:rsidRDefault="00A623DA" w:rsidP="00774CEC">
            <w:pPr>
              <w:jc w:val="center"/>
              <w:rPr>
                <w:del w:id="3053" w:author="Dalit Roth" w:date="2020-10-19T14:47:00Z"/>
                <w:rFonts w:ascii="Calibri" w:hAnsi="Calibri" w:cs="Calibri"/>
                <w:color w:val="000000"/>
              </w:rPr>
            </w:pPr>
            <w:del w:id="3054" w:author="Dalit Roth" w:date="2020-10-19T14:47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4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2CAB" w14:textId="7AB1F570" w:rsidR="00A623DA" w:rsidRPr="00700BD5" w:rsidDel="00F758F6" w:rsidRDefault="00A623DA" w:rsidP="00774CEC">
            <w:pPr>
              <w:jc w:val="center"/>
              <w:rPr>
                <w:del w:id="3055" w:author="Dalit Roth" w:date="2020-10-19T14:47:00Z"/>
                <w:rFonts w:ascii="Calibri" w:hAnsi="Calibri" w:cs="Calibri"/>
                <w:color w:val="000000"/>
              </w:rPr>
            </w:pPr>
            <w:del w:id="3056" w:author="Dalit Roth" w:date="2020-10-19T14:47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8.965</w:delText>
              </w:r>
            </w:del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52F8" w14:textId="631FE370" w:rsidR="00A623DA" w:rsidRPr="00700BD5" w:rsidDel="00F758F6" w:rsidRDefault="00A623DA" w:rsidP="00774CEC">
            <w:pPr>
              <w:jc w:val="center"/>
              <w:rPr>
                <w:del w:id="3057" w:author="Dalit Roth" w:date="2020-10-19T14:47:00Z"/>
                <w:rFonts w:ascii="Calibri" w:hAnsi="Calibri" w:cs="Calibri"/>
                <w:color w:val="000000"/>
              </w:rPr>
            </w:pPr>
            <w:del w:id="3058" w:author="Dalit Roth" w:date="2020-10-19T14:47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CC6F" w14:textId="1A039A04" w:rsidR="00A623DA" w:rsidRPr="00700BD5" w:rsidDel="00F758F6" w:rsidRDefault="00A623DA" w:rsidP="00774CEC">
            <w:pPr>
              <w:jc w:val="center"/>
              <w:rPr>
                <w:del w:id="3059" w:author="Dalit Roth" w:date="2020-10-19T14:47:00Z"/>
                <w:rFonts w:ascii="Calibri" w:hAnsi="Calibri" w:cs="Calibri"/>
                <w:color w:val="000000"/>
              </w:rPr>
            </w:pPr>
            <w:del w:id="3060" w:author="Dalit Roth" w:date="2020-10-19T14:47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11</w:delText>
              </w:r>
            </w:del>
          </w:p>
        </w:tc>
      </w:tr>
    </w:tbl>
    <w:p w14:paraId="725DD2FD" w14:textId="63E1617C" w:rsidR="003707E3" w:rsidDel="00F758F6" w:rsidRDefault="003707E3" w:rsidP="00A623DA">
      <w:pPr>
        <w:bidi/>
        <w:rPr>
          <w:del w:id="3061" w:author="Dalit Roth" w:date="2020-10-19T14:47:00Z"/>
          <w:rFonts w:asciiTheme="minorBidi" w:hAnsiTheme="minorBidi"/>
          <w:b/>
          <w:bCs/>
          <w:rtl/>
        </w:rPr>
      </w:pPr>
    </w:p>
    <w:p w14:paraId="536E045E" w14:textId="7C75A5D8" w:rsidR="00A623DA" w:rsidDel="00F758F6" w:rsidRDefault="00A623DA" w:rsidP="003707E3">
      <w:pPr>
        <w:bidi/>
        <w:rPr>
          <w:del w:id="3062" w:author="Dalit Roth" w:date="2020-10-19T14:47:00Z"/>
          <w:rFonts w:asciiTheme="minorBidi" w:hAnsiTheme="minorBidi"/>
          <w:rtl/>
        </w:rPr>
      </w:pPr>
      <w:del w:id="3063" w:author="Dalit Roth" w:date="2020-10-19T14:47:00Z">
        <w:r w:rsidRPr="000F631A" w:rsidDel="00F758F6">
          <w:rPr>
            <w:rFonts w:asciiTheme="minorBidi" w:hAnsiTheme="minorBidi" w:hint="cs"/>
            <w:b/>
            <w:bCs/>
            <w:rtl/>
          </w:rPr>
          <w:delText>כמות ערכים חריגים</w:delText>
        </w:r>
        <w:r w:rsidDel="00F758F6">
          <w:rPr>
            <w:rFonts w:asciiTheme="minorBidi" w:hAnsiTheme="minorBidi" w:hint="cs"/>
            <w:rtl/>
          </w:rPr>
          <w:delText xml:space="preserve">:33. יש רק אירועים בודדים של שחקנים ששיחקו במעל 11 סרטים במהלך 5 שנים. </w:delText>
        </w:r>
      </w:del>
    </w:p>
    <w:p w14:paraId="3EAA7C6A" w14:textId="294A096B" w:rsidR="00A623DA" w:rsidDel="00F758F6" w:rsidRDefault="00A623DA" w:rsidP="00A623DA">
      <w:pPr>
        <w:bidi/>
        <w:rPr>
          <w:del w:id="3064" w:author="Dalit Roth" w:date="2020-10-19T14:47:00Z"/>
          <w:rFonts w:asciiTheme="minorBidi" w:hAnsiTheme="minorBidi"/>
          <w:rtl/>
        </w:rPr>
      </w:pPr>
      <w:del w:id="3065" w:author="Dalit Roth" w:date="2020-10-19T14:47:00Z">
        <w:r w:rsidRPr="000F631A" w:rsidDel="00F758F6">
          <w:rPr>
            <w:rFonts w:asciiTheme="minorBidi" w:hAnsiTheme="minorBidi" w:hint="cs"/>
            <w:b/>
            <w:bCs/>
            <w:rtl/>
          </w:rPr>
          <w:delText>תצוגה גרפית:</w:delText>
        </w:r>
        <w:r w:rsidDel="00F758F6">
          <w:rPr>
            <w:rFonts w:asciiTheme="minorBidi" w:hAnsiTheme="minorBidi" w:hint="cs"/>
            <w:rtl/>
          </w:rPr>
          <w:delText xml:space="preserve"> יש התנהגות מאד מוזרה בפיזור של הנתונים מול האינדקס. </w:delText>
        </w:r>
      </w:del>
    </w:p>
    <w:p w14:paraId="38242105" w14:textId="0543AD78" w:rsidR="00754C54" w:rsidRPr="00754C54" w:rsidDel="00F758F6" w:rsidRDefault="00754C54" w:rsidP="00754C54">
      <w:pPr>
        <w:bidi/>
        <w:rPr>
          <w:del w:id="3066" w:author="Dalit Roth" w:date="2020-10-19T14:47:00Z"/>
          <w:rFonts w:asciiTheme="minorBidi" w:hAnsiTheme="minorBidi"/>
          <w:b/>
          <w:bCs/>
          <w:rtl/>
        </w:rPr>
      </w:pPr>
      <w:del w:id="3067" w:author="Dalit Roth" w:date="2020-10-19T14:47:00Z">
        <w:r w:rsidRPr="00754C54" w:rsidDel="00F758F6">
          <w:rPr>
            <w:rFonts w:asciiTheme="minorBidi" w:hAnsiTheme="minorBidi" w:hint="cs"/>
            <w:b/>
            <w:bCs/>
            <w:rtl/>
          </w:rPr>
          <w:delText>הערות:</w:delText>
        </w:r>
      </w:del>
    </w:p>
    <w:p w14:paraId="12493784" w14:textId="0FB3DB19" w:rsidR="002D54C6" w:rsidRPr="002D54C6" w:rsidDel="00F758F6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del w:id="3068" w:author="Dalit Roth" w:date="2020-10-19T14:47:00Z"/>
          <w:rFonts w:asciiTheme="minorBidi" w:hAnsiTheme="minorBidi"/>
        </w:rPr>
      </w:pPr>
      <w:del w:id="3069" w:author="Dalit Roth" w:date="2020-10-19T14:47:00Z"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בדיקה נוספת העלתה שיש חוסר בנתונים בקובץ </w:delText>
        </w:r>
        <w:r w:rsidRPr="000F631A" w:rsidDel="00F758F6">
          <w:rPr>
            <w:rFonts w:asciiTheme="minorBidi" w:hAnsiTheme="minorBidi"/>
            <w:highlight w:val="yellow"/>
          </w:rPr>
          <w:delText>movie_crew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בין </w:delText>
        </w:r>
        <w:r w:rsidRPr="000F631A" w:rsidDel="00F758F6">
          <w:rPr>
            <w:rFonts w:asciiTheme="minorBidi" w:hAnsiTheme="minorBidi"/>
            <w:highlight w:val="yellow"/>
          </w:rPr>
          <w:delText>movie_id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3031-3667</w:delText>
        </w:r>
        <w:r w:rsidDel="00F758F6">
          <w:rPr>
            <w:rFonts w:asciiTheme="minorBidi" w:hAnsiTheme="minorBidi" w:hint="cs"/>
            <w:rtl/>
          </w:rPr>
          <w:delText xml:space="preserve">. בעצם הערכים החסרים הם </w:delText>
        </w:r>
        <w:r w:rsidDel="00F758F6">
          <w:rPr>
            <w:rFonts w:asciiTheme="minorBidi" w:hAnsiTheme="minorBidi"/>
          </w:rPr>
          <w:delText>NA</w:delText>
        </w:r>
        <w:r w:rsidDel="00F758F6">
          <w:rPr>
            <w:rFonts w:asciiTheme="minorBidi" w:hAnsiTheme="minorBidi" w:hint="cs"/>
            <w:rtl/>
          </w:rPr>
          <w:delText xml:space="preserve"> אבל ב</w:delText>
        </w:r>
        <w:r w:rsidDel="00F758F6">
          <w:rPr>
            <w:rFonts w:asciiTheme="minorBidi" w:hAnsiTheme="minorBidi" w:hint="cs"/>
          </w:rPr>
          <w:delText>FF</w:delText>
        </w:r>
        <w:r w:rsidDel="00F758F6">
          <w:rPr>
            <w:rFonts w:asciiTheme="minorBidi" w:hAnsiTheme="minorBidi" w:hint="cs"/>
            <w:rtl/>
          </w:rPr>
          <w:delText xml:space="preserve"> הם מופיעים כ 0 . </w:delText>
        </w:r>
      </w:del>
    </w:p>
    <w:p w14:paraId="79E89A4D" w14:textId="65E77D2D" w:rsidR="00BB48D0" w:rsidRPr="00BB48D0" w:rsidDel="00F758F6" w:rsidRDefault="002D54C6" w:rsidP="00BB48D0">
      <w:pPr>
        <w:pStyle w:val="a3"/>
        <w:numPr>
          <w:ilvl w:val="0"/>
          <w:numId w:val="5"/>
        </w:numPr>
        <w:bidi/>
        <w:rPr>
          <w:del w:id="3070" w:author="Dalit Roth" w:date="2020-10-19T14:47:00Z"/>
          <w:rFonts w:asciiTheme="minorBidi" w:hAnsiTheme="minorBidi"/>
          <w:b/>
          <w:bCs/>
        </w:rPr>
      </w:pPr>
      <w:del w:id="3071" w:author="Dalit Roth" w:date="2020-10-19T14:47:00Z">
        <w:r w:rsidRPr="00BB48D0" w:rsidDel="00F758F6">
          <w:rPr>
            <w:rFonts w:asciiTheme="minorBidi" w:hAnsiTheme="minorBidi" w:hint="cs"/>
            <w:color w:val="FF0000"/>
            <w:rtl/>
          </w:rPr>
          <w:delText xml:space="preserve">צריך להפוך את ה 0 ברשומות הללו (בין 3031 ל 3667) ל </w:delText>
        </w:r>
        <w:r w:rsidRPr="00BB48D0" w:rsidDel="00F758F6">
          <w:rPr>
            <w:rFonts w:asciiTheme="minorBidi" w:hAnsiTheme="minorBidi" w:hint="cs"/>
            <w:color w:val="FF0000"/>
          </w:rPr>
          <w:delText>NA</w:delText>
        </w:r>
      </w:del>
    </w:p>
    <w:p w14:paraId="4785FB3A" w14:textId="0B1B3007" w:rsidR="00BB48D0" w:rsidRPr="00BB48D0" w:rsidDel="00F758F6" w:rsidRDefault="00BB48D0" w:rsidP="00BB48D0">
      <w:pPr>
        <w:pStyle w:val="a3"/>
        <w:numPr>
          <w:ilvl w:val="0"/>
          <w:numId w:val="5"/>
        </w:numPr>
        <w:bidi/>
        <w:rPr>
          <w:del w:id="3072" w:author="Dalit Roth" w:date="2020-10-19T14:47:00Z"/>
          <w:rFonts w:asciiTheme="minorBidi" w:hAnsiTheme="minorBidi"/>
          <w:b/>
          <w:bCs/>
          <w:rtl/>
        </w:rPr>
      </w:pPr>
      <w:del w:id="3073" w:author="Dalit Roth" w:date="2020-10-19T14:47:00Z">
        <w:r w:rsidRPr="00BB48D0" w:rsidDel="00F758F6">
          <w:rPr>
            <w:rFonts w:asciiTheme="minorBidi" w:hAnsiTheme="minorBidi" w:hint="cs"/>
            <w:b/>
            <w:bCs/>
            <w:color w:val="FF0000"/>
            <w:rtl/>
          </w:rPr>
          <w:delText xml:space="preserve">638 שורות של 0 תוקנו ל </w:delText>
        </w:r>
        <w:r w:rsidRPr="00754C54" w:rsidDel="00F758F6">
          <w:rPr>
            <w:rFonts w:asciiTheme="minorBidi" w:hAnsiTheme="minorBidi" w:hint="cs"/>
            <w:b/>
            <w:bCs/>
            <w:color w:val="FF0000"/>
          </w:rPr>
          <w:delText>NA</w:delText>
        </w:r>
        <w:r w:rsidRPr="00754C54" w:rsidDel="00F758F6">
          <w:rPr>
            <w:rFonts w:asciiTheme="minorBidi" w:hAnsiTheme="minorBidi" w:hint="cs"/>
            <w:b/>
            <w:bCs/>
            <w:color w:val="FF0000"/>
            <w:rtl/>
          </w:rPr>
          <w:delText xml:space="preserve"> . נשמרו ב</w:delText>
        </w:r>
        <w:r w:rsidRPr="00754C54" w:rsidDel="00F758F6">
          <w:rPr>
            <w:rFonts w:asciiTheme="minorBidi" w:hAnsiTheme="minorBidi" w:hint="cs"/>
            <w:b/>
            <w:bCs/>
            <w:color w:val="FF0000"/>
          </w:rPr>
          <w:delText>FF</w:delText>
        </w:r>
        <w:r w:rsidRPr="00754C54" w:rsidDel="00F758F6">
          <w:rPr>
            <w:rFonts w:asciiTheme="minorBidi" w:hAnsiTheme="minorBidi" w:hint="cs"/>
            <w:b/>
            <w:bCs/>
            <w:color w:val="FF0000"/>
            <w:rtl/>
          </w:rPr>
          <w:delText xml:space="preserve"> חדש בשם </w:delText>
        </w:r>
        <w:r w:rsidRPr="00754C54" w:rsidDel="00F758F6">
          <w:rPr>
            <w:rFonts w:asciiTheme="minorBidi" w:hAnsiTheme="minorBidi"/>
            <w:b/>
            <w:bCs/>
            <w:color w:val="FF0000"/>
          </w:rPr>
          <w:delText>movie_ff_fixed</w:delText>
        </w:r>
        <w:r w:rsidRPr="00754C54" w:rsidDel="00F758F6">
          <w:rPr>
            <w:noProof/>
            <w:color w:val="FF0000"/>
          </w:rPr>
          <w:delText xml:space="preserve"> </w:delText>
        </w:r>
      </w:del>
    </w:p>
    <w:p w14:paraId="2D73C86C" w14:textId="5FEF35E3" w:rsidR="00A623DA" w:rsidRPr="00BB48D0" w:rsidDel="00F758F6" w:rsidRDefault="00BB48D0" w:rsidP="00BB48D0">
      <w:pPr>
        <w:bidi/>
        <w:spacing w:after="160" w:line="259" w:lineRule="auto"/>
        <w:ind w:left="360"/>
        <w:rPr>
          <w:del w:id="3074" w:author="Dalit Roth" w:date="2020-10-19T14:47:00Z"/>
          <w:rFonts w:asciiTheme="minorBidi" w:hAnsiTheme="minorBidi"/>
          <w:rtl/>
        </w:rPr>
      </w:pPr>
      <w:del w:id="3075" w:author="Dalit Roth" w:date="2020-10-19T14:47:00Z">
        <w:r w:rsidDel="00F758F6">
          <w:rPr>
            <w:noProof/>
          </w:rPr>
          <w:drawing>
            <wp:anchor distT="0" distB="0" distL="114300" distR="114300" simplePos="0" relativeHeight="251562496" behindDoc="0" locked="0" layoutInCell="1" allowOverlap="1" wp14:anchorId="3B34C232" wp14:editId="6E54FE64">
              <wp:simplePos x="0" y="0"/>
              <wp:positionH relativeFrom="margin">
                <wp:posOffset>3645708</wp:posOffset>
              </wp:positionH>
              <wp:positionV relativeFrom="paragraph">
                <wp:posOffset>198054</wp:posOffset>
              </wp:positionV>
              <wp:extent cx="1786516" cy="1786516"/>
              <wp:effectExtent l="0" t="0" r="4445" b="4445"/>
              <wp:wrapThrough wrapText="bothSides">
                <wp:wrapPolygon edited="0">
                  <wp:start x="0" y="0"/>
                  <wp:lineTo x="0" y="21423"/>
                  <wp:lineTo x="21423" y="21423"/>
                  <wp:lineTo x="21423" y="0"/>
                  <wp:lineTo x="0" y="0"/>
                </wp:wrapPolygon>
              </wp:wrapThrough>
              <wp:docPr id="131" name="תמונה 1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"/>
                      <pic:cNvPicPr>
                        <a:picLocks noChangeAspect="1" noChangeArrowheads="1"/>
                      </pic:cNvPicPr>
                    </pic:nvPicPr>
                    <pic:blipFill>
                      <a:blip r:embed="rId1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86516" cy="17865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4DDCAFE0" w14:textId="5E65282D" w:rsidR="00A623DA" w:rsidDel="00F758F6" w:rsidRDefault="00BB48D0" w:rsidP="00A623DA">
      <w:pPr>
        <w:bidi/>
        <w:rPr>
          <w:del w:id="3076" w:author="Dalit Roth" w:date="2020-10-19T14:47:00Z"/>
          <w:rFonts w:asciiTheme="minorBidi" w:hAnsiTheme="minorBidi"/>
          <w:rtl/>
        </w:rPr>
      </w:pPr>
      <w:del w:id="3077" w:author="Dalit Roth" w:date="2020-10-19T14:47:00Z">
        <w:r w:rsidRPr="00E32932" w:rsidDel="00F758F6">
          <w:rPr>
            <w:rFonts w:asciiTheme="minorBidi" w:hAnsiTheme="minorBidi"/>
            <w:noProof/>
          </w:rPr>
          <w:drawing>
            <wp:anchor distT="0" distB="0" distL="114300" distR="114300" simplePos="0" relativeHeight="251636224" behindDoc="0" locked="0" layoutInCell="1" allowOverlap="1" wp14:anchorId="222DD337" wp14:editId="4DB024C9">
              <wp:simplePos x="0" y="0"/>
              <wp:positionH relativeFrom="margin">
                <wp:posOffset>1647771</wp:posOffset>
              </wp:positionH>
              <wp:positionV relativeFrom="paragraph">
                <wp:posOffset>7649</wp:posOffset>
              </wp:positionV>
              <wp:extent cx="1664948" cy="1772920"/>
              <wp:effectExtent l="0" t="0" r="0" b="0"/>
              <wp:wrapNone/>
              <wp:docPr id="132" name="תמונה 1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8381" b="31790"/>
                      <a:stretch/>
                    </pic:blipFill>
                    <pic:spPr bwMode="auto">
                      <a:xfrm>
                        <a:off x="0" y="0"/>
                        <a:ext cx="1666969" cy="1775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FB6D70" w:rsidDel="00F758F6">
          <w:rPr>
            <w:rFonts w:cs="Arial" w:hint="cs"/>
            <w:noProof/>
            <w:rtl/>
          </w:rPr>
          <w:drawing>
            <wp:anchor distT="0" distB="0" distL="114300" distR="114300" simplePos="0" relativeHeight="251567616" behindDoc="0" locked="0" layoutInCell="1" allowOverlap="1" wp14:anchorId="2C3BA918" wp14:editId="79800091">
              <wp:simplePos x="0" y="0"/>
              <wp:positionH relativeFrom="column">
                <wp:posOffset>-244401</wp:posOffset>
              </wp:positionH>
              <wp:positionV relativeFrom="paragraph">
                <wp:posOffset>73032</wp:posOffset>
              </wp:positionV>
              <wp:extent cx="1895475" cy="1600200"/>
              <wp:effectExtent l="0" t="0" r="9525" b="0"/>
              <wp:wrapNone/>
              <wp:docPr id="49" name="תמונה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155" r="34439" b="40880"/>
                      <a:stretch/>
                    </pic:blipFill>
                    <pic:spPr bwMode="auto">
                      <a:xfrm>
                        <a:off x="0" y="0"/>
                        <a:ext cx="1895475" cy="16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A623DA" w:rsidDel="00F758F6">
          <w:rPr>
            <w:rFonts w:asciiTheme="minorBidi" w:hAnsiTheme="minorBidi"/>
          </w:rPr>
          <w:delText xml:space="preserve">   </w:delText>
        </w:r>
      </w:del>
    </w:p>
    <w:p w14:paraId="7E9CFD8A" w14:textId="69C337A3" w:rsidR="00A623DA" w:rsidDel="00F758F6" w:rsidRDefault="00A623DA" w:rsidP="00A623DA">
      <w:pPr>
        <w:bidi/>
        <w:rPr>
          <w:del w:id="3078" w:author="Dalit Roth" w:date="2020-10-19T14:47:00Z"/>
          <w:rtl/>
        </w:rPr>
      </w:pPr>
    </w:p>
    <w:p w14:paraId="67B785BA" w14:textId="12CDDEED" w:rsidR="00A623DA" w:rsidDel="00F758F6" w:rsidRDefault="00754C54" w:rsidP="00A623DA">
      <w:pPr>
        <w:bidi/>
        <w:rPr>
          <w:del w:id="3079" w:author="Dalit Roth" w:date="2020-10-19T14:47:00Z"/>
          <w:rtl/>
        </w:rPr>
      </w:pPr>
      <w:del w:id="3080" w:author="Dalit Roth" w:date="2020-10-19T14:47:00Z">
        <w:r w:rsidRPr="002C2A05" w:rsidDel="00F758F6">
          <w:rPr>
            <w:rFonts w:asciiTheme="minorBidi" w:hAnsiTheme="minorBidi"/>
            <w:b/>
            <w:bCs/>
            <w:noProof/>
            <w:u w:val="single"/>
            <w:rtl/>
          </w:rPr>
          <mc:AlternateContent>
            <mc:Choice Requires="wps">
              <w:drawing>
                <wp:anchor distT="45720" distB="45720" distL="114300" distR="114300" simplePos="0" relativeHeight="251647488" behindDoc="0" locked="0" layoutInCell="1" allowOverlap="1" wp14:anchorId="64A27FB5" wp14:editId="3EA2BACE">
                  <wp:simplePos x="0" y="0"/>
                  <wp:positionH relativeFrom="column">
                    <wp:posOffset>5479415</wp:posOffset>
                  </wp:positionH>
                  <wp:positionV relativeFrom="paragraph">
                    <wp:posOffset>105410</wp:posOffset>
                  </wp:positionV>
                  <wp:extent cx="665480" cy="1404620"/>
                  <wp:effectExtent l="0" t="0" r="1270" b="7620"/>
                  <wp:wrapSquare wrapText="bothSides"/>
                  <wp:docPr id="199" name="תיבת טקסט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66548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3AD98A" w14:textId="3D406923" w:rsidR="00F758F6" w:rsidRPr="00754C54" w:rsidRDefault="00F758F6" w:rsidP="00754C5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754C54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 xml:space="preserve">לפני הסרת ה- 0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64A27FB5" id="_x0000_s1032" type="#_x0000_t202" style="position:absolute;left:0;text-align:left;margin-left:431.45pt;margin-top:8.3pt;width:52.4pt;height:110.6pt;flip:x;z-index:251647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" stroked="f">
                  <v:textbox style="mso-fit-shape-to-text:t">
                    <w:txbxContent>
                      <w:p w14:paraId="393AD98A" w14:textId="3D406923" w:rsidR="00F758F6" w:rsidRPr="00754C54" w:rsidRDefault="00F758F6" w:rsidP="00754C54">
                        <w:pPr>
                          <w:rPr>
                            <w:sz w:val="20"/>
                            <w:szCs w:val="20"/>
                          </w:rPr>
                        </w:pPr>
                        <w:r w:rsidRPr="00754C54"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 xml:space="preserve">לפני הסרת ה- 0 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BB48D0" w:rsidDel="00F758F6">
          <w:rPr>
            <w:noProof/>
          </w:rPr>
          <mc:AlternateContent>
            <mc:Choice Requires="wpi">
              <w:drawing>
                <wp:anchor distT="0" distB="0" distL="114300" distR="114300" simplePos="0" relativeHeight="251564544" behindDoc="0" locked="0" layoutInCell="1" allowOverlap="1" wp14:anchorId="23584B59" wp14:editId="03E53BB1">
                  <wp:simplePos x="0" y="0"/>
                  <wp:positionH relativeFrom="column">
                    <wp:posOffset>4463617</wp:posOffset>
                  </wp:positionH>
                  <wp:positionV relativeFrom="paragraph">
                    <wp:posOffset>-26780</wp:posOffset>
                  </wp:positionV>
                  <wp:extent cx="153670" cy="325120"/>
                  <wp:effectExtent l="38100" t="38100" r="17780" b="55880"/>
                  <wp:wrapNone/>
                  <wp:docPr id="130" name="דיו 130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23">
                        <w14:nvContentPartPr>
                          <w14:cNvContentPartPr/>
                        </w14:nvContentPartPr>
                        <w14:xfrm>
                          <a:off x="0" y="0"/>
                          <a:ext cx="153670" cy="32512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6BF942E4" id="דיו 130" o:spid="_x0000_s1026" type="#_x0000_t75" style="position:absolute;left:0;text-align:left;margin-left:350.75pt;margin-top:-2.8pt;width:13.5pt;height:27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">
                  <v:imagedata r:id="rId113" o:title=""/>
                </v:shape>
              </w:pict>
            </mc:Fallback>
          </mc:AlternateContent>
        </w:r>
      </w:del>
    </w:p>
    <w:p w14:paraId="06920E4F" w14:textId="7EEDD7CD" w:rsidR="00A623DA" w:rsidDel="00F758F6" w:rsidRDefault="00A623DA" w:rsidP="00A623DA">
      <w:pPr>
        <w:bidi/>
        <w:rPr>
          <w:del w:id="3081" w:author="Dalit Roth" w:date="2020-10-19T14:47:00Z"/>
          <w:rtl/>
        </w:rPr>
      </w:pPr>
    </w:p>
    <w:p w14:paraId="3C9FA447" w14:textId="057CCC09" w:rsidR="00A623DA" w:rsidDel="00F758F6" w:rsidRDefault="00A623DA">
      <w:pPr>
        <w:spacing w:after="160" w:line="259" w:lineRule="auto"/>
        <w:rPr>
          <w:del w:id="3082" w:author="Dalit Roth" w:date="2020-10-19T14:47:00Z"/>
          <w:rFonts w:asciiTheme="minorBidi" w:hAnsiTheme="minorBidi" w:cstheme="minorBidi"/>
          <w:u w:val="single"/>
        </w:rPr>
      </w:pPr>
    </w:p>
    <w:p w14:paraId="1FF5DF13" w14:textId="1FAC32CA" w:rsidR="00A623DA" w:rsidDel="00F758F6" w:rsidRDefault="00A623DA">
      <w:pPr>
        <w:spacing w:after="160" w:line="259" w:lineRule="auto"/>
        <w:rPr>
          <w:del w:id="3083" w:author="Dalit Roth" w:date="2020-10-19T14:47:00Z"/>
          <w:rFonts w:asciiTheme="minorBidi" w:hAnsiTheme="minorBidi" w:cstheme="minorBidi"/>
          <w:u w:val="single"/>
        </w:rPr>
      </w:pPr>
    </w:p>
    <w:p w14:paraId="40CD44A8" w14:textId="5456F9C5" w:rsidR="00A623DA" w:rsidDel="00F758F6" w:rsidRDefault="00BB48D0">
      <w:pPr>
        <w:spacing w:after="160" w:line="259" w:lineRule="auto"/>
        <w:rPr>
          <w:del w:id="3084" w:author="Dalit Roth" w:date="2020-10-19T14:47:00Z"/>
          <w:rFonts w:asciiTheme="minorBidi" w:hAnsiTheme="minorBidi" w:cstheme="minorBidi"/>
          <w:u w:val="single"/>
        </w:rPr>
      </w:pPr>
      <w:del w:id="3085" w:author="Dalit Roth" w:date="2020-10-19T14:47:00Z">
        <w:r w:rsidRPr="00BB48D0" w:rsidDel="00F758F6">
          <w:rPr>
            <w:noProof/>
          </w:rPr>
          <w:drawing>
            <wp:anchor distT="0" distB="0" distL="114300" distR="114300" simplePos="0" relativeHeight="251639296" behindDoc="0" locked="0" layoutInCell="1" allowOverlap="1" wp14:anchorId="7A77A1F3" wp14:editId="0C2FBA63">
              <wp:simplePos x="0" y="0"/>
              <wp:positionH relativeFrom="column">
                <wp:posOffset>-106680</wp:posOffset>
              </wp:positionH>
              <wp:positionV relativeFrom="paragraph">
                <wp:posOffset>251314</wp:posOffset>
              </wp:positionV>
              <wp:extent cx="1690895" cy="1594399"/>
              <wp:effectExtent l="0" t="0" r="5080" b="6350"/>
              <wp:wrapNone/>
              <wp:docPr id="196" name="תמונה 1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90895" cy="15943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</w:p>
    <w:p w14:paraId="43A5C12D" w14:textId="3B2C0259" w:rsidR="00A623DA" w:rsidDel="00F758F6" w:rsidRDefault="00754C54">
      <w:pPr>
        <w:spacing w:after="160" w:line="259" w:lineRule="auto"/>
        <w:rPr>
          <w:del w:id="3086" w:author="Dalit Roth" w:date="2020-10-19T14:47:00Z"/>
          <w:rFonts w:asciiTheme="minorBidi" w:hAnsiTheme="minorBidi" w:cstheme="minorBidi"/>
          <w:u w:val="single"/>
        </w:rPr>
      </w:pPr>
      <w:del w:id="3087" w:author="Dalit Roth" w:date="2020-10-19T14:47:00Z">
        <w:r w:rsidRPr="00BB48D0" w:rsidDel="00F758F6">
          <w:rPr>
            <w:noProof/>
          </w:rPr>
          <w:drawing>
            <wp:anchor distT="0" distB="0" distL="114300" distR="114300" simplePos="0" relativeHeight="251644416" behindDoc="0" locked="0" layoutInCell="1" allowOverlap="1" wp14:anchorId="7CEB68A6" wp14:editId="1E0E2D93">
              <wp:simplePos x="0" y="0"/>
              <wp:positionH relativeFrom="margin">
                <wp:posOffset>3827986</wp:posOffset>
              </wp:positionH>
              <wp:positionV relativeFrom="paragraph">
                <wp:posOffset>46095</wp:posOffset>
              </wp:positionV>
              <wp:extent cx="1496651" cy="1411241"/>
              <wp:effectExtent l="0" t="0" r="8890" b="0"/>
              <wp:wrapNone/>
              <wp:docPr id="198" name="תמונה 19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96651" cy="14112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BB48D0" w:rsidDel="00F758F6">
          <w:rPr>
            <w:noProof/>
          </w:rPr>
          <w:drawing>
            <wp:anchor distT="0" distB="0" distL="114300" distR="114300" simplePos="0" relativeHeight="251633152" behindDoc="0" locked="0" layoutInCell="1" allowOverlap="1" wp14:anchorId="6595138B" wp14:editId="20F7306E">
              <wp:simplePos x="0" y="0"/>
              <wp:positionH relativeFrom="column">
                <wp:posOffset>1832368</wp:posOffset>
              </wp:positionH>
              <wp:positionV relativeFrom="paragraph">
                <wp:posOffset>123473</wp:posOffset>
              </wp:positionV>
              <wp:extent cx="1445668" cy="1363167"/>
              <wp:effectExtent l="0" t="0" r="2540" b="8890"/>
              <wp:wrapNone/>
              <wp:docPr id="193" name="תמונה 1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5668" cy="13631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C2A05" w:rsidDel="00F758F6">
          <w:rPr>
            <w:rFonts w:asciiTheme="minorBidi" w:hAnsiTheme="minorBidi"/>
            <w:b/>
            <w:bCs/>
            <w:noProof/>
            <w:u w:val="single"/>
            <w:rtl/>
          </w:rPr>
          <mc:AlternateContent>
            <mc:Choice Requires="wps">
              <w:drawing>
                <wp:anchor distT="45720" distB="45720" distL="114300" distR="114300" simplePos="0" relativeHeight="251649536" behindDoc="0" locked="0" layoutInCell="1" allowOverlap="1" wp14:anchorId="59ABA714" wp14:editId="46099F23">
                  <wp:simplePos x="0" y="0"/>
                  <wp:positionH relativeFrom="column">
                    <wp:posOffset>5490210</wp:posOffset>
                  </wp:positionH>
                  <wp:positionV relativeFrom="paragraph">
                    <wp:posOffset>261620</wp:posOffset>
                  </wp:positionV>
                  <wp:extent cx="692150" cy="1404620"/>
                  <wp:effectExtent l="0" t="0" r="0" b="1270"/>
                  <wp:wrapSquare wrapText="bothSides"/>
                  <wp:docPr id="203" name="תיבת טקסט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6921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C194AD" w14:textId="4F42801D" w:rsidR="00F758F6" w:rsidRPr="00754C54" w:rsidRDefault="00F758F6" w:rsidP="00754C54">
                              <w:pPr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754C54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 xml:space="preserve">אחרי הסרת ה- 0 </w:t>
                              </w:r>
                              <w:r w:rsidRPr="00754C54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54C54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 xml:space="preserve">והפיכה ל </w:t>
                              </w:r>
                              <w:r>
                                <w:rPr>
                                  <w:rFonts w:hint="cs"/>
                                  <w:sz w:val="20"/>
                                  <w:szCs w:val="20"/>
                                </w:rPr>
                                <w:t>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59ABA714" id="_x0000_s1033" type="#_x0000_t202" style="position:absolute;margin-left:432.3pt;margin-top:20.6pt;width:54.5pt;height:110.6pt;flip:x;z-index:251649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" stroked="f">
                  <v:textbox style="mso-fit-shape-to-text:t">
                    <w:txbxContent>
                      <w:p w14:paraId="10C194AD" w14:textId="4F42801D" w:rsidR="00F758F6" w:rsidRPr="00754C54" w:rsidRDefault="00F758F6" w:rsidP="00754C54">
                        <w:pPr>
                          <w:rPr>
                            <w:sz w:val="20"/>
                            <w:szCs w:val="20"/>
                            <w:rtl/>
                          </w:rPr>
                        </w:pPr>
                        <w:r w:rsidRPr="00754C54"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 xml:space="preserve">אחרי הסרת ה- 0 </w:t>
                        </w:r>
                        <w:r w:rsidRPr="00754C54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754C54"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 xml:space="preserve">והפיכה ל </w:t>
                        </w:r>
                        <w:r>
                          <w:rPr>
                            <w:rFonts w:hint="cs"/>
                            <w:sz w:val="20"/>
                            <w:szCs w:val="20"/>
                          </w:rPr>
                          <w:t>NA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57664CF5" w14:textId="2262D139" w:rsidR="00A623DA" w:rsidDel="00F758F6" w:rsidRDefault="00A623DA">
      <w:pPr>
        <w:spacing w:after="160" w:line="259" w:lineRule="auto"/>
        <w:rPr>
          <w:del w:id="3088" w:author="Dalit Roth" w:date="2020-10-19T14:47:00Z"/>
          <w:rFonts w:asciiTheme="minorBidi" w:hAnsiTheme="minorBidi" w:cstheme="minorBidi"/>
          <w:u w:val="single"/>
        </w:rPr>
      </w:pPr>
    </w:p>
    <w:p w14:paraId="355A59D5" w14:textId="440136B9" w:rsidR="00A623DA" w:rsidDel="00F758F6" w:rsidRDefault="00A623DA">
      <w:pPr>
        <w:spacing w:after="160" w:line="259" w:lineRule="auto"/>
        <w:rPr>
          <w:del w:id="3089" w:author="Dalit Roth" w:date="2020-10-19T14:47:00Z"/>
          <w:rFonts w:asciiTheme="minorBidi" w:hAnsiTheme="minorBidi" w:cstheme="minorBidi"/>
          <w:u w:val="single"/>
        </w:rPr>
      </w:pPr>
    </w:p>
    <w:p w14:paraId="4161417E" w14:textId="7D9D27D4" w:rsidR="00D70D7F" w:rsidDel="00F758F6" w:rsidRDefault="00D70D7F" w:rsidP="00D70D7F">
      <w:pPr>
        <w:bidi/>
        <w:spacing w:line="276" w:lineRule="auto"/>
        <w:ind w:left="360"/>
        <w:rPr>
          <w:del w:id="3090" w:author="Dalit Roth" w:date="2020-10-19T14:47:00Z"/>
          <w:rFonts w:asciiTheme="minorBidi" w:hAnsiTheme="minorBidi" w:cstheme="minorBidi"/>
          <w:u w:val="single"/>
        </w:rPr>
      </w:pPr>
    </w:p>
    <w:p w14:paraId="4B286354" w14:textId="110DDAF1" w:rsidR="00D70D7F" w:rsidDel="00F758F6" w:rsidRDefault="00D70D7F" w:rsidP="00D70D7F">
      <w:pPr>
        <w:bidi/>
        <w:spacing w:line="276" w:lineRule="auto"/>
        <w:ind w:left="360"/>
        <w:rPr>
          <w:del w:id="3091" w:author="Dalit Roth" w:date="2020-10-19T14:47:00Z"/>
          <w:rFonts w:asciiTheme="minorBidi" w:hAnsiTheme="minorBidi" w:cstheme="minorBidi"/>
          <w:u w:val="single"/>
        </w:rPr>
      </w:pPr>
    </w:p>
    <w:p w14:paraId="6D658177" w14:textId="5B950AD1" w:rsidR="00D70D7F" w:rsidDel="00F758F6" w:rsidRDefault="00D70D7F" w:rsidP="00D70D7F">
      <w:pPr>
        <w:bidi/>
        <w:spacing w:line="276" w:lineRule="auto"/>
        <w:ind w:left="360"/>
        <w:rPr>
          <w:del w:id="3092" w:author="Dalit Roth" w:date="2020-10-19T14:47:00Z"/>
          <w:rFonts w:asciiTheme="minorBidi" w:hAnsiTheme="minorBidi" w:cstheme="minorBidi"/>
          <w:u w:val="single"/>
        </w:rPr>
      </w:pPr>
    </w:p>
    <w:p w14:paraId="0055ABBB" w14:textId="72E41CFF" w:rsidR="00336DF8" w:rsidDel="00F758F6" w:rsidRDefault="00336DF8">
      <w:pPr>
        <w:spacing w:after="160" w:line="259" w:lineRule="auto"/>
        <w:rPr>
          <w:del w:id="3093" w:author="Dalit Roth" w:date="2020-10-19T14:47:00Z"/>
          <w:rFonts w:asciiTheme="minorBidi" w:hAnsiTheme="minorBidi" w:cstheme="minorBidi"/>
          <w:u w:val="single"/>
        </w:rPr>
      </w:pPr>
      <w:del w:id="3094" w:author="Dalit Roth" w:date="2020-10-19T14:47:00Z">
        <w:r w:rsidDel="00F758F6">
          <w:rPr>
            <w:rFonts w:asciiTheme="minorBidi" w:hAnsiTheme="minorBidi" w:cstheme="minorBidi"/>
            <w:u w:val="single"/>
          </w:rPr>
          <w:br w:type="page"/>
        </w:r>
      </w:del>
    </w:p>
    <w:p w14:paraId="7B994FE4" w14:textId="77777777" w:rsidR="00DD421E" w:rsidRPr="00DD421E" w:rsidRDefault="00732154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DD421E">
        <w:rPr>
          <w:rFonts w:asciiTheme="minorBidi" w:hAnsiTheme="minorBidi" w:cstheme="minorBidi"/>
          <w:u w:val="single"/>
        </w:rPr>
        <w:t>actor0_movies_5y_cnt</w:t>
      </w:r>
      <w:r w:rsidRPr="00DD421E">
        <w:rPr>
          <w:rFonts w:asciiTheme="minorBidi" w:hAnsiTheme="minorBidi" w:cstheme="minorBidi"/>
          <w:u w:val="single"/>
          <w:rtl/>
        </w:rPr>
        <w:t>:</w:t>
      </w:r>
    </w:p>
    <w:p w14:paraId="577A97EE" w14:textId="6DC6B84D" w:rsidR="00732154" w:rsidRPr="00721E80" w:rsidRDefault="00732154" w:rsidP="00721E80">
      <w:pPr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721E80">
        <w:rPr>
          <w:rFonts w:asciiTheme="minorBidi" w:hAnsiTheme="minorBidi" w:cstheme="minorBidi"/>
          <w:rtl/>
        </w:rPr>
        <w:t>ערכים קיימים: 7,375</w:t>
      </w:r>
    </w:p>
    <w:p w14:paraId="152371E3" w14:textId="0571523E" w:rsidR="00732154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  <w:r w:rsidR="00336DF8">
        <w:rPr>
          <w:rFonts w:asciiTheme="minorBidi" w:hAnsiTheme="minorBidi" w:cstheme="minorBidi" w:hint="cs"/>
          <w:rtl/>
        </w:rPr>
        <w:t xml:space="preserve">. עם זאת, נראה כי ישנה קבוצה של </w:t>
      </w:r>
      <w:r w:rsidR="00DD5F8A">
        <w:rPr>
          <w:rFonts w:asciiTheme="minorBidi" w:hAnsiTheme="minorBidi" w:cstheme="minorBidi" w:hint="cs"/>
          <w:rtl/>
        </w:rPr>
        <w:t xml:space="preserve">634 </w:t>
      </w:r>
      <w:r w:rsidR="00336DF8">
        <w:rPr>
          <w:rFonts w:asciiTheme="minorBidi" w:hAnsiTheme="minorBidi" w:cstheme="minorBidi" w:hint="cs"/>
          <w:rtl/>
        </w:rPr>
        <w:t xml:space="preserve">ערכים, בין מספר סידורי 3037 ל- 3673 שבה יש חוסר של הערכים והם מופיעים כאפסים. הפכנו את הערכים האלה ל- </w:t>
      </w:r>
      <w:r w:rsidR="00336DF8">
        <w:rPr>
          <w:rFonts w:asciiTheme="minorBidi" w:hAnsiTheme="minorBidi" w:cstheme="minorBidi" w:hint="cs"/>
        </w:rPr>
        <w:t>NA</w:t>
      </w:r>
      <w:r w:rsidR="00336DF8">
        <w:rPr>
          <w:rFonts w:asciiTheme="minorBidi" w:hAnsiTheme="minorBidi" w:cstheme="minorBidi" w:hint="cs"/>
          <w:rtl/>
        </w:rPr>
        <w:t>. את כל הניתוח ביצענו על המשתנה החדש</w:t>
      </w:r>
      <w:r w:rsidR="00DD5F8A">
        <w:rPr>
          <w:rFonts w:asciiTheme="minorBidi" w:hAnsiTheme="minorBidi" w:cstheme="minorBidi" w:hint="cs"/>
          <w:rtl/>
        </w:rPr>
        <w:t>.</w:t>
      </w:r>
    </w:p>
    <w:p w14:paraId="710DB634" w14:textId="64C54D18" w:rsidR="00336DF8" w:rsidRDefault="00DD5F8A" w:rsidP="00336DF8">
      <w:pPr>
        <w:bidi/>
        <w:spacing w:line="276" w:lineRule="auto"/>
        <w:rPr>
          <w:rFonts w:asciiTheme="minorBidi" w:hAnsiTheme="minorBidi" w:cstheme="minorBidi"/>
        </w:rPr>
      </w:pPr>
      <w:r w:rsidRPr="00336DF8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569664" behindDoc="0" locked="0" layoutInCell="1" allowOverlap="1" wp14:anchorId="6626F6FC" wp14:editId="7A2ADDE0">
            <wp:simplePos x="0" y="0"/>
            <wp:positionH relativeFrom="column">
              <wp:posOffset>965200</wp:posOffset>
            </wp:positionH>
            <wp:positionV relativeFrom="paragraph">
              <wp:posOffset>5715</wp:posOffset>
            </wp:positionV>
            <wp:extent cx="2095500" cy="2095500"/>
            <wp:effectExtent l="0" t="0" r="0" b="0"/>
            <wp:wrapThrough wrapText="bothSides">
              <wp:wrapPolygon edited="0">
                <wp:start x="0" y="0"/>
                <wp:lineTo x="0" y="21404"/>
                <wp:lineTo x="21404" y="21404"/>
                <wp:lineTo x="21404" y="0"/>
                <wp:lineTo x="0" y="0"/>
              </wp:wrapPolygon>
            </wp:wrapThrough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DF8" w:rsidRPr="00336DF8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490816" behindDoc="0" locked="0" layoutInCell="1" allowOverlap="1" wp14:anchorId="3CF2CCD4" wp14:editId="598EC43F">
            <wp:simplePos x="0" y="0"/>
            <wp:positionH relativeFrom="column">
              <wp:posOffset>3168650</wp:posOffset>
            </wp:positionH>
            <wp:positionV relativeFrom="paragraph">
              <wp:posOffset>5715</wp:posOffset>
            </wp:positionV>
            <wp:extent cx="207645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02" y="21402"/>
                <wp:lineTo x="21402" y="0"/>
                <wp:lineTo x="0" y="0"/>
              </wp:wrapPolygon>
            </wp:wrapThrough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ED580" w14:textId="304867DD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19024BF4" w14:textId="2E149FBD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18C1962A" w14:textId="5716AC66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780357C" w14:textId="5C907836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2D60A93A" w14:textId="7048E857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38063C61" w14:textId="624728EE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5EFA2E8A" w14:textId="3ED85C8B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D63165E" w14:textId="2D5DCDC5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2ABCC32" w14:textId="13C55489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1448D25B" w14:textId="48BABB95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5F266731" w14:textId="5F51B13E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954226" w:rsidRPr="00C33D60" w14:paraId="34C5913E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ECBF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7B79A7" w14:textId="63DA4440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8F6C193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D6D104C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C172307" w14:textId="7B5324A4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EA7A134" w14:textId="551ECE3C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FE023AD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954226" w:rsidRPr="00C33D60" w14:paraId="0778033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A61D8DC" w14:textId="7375D60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92186" w14:textId="2BBFF530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17F4F5" w14:textId="38220EF4" w:rsidR="00954226" w:rsidRPr="00B112FF" w:rsidRDefault="00336DF8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.03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B1D4EB1" w14:textId="1E149E5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E60C786" w14:textId="163F3EFA" w:rsidR="00954226" w:rsidRPr="00673D2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</w:t>
            </w:r>
            <w:r w:rsidR="00673D2F"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336D2" w14:textId="0AF10588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EEAF9A5" w14:textId="1BA6DA27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  <w:tr w:rsidR="00954226" w:rsidRPr="00C33D60" w14:paraId="666C7DFE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220FBE6" w14:textId="60080A84" w:rsidR="00954226" w:rsidRPr="00BA15B0" w:rsidRDefault="0095422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52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(סה"כ 686 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)</w:t>
            </w:r>
          </w:p>
        </w:tc>
      </w:tr>
      <w:tr w:rsidR="00954226" w:rsidRPr="00C33D60" w14:paraId="7F83455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B2A78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75DB0AC" w14:textId="55BBAFA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04F9F29" w14:textId="5AD1712F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946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999B838" w14:textId="646347FA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3D0B65" w14:textId="62A435CB" w:rsidR="00954226" w:rsidRPr="00673D2F" w:rsidRDefault="00673D2F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2.891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5EAED5F" w14:textId="68F08039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0A11A85" w14:textId="172F85B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</w:tbl>
    <w:p w14:paraId="56AE0CD5" w14:textId="31C761EA" w:rsidR="00DD421E" w:rsidRDefault="00DD421E" w:rsidP="00DD5F8A">
      <w:pPr>
        <w:bidi/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 </w:t>
      </w:r>
    </w:p>
    <w:p w14:paraId="49042719" w14:textId="7A365E88" w:rsidR="008B28A3" w:rsidRDefault="008B28A3" w:rsidP="008B28A3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8B28A3" w:rsidRPr="00F04BC6" w14:paraId="20F56614" w14:textId="77777777" w:rsidTr="00B10BC3">
        <w:tc>
          <w:tcPr>
            <w:tcW w:w="3827" w:type="dxa"/>
          </w:tcPr>
          <w:p w14:paraId="333A72C5" w14:textId="6FD039EB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52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6451C907" w14:textId="77777777" w:rsidR="008B28A3" w:rsidRPr="00A11B8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309A0D1A" w14:textId="77777777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8B28A3" w:rsidRPr="00F04BC6" w14:paraId="748FD34B" w14:textId="77777777" w:rsidTr="00B10BC3">
        <w:tc>
          <w:tcPr>
            <w:tcW w:w="3827" w:type="dxa"/>
            <w:tcBorders>
              <w:bottom w:val="single" w:sz="4" w:space="0" w:color="auto"/>
            </w:tcBorders>
          </w:tcPr>
          <w:p w14:paraId="0159D99F" w14:textId="5CA08914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89792" behindDoc="0" locked="0" layoutInCell="1" allowOverlap="1" wp14:anchorId="0A3B6CE5" wp14:editId="550B980D">
                  <wp:simplePos x="0" y="0"/>
                  <wp:positionH relativeFrom="column">
                    <wp:posOffset>565785</wp:posOffset>
                  </wp:positionH>
                  <wp:positionV relativeFrom="paragraph">
                    <wp:posOffset>1979930</wp:posOffset>
                  </wp:positionV>
                  <wp:extent cx="1480185" cy="1320800"/>
                  <wp:effectExtent l="0" t="0" r="5715" b="0"/>
                  <wp:wrapThrough wrapText="bothSides">
                    <wp:wrapPolygon edited="0">
                      <wp:start x="0" y="0"/>
                      <wp:lineTo x="0" y="21185"/>
                      <wp:lineTo x="21405" y="21185"/>
                      <wp:lineTo x="21405" y="0"/>
                      <wp:lineTo x="0" y="0"/>
                    </wp:wrapPolygon>
                  </wp:wrapThrough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5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479552" behindDoc="0" locked="0" layoutInCell="1" allowOverlap="1" wp14:anchorId="34C7DE1B" wp14:editId="38D50B88">
                  <wp:simplePos x="0" y="0"/>
                  <wp:positionH relativeFrom="column">
                    <wp:posOffset>586740</wp:posOffset>
                  </wp:positionH>
                  <wp:positionV relativeFrom="paragraph">
                    <wp:posOffset>154745</wp:posOffset>
                  </wp:positionV>
                  <wp:extent cx="1522095" cy="1522095"/>
                  <wp:effectExtent l="0" t="0" r="1905" b="1905"/>
                  <wp:wrapThrough wrapText="bothSides">
                    <wp:wrapPolygon edited="0">
                      <wp:start x="0" y="0"/>
                      <wp:lineTo x="0" y="21357"/>
                      <wp:lineTo x="21357" y="21357"/>
                      <wp:lineTo x="21357" y="0"/>
                      <wp:lineTo x="0" y="0"/>
                    </wp:wrapPolygon>
                  </wp:wrapThrough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95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6304FD82" w14:textId="13D436B3" w:rsidR="008B28A3" w:rsidRPr="00F04BC6" w:rsidRDefault="008B28A3" w:rsidP="008B28A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84672" behindDoc="0" locked="0" layoutInCell="1" allowOverlap="1" wp14:anchorId="3E1B409D" wp14:editId="60282DF5">
                  <wp:simplePos x="0" y="0"/>
                  <wp:positionH relativeFrom="column">
                    <wp:posOffset>48992</wp:posOffset>
                  </wp:positionH>
                  <wp:positionV relativeFrom="paragraph">
                    <wp:posOffset>1923561</wp:posOffset>
                  </wp:positionV>
                  <wp:extent cx="1647190" cy="1470025"/>
                  <wp:effectExtent l="0" t="0" r="0" b="0"/>
                  <wp:wrapThrough wrapText="bothSides">
                    <wp:wrapPolygon edited="0">
                      <wp:start x="0" y="0"/>
                      <wp:lineTo x="0" y="21273"/>
                      <wp:lineTo x="21234" y="21273"/>
                      <wp:lineTo x="21234" y="0"/>
                      <wp:lineTo x="0" y="0"/>
                    </wp:wrapPolygon>
                  </wp:wrapThrough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478528" behindDoc="0" locked="0" layoutInCell="1" allowOverlap="1" wp14:anchorId="47C7B86D" wp14:editId="0077E9C6">
                  <wp:simplePos x="0" y="0"/>
                  <wp:positionH relativeFrom="column">
                    <wp:posOffset>175651</wp:posOffset>
                  </wp:positionH>
                  <wp:positionV relativeFrom="paragraph">
                    <wp:posOffset>172427</wp:posOffset>
                  </wp:positionV>
                  <wp:extent cx="1543050" cy="1543050"/>
                  <wp:effectExtent l="0" t="0" r="0" b="0"/>
                  <wp:wrapThrough wrapText="bothSides">
                    <wp:wrapPolygon edited="0">
                      <wp:start x="0" y="0"/>
                      <wp:lineTo x="0" y="21333"/>
                      <wp:lineTo x="21333" y="21333"/>
                      <wp:lineTo x="21333" y="0"/>
                      <wp:lineTo x="0" y="0"/>
                    </wp:wrapPolygon>
                  </wp:wrapThrough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17E47A8" w14:textId="77777777" w:rsidR="008B28A3" w:rsidRPr="00A11B8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8B28A3" w:rsidRPr="00F04BC6" w14:paraId="26C5C4A9" w14:textId="77777777" w:rsidTr="00B10BC3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4CA9C73A" w14:textId="2B540BCF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500032" behindDoc="0" locked="0" layoutInCell="1" allowOverlap="1" wp14:anchorId="5255D33F" wp14:editId="134FF546">
                  <wp:simplePos x="0" y="0"/>
                  <wp:positionH relativeFrom="column">
                    <wp:posOffset>606963</wp:posOffset>
                  </wp:positionH>
                  <wp:positionV relativeFrom="paragraph">
                    <wp:posOffset>302993</wp:posOffset>
                  </wp:positionV>
                  <wp:extent cx="1365250" cy="1217930"/>
                  <wp:effectExtent l="0" t="0" r="6350" b="1270"/>
                  <wp:wrapThrough wrapText="bothSides">
                    <wp:wrapPolygon edited="0">
                      <wp:start x="0" y="0"/>
                      <wp:lineTo x="0" y="21285"/>
                      <wp:lineTo x="21399" y="21285"/>
                      <wp:lineTo x="21399" y="0"/>
                      <wp:lineTo x="0" y="0"/>
                    </wp:wrapPolygon>
                  </wp:wrapThrough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284CD3F7" w14:textId="43E2AD30" w:rsidR="008B28A3" w:rsidRPr="00F04BC6" w:rsidRDefault="008B28A3" w:rsidP="00B10BC3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491840" behindDoc="0" locked="0" layoutInCell="1" allowOverlap="1" wp14:anchorId="6A1AED44" wp14:editId="7D813593">
                  <wp:simplePos x="0" y="0"/>
                  <wp:positionH relativeFrom="column">
                    <wp:posOffset>77129</wp:posOffset>
                  </wp:positionH>
                  <wp:positionV relativeFrom="paragraph">
                    <wp:posOffset>221761</wp:posOffset>
                  </wp:positionV>
                  <wp:extent cx="1593850" cy="1421765"/>
                  <wp:effectExtent l="0" t="0" r="6350" b="6985"/>
                  <wp:wrapThrough wrapText="bothSides">
                    <wp:wrapPolygon edited="0">
                      <wp:start x="0" y="0"/>
                      <wp:lineTo x="0" y="21417"/>
                      <wp:lineTo x="21428" y="21417"/>
                      <wp:lineTo x="21428" y="0"/>
                      <wp:lineTo x="0" y="0"/>
                    </wp:wrapPolygon>
                  </wp:wrapThrough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42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266C60AE" w14:textId="77777777" w:rsidR="008B28A3" w:rsidRPr="00A11B8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</w:tbl>
    <w:p w14:paraId="1966115C" w14:textId="77777777" w:rsidR="001E0559" w:rsidRDefault="001E0559" w:rsidP="006F6CF9">
      <w:pPr>
        <w:bidi/>
        <w:spacing w:after="160" w:line="259" w:lineRule="auto"/>
        <w:rPr>
          <w:rFonts w:asciiTheme="minorBidi" w:hAnsiTheme="minorBidi" w:cstheme="minorBidi"/>
        </w:rPr>
      </w:pPr>
    </w:p>
    <w:p w14:paraId="57CB7078" w14:textId="77777777" w:rsidR="001E0559" w:rsidRDefault="001E0559" w:rsidP="001E0559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זהו משתנה קטגורי ולכן כדי לא לאבד נתונים הגדרנו את החסרים כקטגוריה נוספת:</w:t>
      </w:r>
    </w:p>
    <w:p w14:paraId="720CDA0F" w14:textId="102A0219" w:rsidR="00370020" w:rsidRDefault="00370020">
      <w:pPr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4E0189F6" w14:textId="77777777" w:rsidR="0007049F" w:rsidRPr="0007049F" w:rsidRDefault="00833F7A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actor1_movies_cnt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</w:t>
      </w:r>
    </w:p>
    <w:p w14:paraId="5A8EEAC7" w14:textId="2C7F2A86" w:rsidR="0063510B" w:rsidRPr="0063510B" w:rsidRDefault="0007049F" w:rsidP="005A3DD1">
      <w:pPr>
        <w:bidi/>
        <w:spacing w:line="276" w:lineRule="auto"/>
        <w:ind w:left="26"/>
        <w:rPr>
          <w:rFonts w:asciiTheme="minorBidi" w:hAnsiTheme="minorBidi" w:cstheme="minorBidi"/>
          <w:color w:val="FF0000"/>
        </w:rPr>
      </w:pPr>
      <w:r w:rsidRPr="0007049F">
        <w:rPr>
          <w:rFonts w:asciiTheme="minorBidi" w:hAnsiTheme="minorBidi" w:cstheme="minorBidi" w:hint="cs"/>
          <w:rtl/>
        </w:rPr>
        <w:t xml:space="preserve">כמו קודם </w:t>
      </w:r>
      <w:r w:rsidRPr="0007049F">
        <w:rPr>
          <w:rFonts w:asciiTheme="minorBidi" w:hAnsiTheme="minorBidi" w:cstheme="minorBidi"/>
          <w:rtl/>
        </w:rPr>
        <w:t>–</w:t>
      </w:r>
      <w:r w:rsidRPr="0007049F">
        <w:rPr>
          <w:rFonts w:asciiTheme="minorBidi" w:hAnsiTheme="minorBidi" w:cstheme="minorBidi" w:hint="cs"/>
          <w:rtl/>
        </w:rPr>
        <w:t xml:space="preserve"> הפיכת </w:t>
      </w:r>
      <w:r w:rsidRPr="0007049F">
        <w:rPr>
          <w:rFonts w:asciiTheme="minorBidi" w:hAnsiTheme="minorBidi" w:cstheme="minorBidi"/>
        </w:rPr>
        <w:t xml:space="preserve"> </w:t>
      </w:r>
      <w:r w:rsidRPr="0007049F">
        <w:rPr>
          <w:rFonts w:asciiTheme="minorBidi" w:hAnsiTheme="minorBidi" w:cstheme="minorBidi" w:hint="cs"/>
          <w:rtl/>
        </w:rPr>
        <w:t>רשומות  3031 - 3667</w:t>
      </w:r>
      <w:r w:rsidR="002D54C6" w:rsidRPr="0007049F">
        <w:rPr>
          <w:rFonts w:asciiTheme="minorBidi" w:hAnsiTheme="minorBidi" w:cstheme="minorBidi" w:hint="cs"/>
          <w:rtl/>
        </w:rPr>
        <w:t xml:space="preserve"> ל </w:t>
      </w:r>
      <w:r w:rsidR="002D54C6" w:rsidRPr="0007049F">
        <w:rPr>
          <w:rFonts w:asciiTheme="minorBidi" w:hAnsiTheme="minorBidi" w:cstheme="minorBidi" w:hint="cs"/>
        </w:rPr>
        <w:t>NA</w:t>
      </w:r>
      <w:r w:rsidR="005A3DD1">
        <w:rPr>
          <w:rFonts w:asciiTheme="minorBidi" w:hAnsiTheme="minorBidi" w:cstheme="minorBidi" w:hint="cs"/>
          <w:rtl/>
        </w:rPr>
        <w:t xml:space="preserve">, </w:t>
      </w:r>
      <w:r w:rsidR="0063510B" w:rsidRPr="0063510B">
        <w:rPr>
          <w:rFonts w:asciiTheme="minorBidi" w:hAnsiTheme="minorBidi" w:cstheme="minorBidi" w:hint="cs"/>
          <w:color w:val="FF0000"/>
          <w:rtl/>
        </w:rPr>
        <w:t xml:space="preserve">נשארת </w:t>
      </w:r>
      <w:proofErr w:type="spellStart"/>
      <w:r w:rsidR="0063510B" w:rsidRPr="0063510B">
        <w:rPr>
          <w:rFonts w:asciiTheme="minorBidi" w:hAnsiTheme="minorBidi" w:cstheme="minorBidi" w:hint="cs"/>
          <w:color w:val="FF0000"/>
          <w:rtl/>
        </w:rPr>
        <w:t>קורולציה</w:t>
      </w:r>
      <w:proofErr w:type="spellEnd"/>
      <w:r w:rsidR="0063510B" w:rsidRPr="0063510B">
        <w:rPr>
          <w:rFonts w:asciiTheme="minorBidi" w:hAnsiTheme="minorBidi" w:cstheme="minorBidi" w:hint="cs"/>
          <w:color w:val="FF0000"/>
          <w:rtl/>
        </w:rPr>
        <w:t xml:space="preserve"> וההתפלגות משתנה </w:t>
      </w:r>
    </w:p>
    <w:p w14:paraId="4421DAD7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207A912A" w14:textId="77777777" w:rsidR="00690484" w:rsidRDefault="00A7784B" w:rsidP="00690484">
      <w:pPr>
        <w:bidi/>
        <w:rPr>
          <w:rFonts w:asciiTheme="minorBidi" w:hAnsi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="00690484"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="00690484" w:rsidRPr="000F631A">
        <w:rPr>
          <w:rFonts w:asciiTheme="minorBidi" w:hAnsiTheme="minorBidi" w:hint="cs"/>
          <w:highlight w:val="yellow"/>
          <w:rtl/>
        </w:rPr>
        <w:t>: אין</w:t>
      </w:r>
      <w:r w:rsidR="00690484" w:rsidRPr="000F631A">
        <w:rPr>
          <w:highlight w:val="yellow"/>
        </w:rPr>
        <w:t xml:space="preserve"> </w:t>
      </w:r>
      <w:r w:rsidR="00690484" w:rsidRPr="000F631A">
        <w:rPr>
          <w:rFonts w:asciiTheme="minorBidi" w:hAnsiTheme="minorBidi"/>
          <w:highlight w:val="yellow"/>
          <w:rtl/>
        </w:rPr>
        <w:t>–</w:t>
      </w:r>
      <w:r w:rsidR="00690484"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="00690484" w:rsidRPr="000F631A">
        <w:rPr>
          <w:rFonts w:asciiTheme="minorBidi" w:hAnsiTheme="minorBidi"/>
          <w:highlight w:val="yellow"/>
          <w:rtl/>
        </w:rPr>
        <w:t>–</w:t>
      </w:r>
      <w:r w:rsidR="00690484" w:rsidRPr="000F631A">
        <w:rPr>
          <w:rFonts w:asciiTheme="minorBidi" w:hAnsiTheme="minorBidi" w:hint="cs"/>
          <w:highlight w:val="yellow"/>
          <w:rtl/>
        </w:rPr>
        <w:t xml:space="preserve"> 63</w:t>
      </w:r>
      <w:r w:rsidR="00690484">
        <w:rPr>
          <w:rFonts w:asciiTheme="minorBidi" w:hAnsiTheme="minorBidi" w:hint="cs"/>
          <w:highlight w:val="yellow"/>
          <w:rtl/>
        </w:rPr>
        <w:t>8</w:t>
      </w:r>
      <w:r w:rsidR="00690484" w:rsidRPr="000F631A">
        <w:rPr>
          <w:rFonts w:asciiTheme="minorBidi" w:hAnsiTheme="minorBidi" w:hint="cs"/>
          <w:highlight w:val="yellow"/>
          <w:rtl/>
        </w:rPr>
        <w:t xml:space="preserve"> חסרים שלא מופיעים כ </w:t>
      </w:r>
      <w:r w:rsidR="00690484" w:rsidRPr="000F631A">
        <w:rPr>
          <w:rFonts w:asciiTheme="minorBidi" w:hAnsiTheme="minorBidi" w:hint="cs"/>
          <w:highlight w:val="yellow"/>
        </w:rPr>
        <w:t>N</w:t>
      </w:r>
      <w:r w:rsidR="00690484" w:rsidRPr="000F631A">
        <w:rPr>
          <w:rFonts w:asciiTheme="minorBidi" w:hAnsiTheme="minorBidi"/>
          <w:highlight w:val="yellow"/>
        </w:rPr>
        <w:t>A</w:t>
      </w:r>
      <w:r w:rsidR="00690484"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 w:rsidR="00690484">
        <w:rPr>
          <w:rFonts w:asciiTheme="minorBidi" w:hAnsiTheme="minorBidi" w:hint="cs"/>
          <w:rtl/>
        </w:rPr>
        <w:t xml:space="preserve"> </w:t>
      </w:r>
    </w:p>
    <w:p w14:paraId="61D531A9" w14:textId="6E3C75A8" w:rsidR="00A7784B" w:rsidRPr="00C33D60" w:rsidRDefault="00A7784B" w:rsidP="00690484">
      <w:pPr>
        <w:pStyle w:val="a3"/>
        <w:bidi/>
        <w:spacing w:line="276" w:lineRule="auto"/>
        <w:ind w:left="26"/>
        <w:rPr>
          <w:rFonts w:asciiTheme="minorBidi" w:hAnsiTheme="minorBidi" w:cstheme="minorBidi"/>
        </w:rPr>
      </w:pPr>
    </w:p>
    <w:p w14:paraId="373DCD5F" w14:textId="2735642B" w:rsidR="00F105C9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Style w:val="a7"/>
        <w:tblW w:w="8082" w:type="dxa"/>
        <w:tblLook w:val="04A0" w:firstRow="1" w:lastRow="0" w:firstColumn="1" w:lastColumn="0" w:noHBand="0" w:noVBand="1"/>
      </w:tblPr>
      <w:tblGrid>
        <w:gridCol w:w="909"/>
        <w:gridCol w:w="983"/>
        <w:gridCol w:w="909"/>
        <w:gridCol w:w="1377"/>
        <w:gridCol w:w="1210"/>
        <w:gridCol w:w="1294"/>
        <w:gridCol w:w="1400"/>
      </w:tblGrid>
      <w:tr w:rsidR="00C36CA1" w:rsidRPr="00C33D60" w14:paraId="766D3998" w14:textId="77777777" w:rsidTr="00C36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FF418C8" w14:textId="03482A72" w:rsidR="00C36CA1" w:rsidRPr="00001207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min</w:t>
            </w:r>
          </w:p>
        </w:tc>
        <w:tc>
          <w:tcPr>
            <w:tcW w:w="983" w:type="dxa"/>
            <w:noWrap/>
          </w:tcPr>
          <w:p w14:paraId="1267918B" w14:textId="02911250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max</w:t>
            </w:r>
          </w:p>
        </w:tc>
        <w:tc>
          <w:tcPr>
            <w:tcW w:w="909" w:type="dxa"/>
            <w:noWrap/>
          </w:tcPr>
          <w:p w14:paraId="2A472FA7" w14:textId="127831B4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mean</w:t>
            </w:r>
          </w:p>
        </w:tc>
        <w:tc>
          <w:tcPr>
            <w:tcW w:w="1377" w:type="dxa"/>
            <w:noWrap/>
          </w:tcPr>
          <w:p w14:paraId="07FBEF51" w14:textId="28177811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median</w:t>
            </w:r>
          </w:p>
        </w:tc>
        <w:tc>
          <w:tcPr>
            <w:tcW w:w="1210" w:type="dxa"/>
            <w:noWrap/>
          </w:tcPr>
          <w:p w14:paraId="67189B23" w14:textId="1F5971B6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294" w:type="dxa"/>
            <w:noWrap/>
          </w:tcPr>
          <w:p w14:paraId="36048E11" w14:textId="6EE738EF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00" w:type="dxa"/>
            <w:noWrap/>
          </w:tcPr>
          <w:p w14:paraId="67CB01C8" w14:textId="5934192D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- 75%</w:t>
            </w:r>
          </w:p>
        </w:tc>
      </w:tr>
      <w:tr w:rsidR="00C36CA1" w:rsidRPr="00C33D60" w14:paraId="358A2BE0" w14:textId="2289CD0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FD13084" w14:textId="7001826E" w:rsidR="00C36CA1" w:rsidRPr="00AE729E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473F2AF8" w14:textId="04F5B5CB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909" w:type="dxa"/>
            <w:noWrap/>
          </w:tcPr>
          <w:p w14:paraId="5D603F0A" w14:textId="614BDBB9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5.405</w:t>
            </w:r>
          </w:p>
        </w:tc>
        <w:tc>
          <w:tcPr>
            <w:tcW w:w="1377" w:type="dxa"/>
            <w:noWrap/>
          </w:tcPr>
          <w:p w14:paraId="505F3F65" w14:textId="36394424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53A329DF" w14:textId="4DF7DD30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7.593</w:t>
            </w:r>
          </w:p>
        </w:tc>
        <w:tc>
          <w:tcPr>
            <w:tcW w:w="1294" w:type="dxa"/>
          </w:tcPr>
          <w:p w14:paraId="096AAE79" w14:textId="38ED588C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</w:tcPr>
          <w:p w14:paraId="1B8B5A5D" w14:textId="046AD219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</w:tr>
      <w:tr w:rsidR="00C36CA1" w:rsidRPr="00C33D60" w14:paraId="3CF19F11" w14:textId="77777777" w:rsidTr="00C36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8761A70" w14:textId="2697E348" w:rsidR="00C36CA1" w:rsidRPr="00B04802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983" w:type="dxa"/>
            <w:noWrap/>
          </w:tcPr>
          <w:p w14:paraId="25E107DE" w14:textId="59F1A6C6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09" w:type="dxa"/>
            <w:noWrap/>
          </w:tcPr>
          <w:p w14:paraId="44F78692" w14:textId="38B6DAB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77" w:type="dxa"/>
            <w:noWrap/>
          </w:tcPr>
          <w:p w14:paraId="66F26E59" w14:textId="2DC34EE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904" w:type="dxa"/>
            <w:gridSpan w:val="3"/>
            <w:noWrap/>
          </w:tcPr>
          <w:p w14:paraId="290EEEF3" w14:textId="27A304DA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C36CA1" w:rsidRPr="00C33D60" w14:paraId="17BBB02C" w14:textId="7777777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D691D53" w14:textId="41DA590B" w:rsidR="00C36CA1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7496EBB7" w14:textId="7096CE04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909" w:type="dxa"/>
            <w:noWrap/>
          </w:tcPr>
          <w:p w14:paraId="5CDDC157" w14:textId="646A532E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4.066</w:t>
            </w:r>
          </w:p>
        </w:tc>
        <w:tc>
          <w:tcPr>
            <w:tcW w:w="1377" w:type="dxa"/>
            <w:noWrap/>
          </w:tcPr>
          <w:p w14:paraId="424F1C2B" w14:textId="5E0602EC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6FF8773C" w14:textId="27AAF133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5.054</w:t>
            </w:r>
          </w:p>
        </w:tc>
        <w:tc>
          <w:tcPr>
            <w:tcW w:w="1294" w:type="dxa"/>
            <w:noWrap/>
          </w:tcPr>
          <w:p w14:paraId="2A031BEE" w14:textId="63F406B8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  <w:noWrap/>
          </w:tcPr>
          <w:p w14:paraId="545338ED" w14:textId="23B2AED7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</w:t>
            </w:r>
          </w:p>
        </w:tc>
      </w:tr>
    </w:tbl>
    <w:p w14:paraId="2F9BB5D9" w14:textId="7044812F" w:rsidR="00505895" w:rsidRDefault="00505895" w:rsidP="00505895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411</w:t>
      </w:r>
    </w:p>
    <w:p w14:paraId="67AA418E" w14:textId="13293A05" w:rsidR="00AD57C1" w:rsidRDefault="0007049F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>
        <w:rPr>
          <w:noProof/>
        </w:rPr>
        <w:drawing>
          <wp:inline distT="0" distB="0" distL="0" distR="0" wp14:anchorId="2FA3988D" wp14:editId="60F1481E">
            <wp:extent cx="2655418" cy="1784909"/>
            <wp:effectExtent l="0" t="0" r="0" b="635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5"/>
                    <a:srcRect t="8960" r="-124" b="3585"/>
                    <a:stretch/>
                  </pic:blipFill>
                  <pic:spPr bwMode="auto">
                    <a:xfrm>
                      <a:off x="0" y="0"/>
                      <a:ext cx="2659257" cy="178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10C7C" w14:textId="379C8B30" w:rsidR="00D3223E" w:rsidRDefault="00D3223E" w:rsidP="00D3223E">
      <w:pPr>
        <w:bidi/>
        <w:spacing w:line="276" w:lineRule="auto"/>
        <w:ind w:firstLine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גם כאן נהפוך את ערכי ה-0 ל- </w:t>
      </w:r>
      <w:r>
        <w:rPr>
          <w:rFonts w:asciiTheme="minorBidi" w:hAnsiTheme="minorBidi" w:cstheme="minorBidi" w:hint="cs"/>
        </w:rPr>
        <w:t>NA</w:t>
      </w:r>
      <w:r>
        <w:rPr>
          <w:rFonts w:asciiTheme="minorBidi" w:hAnsiTheme="minorBidi" w:cstheme="minorBidi" w:hint="cs"/>
          <w:rtl/>
        </w:rPr>
        <w:t>. את כל הניתוח ביצענו על המשתנה החדש.</w:t>
      </w:r>
    </w:p>
    <w:p w14:paraId="1ACB9D5A" w14:textId="77777777" w:rsidR="00766A67" w:rsidRDefault="00766A67" w:rsidP="00766A67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766A67" w:rsidRPr="00121AD7" w14:paraId="42DF2304" w14:textId="77777777" w:rsidTr="002475A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060581F" w14:textId="42D46D40" w:rsidR="00766A67" w:rsidRPr="00766A67" w:rsidRDefault="00766A67" w:rsidP="00766A6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ho = 0.3212408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B21493E" w14:textId="118EF105" w:rsidR="00766A67" w:rsidRPr="00121AD7" w:rsidRDefault="00766A67" w:rsidP="002475A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t>S =</w:t>
            </w: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3033084833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703C144" w14:textId="77777777" w:rsidR="00766A67" w:rsidRPr="00121AD7" w:rsidRDefault="00766A67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61A1D33" w14:textId="77777777" w:rsidR="00766A67" w:rsidRPr="00121AD7" w:rsidRDefault="00766A67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766A67" w:rsidRPr="00121AD7" w14:paraId="4A893F81" w14:textId="77777777" w:rsidTr="002475A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54F231A" w14:textId="64378B11" w:rsidR="00766A67" w:rsidRPr="00766A67" w:rsidRDefault="00766A67" w:rsidP="00766A6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ho = 0.3163119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8025D55" w14:textId="1E09420C" w:rsidR="00766A67" w:rsidRPr="00121AD7" w:rsidRDefault="00766A67" w:rsidP="00766A6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t xml:space="preserve">S = </w:t>
            </w: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2512121969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DC36B42" w14:textId="77777777" w:rsidR="00766A67" w:rsidRPr="00121AD7" w:rsidRDefault="00766A67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CF69399" w14:textId="77777777" w:rsidR="00766A67" w:rsidRPr="00121AD7" w:rsidRDefault="00766A67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34223387" w14:textId="77777777" w:rsidR="00766A67" w:rsidRDefault="00766A67" w:rsidP="00766A67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93C6B15" w14:textId="128666E6" w:rsidR="00370020" w:rsidRPr="00370020" w:rsidRDefault="00370020" w:rsidP="00370020">
      <w:pPr>
        <w:pStyle w:val="a3"/>
        <w:spacing w:line="276" w:lineRule="auto"/>
        <w:rPr>
          <w:rFonts w:asciiTheme="minorBidi" w:hAnsiTheme="minorBidi" w:cstheme="minorBidi"/>
          <w:u w:val="single"/>
        </w:rPr>
      </w:pPr>
      <w:r w:rsidRPr="00370020">
        <w:rPr>
          <w:rFonts w:asciiTheme="minorBidi" w:hAnsiTheme="minorBidi" w:cstheme="minorBidi"/>
          <w:u w:val="single"/>
        </w:rPr>
        <w:t>Row Data</w:t>
      </w:r>
      <w:r w:rsidRPr="00370020">
        <w:rPr>
          <w:rFonts w:asciiTheme="minorBidi" w:hAnsiTheme="minorBidi" w:cstheme="minorBidi"/>
          <w:u w:val="single"/>
        </w:rPr>
        <w:tab/>
      </w:r>
      <w:r w:rsidRPr="00370020">
        <w:rPr>
          <w:rFonts w:asciiTheme="minorBidi" w:hAnsiTheme="minorBidi" w:cstheme="minorBidi"/>
          <w:u w:val="single"/>
        </w:rPr>
        <w:tab/>
      </w:r>
      <w:r w:rsidRPr="00370020">
        <w:rPr>
          <w:rFonts w:asciiTheme="minorBidi" w:hAnsiTheme="minorBidi" w:cstheme="minorBidi"/>
          <w:u w:val="single"/>
        </w:rPr>
        <w:tab/>
      </w:r>
      <w:r w:rsidRPr="00370020">
        <w:rPr>
          <w:rFonts w:asciiTheme="minorBidi" w:hAnsiTheme="minorBidi" w:cstheme="minorBidi"/>
          <w:u w:val="single"/>
        </w:rPr>
        <w:tab/>
      </w:r>
      <w:r w:rsidRPr="00370020">
        <w:rPr>
          <w:rFonts w:asciiTheme="minorBidi" w:hAnsiTheme="minorBidi" w:cstheme="minorBidi"/>
          <w:u w:val="single"/>
        </w:rPr>
        <w:tab/>
      </w:r>
      <w:r>
        <w:rPr>
          <w:rFonts w:asciiTheme="minorBidi" w:hAnsiTheme="minorBidi" w:cstheme="minorBidi"/>
          <w:u w:val="single"/>
        </w:rPr>
        <w:t xml:space="preserve">       </w:t>
      </w:r>
      <w:r w:rsidRPr="00370020">
        <w:rPr>
          <w:rFonts w:asciiTheme="minorBidi" w:hAnsiTheme="minorBidi" w:cstheme="minorBidi"/>
          <w:u w:val="single"/>
        </w:rPr>
        <w:t>without outliers</w:t>
      </w:r>
    </w:p>
    <w:p w14:paraId="0793ACC6" w14:textId="77777777" w:rsidR="005A3DD1" w:rsidRDefault="00370020" w:rsidP="005A3DD1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noProof/>
        </w:rPr>
        <w:drawing>
          <wp:inline distT="0" distB="0" distL="0" distR="0" wp14:anchorId="43C2D8B4" wp14:editId="236884EF">
            <wp:extent cx="2725102" cy="2097106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20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76512" behindDoc="1" locked="0" layoutInCell="1" allowOverlap="1" wp14:anchorId="7DEC26FF" wp14:editId="7BC09D16">
            <wp:simplePos x="0" y="0"/>
            <wp:positionH relativeFrom="column">
              <wp:posOffset>2880360</wp:posOffset>
            </wp:positionH>
            <wp:positionV relativeFrom="paragraph">
              <wp:posOffset>159385</wp:posOffset>
            </wp:positionV>
            <wp:extent cx="2549525" cy="1961515"/>
            <wp:effectExtent l="0" t="0" r="3175" b="635"/>
            <wp:wrapTight wrapText="bothSides">
              <wp:wrapPolygon edited="0">
                <wp:start x="0" y="0"/>
                <wp:lineTo x="0" y="21397"/>
                <wp:lineTo x="21466" y="21397"/>
                <wp:lineTo x="21466" y="0"/>
                <wp:lineTo x="0" y="0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89509" w14:textId="2C98371A" w:rsidR="005A3DD1" w:rsidRDefault="005A3DD1" w:rsidP="005A3DD1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 w:hint="cs"/>
          <w:u w:val="single"/>
          <w:rtl/>
        </w:rPr>
        <w:t xml:space="preserve">לאחר שינוי המשתנה לקטגוריה </w:t>
      </w:r>
      <w:r>
        <w:rPr>
          <w:rFonts w:asciiTheme="minorBidi" w:hAnsiTheme="minorBidi" w:cstheme="minorBidi"/>
          <w:u w:val="single"/>
          <w:rtl/>
        </w:rPr>
        <w:t>–</w:t>
      </w:r>
      <w:r>
        <w:rPr>
          <w:rFonts w:asciiTheme="minorBidi" w:hAnsiTheme="minorBidi" w:cstheme="minorBidi" w:hint="cs"/>
          <w:u w:val="single"/>
          <w:rtl/>
        </w:rPr>
        <w:t xml:space="preserve"> מבחן חי לא מוצא השפעה מובהקת</w:t>
      </w:r>
    </w:p>
    <w:p w14:paraId="01738513" w14:textId="4757DC3B" w:rsidR="005A3DD1" w:rsidRPr="005A3DD1" w:rsidRDefault="005A3DD1" w:rsidP="005A3DD1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 w:rsidRPr="005A3DD1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High    Low Medium   None </w:t>
      </w:r>
    </w:p>
    <w:p w14:paraId="47C4EC70" w14:textId="77777777" w:rsidR="005A3DD1" w:rsidRDefault="005A3DD1" w:rsidP="005A3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rtl/>
        </w:rPr>
      </w:pPr>
      <w:r w:rsidRPr="005A3DD1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  1900   1795   3046    634 </w:t>
      </w:r>
    </w:p>
    <w:p w14:paraId="061923C8" w14:textId="77777777" w:rsidR="005A3DD1" w:rsidRDefault="005A3DD1" w:rsidP="005A3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rtl/>
        </w:rPr>
      </w:pPr>
    </w:p>
    <w:p w14:paraId="727B7A8B" w14:textId="77777777" w:rsidR="005A3DD1" w:rsidRDefault="005A3DD1" w:rsidP="005A3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5A3DD1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X-squared = 5725.4, df = 5686, </w:t>
      </w:r>
      <w:r w:rsidRPr="005A3DD1"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p-value = 0.354</w:t>
      </w:r>
    </w:p>
    <w:p w14:paraId="328EF9B4" w14:textId="5479A950" w:rsidR="00CD3425" w:rsidRPr="005A3DD1" w:rsidRDefault="00CD3425" w:rsidP="00CD34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="Lucida Console" w:hAnsi="Lucida Console" w:cs="Courier New"/>
          <w:b/>
          <w:bCs/>
          <w:color w:val="000000"/>
          <w:sz w:val="20"/>
          <w:szCs w:val="20"/>
          <w:rtl/>
        </w:rPr>
      </w:pPr>
      <w:r>
        <w:rPr>
          <w:rFonts w:ascii="Lucida Console" w:hAnsi="Lucida Console" w:cs="Courier New" w:hint="cs"/>
          <w:b/>
          <w:bCs/>
          <w:color w:val="000000"/>
          <w:sz w:val="20"/>
          <w:szCs w:val="20"/>
          <w:bdr w:val="none" w:sz="0" w:space="0" w:color="auto" w:frame="1"/>
          <w:rtl/>
        </w:rPr>
        <w:t xml:space="preserve">במבחן </w:t>
      </w:r>
      <w:r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T</w:t>
      </w:r>
      <w:r>
        <w:rPr>
          <w:rFonts w:ascii="Lucida Console" w:hAnsi="Lucida Console" w:cs="Courier New" w:hint="cs"/>
          <w:b/>
          <w:bCs/>
          <w:color w:val="000000"/>
          <w:sz w:val="20"/>
          <w:szCs w:val="20"/>
          <w:bdr w:val="none" w:sz="0" w:space="0" w:color="auto" w:frame="1"/>
          <w:rtl/>
        </w:rPr>
        <w:t xml:space="preserve"> נמצא כי יש הבדיל בין הקטגוריה </w:t>
      </w:r>
      <w:r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  <w:rtl/>
        </w:rPr>
        <w:t>–</w:t>
      </w:r>
      <w:r>
        <w:rPr>
          <w:rFonts w:ascii="Lucida Console" w:hAnsi="Lucida Console" w:cs="Courier New" w:hint="cs"/>
          <w:b/>
          <w:bCs/>
          <w:color w:val="000000"/>
          <w:sz w:val="20"/>
          <w:szCs w:val="20"/>
          <w:bdr w:val="none" w:sz="0" w:space="0" w:color="auto" w:frame="1"/>
          <w:rtl/>
        </w:rPr>
        <w:t xml:space="preserve"> כלומר יש השפעה</w:t>
      </w:r>
    </w:p>
    <w:p w14:paraId="6686B317" w14:textId="77777777" w:rsidR="005A3DD1" w:rsidRPr="005A3DD1" w:rsidRDefault="005A3DD1" w:rsidP="005A3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b/>
          <w:bCs/>
          <w:color w:val="000000"/>
          <w:sz w:val="20"/>
          <w:szCs w:val="20"/>
        </w:rPr>
      </w:pPr>
    </w:p>
    <w:p w14:paraId="62ADEE24" w14:textId="77D7AA85" w:rsidR="00833F7A" w:rsidRPr="00C33D60" w:rsidRDefault="00F105C9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actor1_movies_5y_cnt</w:t>
      </w:r>
      <w:r w:rsidR="00F70588" w:rsidRPr="00F70588">
        <w:rPr>
          <w:noProof/>
        </w:rPr>
        <w:t xml:space="preserve"> </w:t>
      </w:r>
    </w:p>
    <w:p w14:paraId="6168A40E" w14:textId="77777777" w:rsidR="00833F7A" w:rsidRPr="00C33D60" w:rsidRDefault="00833F7A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4BC10416" w14:textId="05582669" w:rsidR="00A623DA" w:rsidDel="00F758F6" w:rsidRDefault="00A623DA" w:rsidP="00A623DA">
      <w:pPr>
        <w:bidi/>
        <w:rPr>
          <w:del w:id="3095" w:author="Dalit Roth" w:date="2020-10-19T14:49:00Z"/>
          <w:rtl/>
        </w:rPr>
      </w:pPr>
      <w:del w:id="3096" w:author="Dalit Roth" w:date="2020-10-19T14:49:00Z">
        <w:r w:rsidRPr="000F631A" w:rsidDel="00F758F6">
          <w:rPr>
            <w:rFonts w:hint="cs"/>
            <w:b/>
            <w:bCs/>
            <w:rtl/>
          </w:rPr>
          <w:delText>הסבר</w:delText>
        </w:r>
        <w:r w:rsidDel="00F758F6">
          <w:rPr>
            <w:rFonts w:hint="cs"/>
            <w:rtl/>
          </w:rPr>
          <w:delText>:</w:delText>
        </w:r>
        <w:r w:rsidDel="00F758F6">
          <w:rPr>
            <w:rFonts w:hint="cs"/>
          </w:rPr>
          <w:delText xml:space="preserve"> </w:delText>
        </w:r>
        <w:r w:rsidDel="00F758F6">
          <w:rPr>
            <w:rFonts w:hint="cs"/>
            <w:rtl/>
          </w:rPr>
          <w:delText>כמה פעמים שיחק השחקן מס' 2 ב5 השנים האחרונות</w:delText>
        </w:r>
      </w:del>
    </w:p>
    <w:p w14:paraId="46C6ACDD" w14:textId="1F4D5B07" w:rsidR="00A623DA" w:rsidDel="00F758F6" w:rsidRDefault="00A623DA" w:rsidP="00A623DA">
      <w:pPr>
        <w:bidi/>
        <w:rPr>
          <w:del w:id="3097" w:author="Dalit Roth" w:date="2020-10-19T14:49:00Z"/>
          <w:rFonts w:asciiTheme="minorBidi" w:hAnsiTheme="minorBidi"/>
          <w:rtl/>
        </w:rPr>
      </w:pPr>
      <w:del w:id="3098" w:author="Dalit Roth" w:date="2020-10-19T14:49:00Z">
        <w:r w:rsidRPr="000F631A" w:rsidDel="00F758F6">
          <w:rPr>
            <w:rFonts w:asciiTheme="minorBidi" w:hAnsiTheme="minorBidi" w:hint="cs"/>
            <w:b/>
            <w:bCs/>
            <w:rtl/>
          </w:rPr>
          <w:delText>ערכים קיימים:</w:delText>
        </w:r>
        <w:r w:rsidDel="00F758F6">
          <w:rPr>
            <w:rFonts w:asciiTheme="minorBidi" w:hAnsiTheme="minorBidi" w:hint="cs"/>
            <w:rtl/>
          </w:rPr>
          <w:delText xml:space="preserve"> 7,375</w:delText>
        </w:r>
      </w:del>
    </w:p>
    <w:p w14:paraId="4EE27134" w14:textId="4C2367DC" w:rsidR="00A623DA" w:rsidDel="00F758F6" w:rsidRDefault="00A623DA" w:rsidP="00A623DA">
      <w:pPr>
        <w:bidi/>
        <w:rPr>
          <w:del w:id="3099" w:author="Dalit Roth" w:date="2020-10-19T14:49:00Z"/>
          <w:rFonts w:asciiTheme="minorBidi" w:hAnsiTheme="minorBidi"/>
          <w:rtl/>
        </w:rPr>
      </w:pPr>
      <w:del w:id="3100" w:author="Dalit Roth" w:date="2020-10-19T14:49:00Z">
        <w:r w:rsidRPr="000F631A" w:rsidDel="00F758F6">
          <w:rPr>
            <w:rFonts w:asciiTheme="minorBidi" w:hAnsiTheme="minorBidi" w:hint="cs"/>
            <w:b/>
            <w:bCs/>
            <w:highlight w:val="yellow"/>
            <w:rtl/>
          </w:rPr>
          <w:delText>ערכים חסרים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>: אין</w:delText>
        </w:r>
        <w:r w:rsidRPr="000F631A" w:rsidDel="00F758F6">
          <w:rPr>
            <w:highlight w:val="yellow"/>
          </w:rPr>
          <w:delText xml:space="preserve"> </w:delText>
        </w:r>
        <w:r w:rsidRPr="000F631A" w:rsidDel="00F758F6">
          <w:rPr>
            <w:rFonts w:asciiTheme="minorBidi" w:hAnsiTheme="minorBidi"/>
            <w:highlight w:val="yellow"/>
            <w:rtl/>
          </w:rPr>
          <w:delText>–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אחרי בדיקה נמצאו </w:delText>
        </w:r>
        <w:r w:rsidRPr="000F631A" w:rsidDel="00F758F6">
          <w:rPr>
            <w:rFonts w:asciiTheme="minorBidi" w:hAnsiTheme="minorBidi"/>
            <w:highlight w:val="yellow"/>
            <w:rtl/>
          </w:rPr>
          <w:delText>–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630 חסרים שלא מופיעים כ </w:delText>
        </w:r>
        <w:r w:rsidRPr="000F631A" w:rsidDel="00F758F6">
          <w:rPr>
            <w:rFonts w:asciiTheme="minorBidi" w:hAnsiTheme="minorBidi" w:hint="cs"/>
            <w:highlight w:val="yellow"/>
          </w:rPr>
          <w:delText>N</w:delText>
        </w:r>
        <w:r w:rsidRPr="000F631A" w:rsidDel="00F758F6">
          <w:rPr>
            <w:rFonts w:asciiTheme="minorBidi" w:hAnsiTheme="minorBidi"/>
            <w:highlight w:val="yellow"/>
          </w:rPr>
          <w:delText>A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אלה כ 0. ראה הערות בהמשך.</w:delText>
        </w:r>
        <w:r w:rsidDel="00F758F6">
          <w:rPr>
            <w:rFonts w:asciiTheme="minorBidi" w:hAnsiTheme="minorBidi" w:hint="cs"/>
            <w:rtl/>
          </w:rPr>
          <w:delText xml:space="preserve"> </w:delText>
        </w:r>
      </w:del>
    </w:p>
    <w:p w14:paraId="601DA657" w14:textId="09F9CA0B" w:rsidR="00A623DA" w:rsidRPr="000F631A" w:rsidDel="00F758F6" w:rsidRDefault="00A623DA" w:rsidP="00A623DA">
      <w:pPr>
        <w:bidi/>
        <w:rPr>
          <w:del w:id="3101" w:author="Dalit Roth" w:date="2020-10-19T14:49:00Z"/>
          <w:rFonts w:asciiTheme="minorBidi" w:hAnsiTheme="minorBidi"/>
          <w:b/>
          <w:bCs/>
          <w:rtl/>
        </w:rPr>
      </w:pPr>
      <w:del w:id="3102" w:author="Dalit Roth" w:date="2020-10-19T14:49:00Z">
        <w:r w:rsidRPr="000F631A" w:rsidDel="00F758F6">
          <w:rPr>
            <w:rFonts w:asciiTheme="minorBidi" w:hAnsiTheme="minorBidi" w:hint="cs"/>
            <w:b/>
            <w:bCs/>
            <w:rtl/>
          </w:rPr>
          <w:delText>מדדי פיזור:</w:delText>
        </w:r>
      </w:del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:rsidDel="00F758F6" w14:paraId="278A13D7" w14:textId="5A1AACBD" w:rsidTr="00774CEC">
        <w:trPr>
          <w:trHeight w:val="260"/>
          <w:del w:id="3103" w:author="Dalit Roth" w:date="2020-10-19T14:49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833843" w14:textId="070074CB" w:rsidR="00A623DA" w:rsidRPr="00700BD5" w:rsidDel="00F758F6" w:rsidRDefault="00A623DA" w:rsidP="00774CEC">
            <w:pPr>
              <w:jc w:val="center"/>
              <w:rPr>
                <w:del w:id="3104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105" w:author="Dalit Roth" w:date="2020-10-19T14:49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124852" w14:textId="442FF2A9" w:rsidR="00A623DA" w:rsidRPr="00700BD5" w:rsidDel="00F758F6" w:rsidRDefault="00A623DA" w:rsidP="00774CEC">
            <w:pPr>
              <w:jc w:val="center"/>
              <w:rPr>
                <w:del w:id="3106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107" w:author="Dalit Roth" w:date="2020-10-19T14:49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6D2D82" w14:textId="1EDA5704" w:rsidR="00A623DA" w:rsidRPr="00700BD5" w:rsidDel="00F758F6" w:rsidRDefault="00A623DA" w:rsidP="00774CEC">
            <w:pPr>
              <w:jc w:val="center"/>
              <w:rPr>
                <w:del w:id="3108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109" w:author="Dalit Roth" w:date="2020-10-19T14:49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877A527" w14:textId="3F520BFA" w:rsidR="00A623DA" w:rsidRPr="00700BD5" w:rsidDel="00F758F6" w:rsidRDefault="00A623DA" w:rsidP="00774CEC">
            <w:pPr>
              <w:jc w:val="center"/>
              <w:rPr>
                <w:del w:id="3110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111" w:author="Dalit Roth" w:date="2020-10-19T14:49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078EB3" w14:textId="6F8F7DD4" w:rsidR="00A623DA" w:rsidRPr="00700BD5" w:rsidDel="00F758F6" w:rsidRDefault="00A623DA" w:rsidP="00774CEC">
            <w:pPr>
              <w:jc w:val="center"/>
              <w:rPr>
                <w:del w:id="3112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113" w:author="Dalit Roth" w:date="2020-10-19T14:49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FA5871" w14:textId="65D456C4" w:rsidR="00A623DA" w:rsidRPr="00700BD5" w:rsidDel="00F758F6" w:rsidRDefault="00A623DA" w:rsidP="00774CEC">
            <w:pPr>
              <w:jc w:val="center"/>
              <w:rPr>
                <w:del w:id="3114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115" w:author="Dalit Roth" w:date="2020-10-19T14:49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1FEB14" w14:textId="22A2C98B" w:rsidR="00A623DA" w:rsidRPr="00E32932" w:rsidDel="00F758F6" w:rsidRDefault="00A623DA" w:rsidP="00774CEC">
            <w:pPr>
              <w:jc w:val="center"/>
              <w:rPr>
                <w:del w:id="3116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117" w:author="Dalit Roth" w:date="2020-10-19T14:49:00Z">
              <w:r w:rsidRPr="00700BD5" w:rsidDel="00F758F6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A623DA" w:rsidRPr="00700BD5" w:rsidDel="00F758F6" w14:paraId="6A75A229" w14:textId="24A5C310" w:rsidTr="00774CEC">
        <w:trPr>
          <w:trHeight w:val="290"/>
          <w:del w:id="3118" w:author="Dalit Roth" w:date="2020-10-19T14:49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F412" w14:textId="5E277304" w:rsidR="00A623DA" w:rsidRPr="00700BD5" w:rsidDel="00F758F6" w:rsidRDefault="00A623DA" w:rsidP="00774CEC">
            <w:pPr>
              <w:jc w:val="center"/>
              <w:rPr>
                <w:del w:id="3119" w:author="Dalit Roth" w:date="2020-10-19T14:49:00Z"/>
                <w:rFonts w:ascii="Calibri" w:hAnsi="Calibri" w:cs="Calibri"/>
                <w:color w:val="000000"/>
              </w:rPr>
            </w:pPr>
            <w:del w:id="3120" w:author="Dalit Roth" w:date="2020-10-19T14:49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55FE" w14:textId="4CBE4970" w:rsidR="00A623DA" w:rsidRPr="00700BD5" w:rsidDel="00F758F6" w:rsidRDefault="00A623DA" w:rsidP="00774CEC">
            <w:pPr>
              <w:jc w:val="center"/>
              <w:rPr>
                <w:del w:id="3121" w:author="Dalit Roth" w:date="2020-10-19T14:49:00Z"/>
                <w:rFonts w:ascii="Calibri" w:hAnsi="Calibri" w:cs="Calibri"/>
                <w:color w:val="000000"/>
              </w:rPr>
            </w:pPr>
            <w:del w:id="3122" w:author="Dalit Roth" w:date="2020-10-19T14:49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17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CA10" w14:textId="0EB05E0E" w:rsidR="00A623DA" w:rsidRPr="00700BD5" w:rsidDel="00F758F6" w:rsidRDefault="00A623DA" w:rsidP="00774CEC">
            <w:pPr>
              <w:jc w:val="center"/>
              <w:rPr>
                <w:del w:id="3123" w:author="Dalit Roth" w:date="2020-10-19T14:49:00Z"/>
                <w:rFonts w:ascii="Calibri" w:hAnsi="Calibri" w:cs="Calibri"/>
                <w:color w:val="000000"/>
              </w:rPr>
            </w:pPr>
            <w:del w:id="3124" w:author="Dalit Roth" w:date="2020-10-19T14:49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2.261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AB05" w14:textId="031D1F4E" w:rsidR="00A623DA" w:rsidRPr="00700BD5" w:rsidDel="00F758F6" w:rsidRDefault="00A623DA" w:rsidP="00774CEC">
            <w:pPr>
              <w:jc w:val="center"/>
              <w:rPr>
                <w:del w:id="3125" w:author="Dalit Roth" w:date="2020-10-19T14:49:00Z"/>
                <w:rFonts w:ascii="Calibri" w:hAnsi="Calibri" w:cs="Calibri"/>
                <w:color w:val="000000"/>
              </w:rPr>
            </w:pPr>
            <w:del w:id="3126" w:author="Dalit Roth" w:date="2020-10-19T14:49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1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A52E" w14:textId="253AE293" w:rsidR="00A623DA" w:rsidRPr="00700BD5" w:rsidDel="00F758F6" w:rsidRDefault="00A623DA" w:rsidP="00774CEC">
            <w:pPr>
              <w:jc w:val="center"/>
              <w:rPr>
                <w:del w:id="3127" w:author="Dalit Roth" w:date="2020-10-19T14:49:00Z"/>
                <w:rFonts w:ascii="Calibri" w:hAnsi="Calibri" w:cs="Calibri"/>
                <w:color w:val="000000"/>
              </w:rPr>
            </w:pPr>
            <w:del w:id="3128" w:author="Dalit Roth" w:date="2020-10-19T14:49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2.81</w:delText>
              </w:r>
            </w:del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7854" w14:textId="72BC738B" w:rsidR="00A623DA" w:rsidRPr="00700BD5" w:rsidDel="00F758F6" w:rsidRDefault="00A623DA" w:rsidP="00774CEC">
            <w:pPr>
              <w:jc w:val="center"/>
              <w:rPr>
                <w:del w:id="3129" w:author="Dalit Roth" w:date="2020-10-19T14:49:00Z"/>
                <w:rFonts w:ascii="Calibri" w:hAnsi="Calibri" w:cs="Calibri"/>
                <w:color w:val="000000"/>
              </w:rPr>
            </w:pPr>
            <w:del w:id="3130" w:author="Dalit Roth" w:date="2020-10-19T14:49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0535" w14:textId="7CECD49F" w:rsidR="00A623DA" w:rsidRPr="00700BD5" w:rsidDel="00F758F6" w:rsidRDefault="00A623DA" w:rsidP="00774CEC">
            <w:pPr>
              <w:jc w:val="center"/>
              <w:rPr>
                <w:del w:id="3131" w:author="Dalit Roth" w:date="2020-10-19T14:49:00Z"/>
                <w:rFonts w:ascii="Calibri" w:hAnsi="Calibri" w:cs="Calibri"/>
                <w:color w:val="000000"/>
              </w:rPr>
            </w:pPr>
            <w:del w:id="3132" w:author="Dalit Roth" w:date="2020-10-19T14:49:00Z">
              <w:r w:rsidDel="00F758F6">
                <w:rPr>
                  <w:rFonts w:ascii="Arial" w:hAnsi="Arial" w:cs="Arial"/>
                  <w:color w:val="000000"/>
                  <w:sz w:val="20"/>
                  <w:szCs w:val="20"/>
                </w:rPr>
                <w:delText>4</w:delText>
              </w:r>
            </w:del>
          </w:p>
        </w:tc>
      </w:tr>
    </w:tbl>
    <w:p w14:paraId="3DDAEBEA" w14:textId="0638F47D" w:rsidR="00A623DA" w:rsidDel="00F758F6" w:rsidRDefault="00A623DA" w:rsidP="00A623DA">
      <w:pPr>
        <w:bidi/>
        <w:rPr>
          <w:del w:id="3133" w:author="Dalit Roth" w:date="2020-10-19T14:49:00Z"/>
          <w:rFonts w:asciiTheme="minorBidi" w:hAnsiTheme="minorBidi"/>
          <w:rtl/>
        </w:rPr>
      </w:pPr>
    </w:p>
    <w:p w14:paraId="129954DD" w14:textId="2EB34867" w:rsidR="00A623DA" w:rsidDel="00F758F6" w:rsidRDefault="00A623DA" w:rsidP="00A623DA">
      <w:pPr>
        <w:bidi/>
        <w:rPr>
          <w:del w:id="3134" w:author="Dalit Roth" w:date="2020-10-19T14:49:00Z"/>
          <w:rFonts w:asciiTheme="minorBidi" w:hAnsiTheme="minorBidi"/>
          <w:rtl/>
        </w:rPr>
      </w:pPr>
      <w:del w:id="3135" w:author="Dalit Roth" w:date="2020-10-19T14:49:00Z">
        <w:r w:rsidRPr="000F631A" w:rsidDel="00F758F6">
          <w:rPr>
            <w:rFonts w:asciiTheme="minorBidi" w:hAnsiTheme="minorBidi" w:hint="cs"/>
            <w:b/>
            <w:bCs/>
            <w:rtl/>
          </w:rPr>
          <w:delText>כמות ערכים חריגים</w:delText>
        </w:r>
        <w:r w:rsidDel="00F758F6">
          <w:rPr>
            <w:rFonts w:asciiTheme="minorBidi" w:hAnsiTheme="minorBidi" w:hint="cs"/>
            <w:rtl/>
          </w:rPr>
          <w:delText xml:space="preserve">:38. יש רק אירועים בודדים של שחקנים ששיחקו במעל 11 סרטים במהלך 5 שנים. </w:delText>
        </w:r>
      </w:del>
    </w:p>
    <w:p w14:paraId="1F59687F" w14:textId="59308D2B" w:rsidR="00A623DA" w:rsidDel="00F758F6" w:rsidRDefault="00A623DA" w:rsidP="00A623DA">
      <w:pPr>
        <w:bidi/>
        <w:rPr>
          <w:del w:id="3136" w:author="Dalit Roth" w:date="2020-10-19T14:49:00Z"/>
          <w:rFonts w:asciiTheme="minorBidi" w:hAnsiTheme="minorBidi"/>
          <w:rtl/>
        </w:rPr>
      </w:pPr>
      <w:del w:id="3137" w:author="Dalit Roth" w:date="2020-10-19T14:49:00Z">
        <w:r w:rsidRPr="000F631A" w:rsidDel="00F758F6">
          <w:rPr>
            <w:rFonts w:asciiTheme="minorBidi" w:hAnsiTheme="minorBidi" w:hint="cs"/>
            <w:b/>
            <w:bCs/>
            <w:rtl/>
          </w:rPr>
          <w:delText>תצוגה גרפית:</w:delText>
        </w:r>
        <w:r w:rsidDel="00F758F6">
          <w:rPr>
            <w:rFonts w:asciiTheme="minorBidi" w:hAnsiTheme="minorBidi" w:hint="cs"/>
            <w:rtl/>
          </w:rPr>
          <w:delText xml:space="preserve"> יש התנהגות מאד מוזרה בפיזור של הנתונים מול האינדקס. </w:delText>
        </w:r>
      </w:del>
    </w:p>
    <w:p w14:paraId="440A8B2E" w14:textId="03D37819" w:rsidR="00A623DA" w:rsidRPr="000F631A" w:rsidDel="00F758F6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del w:id="3138" w:author="Dalit Roth" w:date="2020-10-19T14:49:00Z"/>
          <w:rFonts w:asciiTheme="minorBidi" w:hAnsiTheme="minorBidi"/>
          <w:rtl/>
        </w:rPr>
      </w:pPr>
      <w:del w:id="3139" w:author="Dalit Roth" w:date="2020-10-19T14:49:00Z">
        <w:r w:rsidDel="00F758F6">
          <w:rPr>
            <w:noProof/>
          </w:rPr>
          <mc:AlternateContent>
            <mc:Choice Requires="wpi">
              <w:drawing>
                <wp:anchor distT="0" distB="0" distL="114300" distR="114300" simplePos="0" relativeHeight="251580928" behindDoc="0" locked="0" layoutInCell="1" allowOverlap="1" wp14:anchorId="4A2B931A" wp14:editId="27575426">
                  <wp:simplePos x="0" y="0"/>
                  <wp:positionH relativeFrom="column">
                    <wp:posOffset>2429510</wp:posOffset>
                  </wp:positionH>
                  <wp:positionV relativeFrom="paragraph">
                    <wp:posOffset>1030394</wp:posOffset>
                  </wp:positionV>
                  <wp:extent cx="153720" cy="325635"/>
                  <wp:effectExtent l="38100" t="38100" r="17780" b="55880"/>
                  <wp:wrapNone/>
                  <wp:docPr id="133" name="דיו 13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38">
                        <w14:nvContentPartPr>
                          <w14:cNvContentPartPr/>
                        </w14:nvContentPartPr>
                        <w14:xfrm>
                          <a:off x="0" y="0"/>
                          <a:ext cx="153720" cy="32563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4649E639" id="דיו 133" o:spid="_x0000_s1026" type="#_x0000_t75" style="position:absolute;left:0;text-align:left;margin-left:190.6pt;margin-top:80.45pt;width:13.5pt;height:27.1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">
                  <v:imagedata r:id="rId113" o:title=""/>
                </v:shape>
              </w:pict>
            </mc:Fallback>
          </mc:AlternateConten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בדיקה נוספת העלתה שיש חוסר בנתונים בקובץ </w:delText>
        </w:r>
        <w:r w:rsidRPr="000F631A" w:rsidDel="00F758F6">
          <w:rPr>
            <w:rFonts w:asciiTheme="minorBidi" w:hAnsiTheme="minorBidi"/>
            <w:highlight w:val="yellow"/>
          </w:rPr>
          <w:delText>movie_crew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בין </w:delText>
        </w:r>
        <w:r w:rsidRPr="000F631A" w:rsidDel="00F758F6">
          <w:rPr>
            <w:rFonts w:asciiTheme="minorBidi" w:hAnsiTheme="minorBidi"/>
            <w:highlight w:val="yellow"/>
          </w:rPr>
          <w:delText>movie_id</w:delText>
        </w:r>
        <w:r w:rsidRPr="000F631A" w:rsidDel="00F758F6">
          <w:rPr>
            <w:rFonts w:asciiTheme="minorBidi" w:hAnsiTheme="minorBidi" w:hint="cs"/>
            <w:highlight w:val="yellow"/>
            <w:rtl/>
          </w:rPr>
          <w:delText xml:space="preserve"> 3031-3667</w:delText>
        </w:r>
        <w:r w:rsidDel="00F758F6">
          <w:rPr>
            <w:rFonts w:asciiTheme="minorBidi" w:hAnsiTheme="minorBidi" w:hint="cs"/>
            <w:rtl/>
          </w:rPr>
          <w:delText xml:space="preserve">. בעצם הערכים החסרים הם </w:delText>
        </w:r>
        <w:r w:rsidDel="00F758F6">
          <w:rPr>
            <w:rFonts w:asciiTheme="minorBidi" w:hAnsiTheme="minorBidi"/>
          </w:rPr>
          <w:delText>NA</w:delText>
        </w:r>
        <w:r w:rsidDel="00F758F6">
          <w:rPr>
            <w:rFonts w:asciiTheme="minorBidi" w:hAnsiTheme="minorBidi" w:hint="cs"/>
            <w:rtl/>
          </w:rPr>
          <w:delText xml:space="preserve"> אבל ב</w:delText>
        </w:r>
        <w:r w:rsidDel="00F758F6">
          <w:rPr>
            <w:rFonts w:asciiTheme="minorBidi" w:hAnsiTheme="minorBidi" w:hint="cs"/>
          </w:rPr>
          <w:delText>FF</w:delText>
        </w:r>
        <w:r w:rsidDel="00F758F6">
          <w:rPr>
            <w:rFonts w:asciiTheme="minorBidi" w:hAnsiTheme="minorBidi" w:hint="cs"/>
            <w:rtl/>
          </w:rPr>
          <w:delText xml:space="preserve"> הם מופיעים כ 0 . צריך להסיר. </w:delText>
        </w:r>
      </w:del>
    </w:p>
    <w:p w14:paraId="638A42A5" w14:textId="67BFF319" w:rsidR="00A623DA" w:rsidRPr="002D54C6" w:rsidDel="00F758F6" w:rsidRDefault="002D54C6" w:rsidP="002D54C6">
      <w:pPr>
        <w:pStyle w:val="a3"/>
        <w:numPr>
          <w:ilvl w:val="0"/>
          <w:numId w:val="5"/>
        </w:numPr>
        <w:bidi/>
        <w:rPr>
          <w:del w:id="3140" w:author="Dalit Roth" w:date="2020-10-19T14:49:00Z"/>
          <w:rFonts w:asciiTheme="minorBidi" w:hAnsiTheme="minorBidi"/>
          <w:color w:val="FF0000"/>
        </w:rPr>
      </w:pPr>
      <w:del w:id="3141" w:author="Dalit Roth" w:date="2020-10-19T14:49:00Z">
        <w:r w:rsidRPr="002D54C6" w:rsidDel="00F758F6">
          <w:rPr>
            <w:rFonts w:asciiTheme="minorBidi" w:hAnsiTheme="minorBidi" w:hint="cs"/>
            <w:color w:val="FF0000"/>
            <w:rtl/>
          </w:rPr>
          <w:delText>צריך להפוך את ה 0 ברשומות הללו</w:delText>
        </w:r>
        <w:r w:rsidDel="00F758F6">
          <w:rPr>
            <w:rFonts w:asciiTheme="minorBidi" w:hAnsiTheme="minorBidi" w:hint="cs"/>
            <w:color w:val="FF0000"/>
            <w:rtl/>
          </w:rPr>
          <w:delText xml:space="preserve"> (בין 3031 ל 3667)</w:delText>
        </w:r>
        <w:r w:rsidRPr="002D54C6" w:rsidDel="00F758F6">
          <w:rPr>
            <w:rFonts w:asciiTheme="minorBidi" w:hAnsiTheme="minorBidi" w:hint="cs"/>
            <w:color w:val="FF0000"/>
            <w:rtl/>
          </w:rPr>
          <w:delText xml:space="preserve"> ל </w:delText>
        </w:r>
        <w:r w:rsidRPr="002D54C6" w:rsidDel="00F758F6">
          <w:rPr>
            <w:rFonts w:asciiTheme="minorBidi" w:hAnsiTheme="minorBidi" w:hint="cs"/>
            <w:color w:val="FF0000"/>
          </w:rPr>
          <w:delText>NA</w:delText>
        </w:r>
        <w:r w:rsidRPr="002D54C6" w:rsidDel="00F758F6">
          <w:rPr>
            <w:rFonts w:asciiTheme="minorBidi" w:hAnsiTheme="minorBidi" w:hint="cs"/>
            <w:color w:val="FF0000"/>
            <w:rtl/>
          </w:rPr>
          <w:delText xml:space="preserve"> </w:delText>
        </w:r>
      </w:del>
    </w:p>
    <w:p w14:paraId="33367FA5" w14:textId="49378485" w:rsidR="00A623DA" w:rsidDel="00F758F6" w:rsidRDefault="00A623DA" w:rsidP="00A623DA">
      <w:pPr>
        <w:bidi/>
        <w:rPr>
          <w:del w:id="3142" w:author="Dalit Roth" w:date="2020-10-19T14:49:00Z"/>
          <w:rFonts w:asciiTheme="minorBidi" w:hAnsiTheme="minorBidi"/>
        </w:rPr>
      </w:pPr>
      <w:del w:id="3143" w:author="Dalit Roth" w:date="2020-10-19T14:49:00Z">
        <w:r w:rsidRPr="00994B2D" w:rsidDel="00F758F6">
          <w:rPr>
            <w:rFonts w:cs="Arial" w:hint="cs"/>
            <w:noProof/>
            <w:rtl/>
          </w:rPr>
          <w:drawing>
            <wp:anchor distT="0" distB="0" distL="114300" distR="114300" simplePos="0" relativeHeight="251571712" behindDoc="0" locked="0" layoutInCell="1" allowOverlap="1" wp14:anchorId="678A4240" wp14:editId="5C43F2B8">
              <wp:simplePos x="0" y="0"/>
              <wp:positionH relativeFrom="margin">
                <wp:posOffset>-390657</wp:posOffset>
              </wp:positionH>
              <wp:positionV relativeFrom="margin">
                <wp:posOffset>3342911</wp:posOffset>
              </wp:positionV>
              <wp:extent cx="1962785" cy="1579880"/>
              <wp:effectExtent l="0" t="0" r="0" b="1270"/>
              <wp:wrapSquare wrapText="bothSides"/>
              <wp:docPr id="37" name="תמונה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733" r="33709" b="42915"/>
                      <a:stretch/>
                    </pic:blipFill>
                    <pic:spPr bwMode="auto">
                      <a:xfrm>
                        <a:off x="0" y="0"/>
                        <a:ext cx="1962785" cy="1579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Del="00F758F6">
          <w:rPr>
            <w:noProof/>
          </w:rPr>
          <w:drawing>
            <wp:anchor distT="0" distB="0" distL="114300" distR="114300" simplePos="0" relativeHeight="251573760" behindDoc="0" locked="0" layoutInCell="1" allowOverlap="1" wp14:anchorId="7F72E523" wp14:editId="35C37089">
              <wp:simplePos x="0" y="0"/>
              <wp:positionH relativeFrom="margin">
                <wp:posOffset>1507116</wp:posOffset>
              </wp:positionH>
              <wp:positionV relativeFrom="margin">
                <wp:posOffset>3212887</wp:posOffset>
              </wp:positionV>
              <wp:extent cx="1915160" cy="1915160"/>
              <wp:effectExtent l="0" t="0" r="8890" b="8890"/>
              <wp:wrapSquare wrapText="bothSides"/>
              <wp:docPr id="135" name="תמונה 1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/>
                      <pic:cNvPicPr>
                        <a:picLocks noChangeAspect="1" noChangeArrowheads="1"/>
                      </pic:cNvPicPr>
                    </pic:nvPicPr>
                    <pic:blipFill>
                      <a:blip r:embed="rId1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15160" cy="1915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del>
    </w:p>
    <w:p w14:paraId="3BF3E211" w14:textId="373F5123" w:rsidR="00A623DA" w:rsidDel="00F758F6" w:rsidRDefault="00A623DA" w:rsidP="00A623DA">
      <w:pPr>
        <w:bidi/>
        <w:rPr>
          <w:del w:id="3144" w:author="Dalit Roth" w:date="2020-10-19T14:49:00Z"/>
          <w:rFonts w:asciiTheme="minorBidi" w:hAnsiTheme="minorBidi"/>
        </w:rPr>
      </w:pPr>
      <w:del w:id="3145" w:author="Dalit Roth" w:date="2020-10-19T14:49:00Z">
        <w:r w:rsidDel="00F758F6">
          <w:rPr>
            <w:noProof/>
          </w:rPr>
          <w:drawing>
            <wp:anchor distT="0" distB="0" distL="114300" distR="114300" simplePos="0" relativeHeight="251575808" behindDoc="0" locked="0" layoutInCell="1" allowOverlap="1" wp14:anchorId="6738F581" wp14:editId="25C0FCA1">
              <wp:simplePos x="0" y="0"/>
              <wp:positionH relativeFrom="margin">
                <wp:posOffset>3397456</wp:posOffset>
              </wp:positionH>
              <wp:positionV relativeFrom="margin">
                <wp:posOffset>3419916</wp:posOffset>
              </wp:positionV>
              <wp:extent cx="1654810" cy="1654810"/>
              <wp:effectExtent l="0" t="0" r="2540" b="2540"/>
              <wp:wrapSquare wrapText="bothSides"/>
              <wp:docPr id="36" name="תמונה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"/>
                      <pic:cNvPicPr>
                        <a:picLocks noChangeAspect="1" noChangeArrowheads="1"/>
                      </pic:cNvPicPr>
                    </pic:nvPicPr>
                    <pic:blipFill>
                      <a:blip r:embed="rId1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54810" cy="165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del>
    </w:p>
    <w:p w14:paraId="7379B527" w14:textId="1318875B" w:rsidR="00A623DA" w:rsidDel="00F758F6" w:rsidRDefault="00A623DA" w:rsidP="00A623DA">
      <w:pPr>
        <w:bidi/>
        <w:rPr>
          <w:del w:id="3146" w:author="Dalit Roth" w:date="2020-10-19T14:49:00Z"/>
          <w:rFonts w:asciiTheme="minorBidi" w:hAnsiTheme="minorBidi"/>
        </w:rPr>
      </w:pPr>
    </w:p>
    <w:p w14:paraId="4CA109C7" w14:textId="2F0D6728" w:rsidR="00A623DA" w:rsidDel="00F758F6" w:rsidRDefault="00A623DA" w:rsidP="00A623DA">
      <w:pPr>
        <w:bidi/>
        <w:rPr>
          <w:del w:id="3147" w:author="Dalit Roth" w:date="2020-10-19T14:49:00Z"/>
          <w:rFonts w:asciiTheme="minorBidi" w:hAnsiTheme="minorBidi"/>
        </w:rPr>
      </w:pPr>
    </w:p>
    <w:p w14:paraId="16DE781E" w14:textId="303B2CBE" w:rsidR="00A623DA" w:rsidDel="00F758F6" w:rsidRDefault="00A623DA" w:rsidP="00A623DA">
      <w:pPr>
        <w:bidi/>
        <w:rPr>
          <w:del w:id="3148" w:author="Dalit Roth" w:date="2020-10-19T14:49:00Z"/>
          <w:rFonts w:asciiTheme="minorBidi" w:hAnsiTheme="minorBidi"/>
        </w:rPr>
      </w:pPr>
    </w:p>
    <w:p w14:paraId="3AD961BA" w14:textId="69304C3D" w:rsidR="00A623DA" w:rsidDel="00F758F6" w:rsidRDefault="00A623DA" w:rsidP="00A623DA">
      <w:pPr>
        <w:bidi/>
        <w:rPr>
          <w:del w:id="3149" w:author="Dalit Roth" w:date="2020-10-19T14:49:00Z"/>
          <w:rFonts w:asciiTheme="minorBidi" w:hAnsiTheme="minorBidi"/>
        </w:rPr>
      </w:pPr>
    </w:p>
    <w:p w14:paraId="5E1F2454" w14:textId="77777777" w:rsidR="00F758F6" w:rsidRDefault="00F758F6" w:rsidP="00F758F6">
      <w:pPr>
        <w:bidi/>
        <w:rPr>
          <w:ins w:id="3150" w:author="Dalit Roth" w:date="2020-10-19T14:49:00Z"/>
          <w:rtl/>
        </w:rPr>
      </w:pPr>
      <w:ins w:id="3151" w:author="Dalit Roth" w:date="2020-10-19T14:49:00Z">
        <w:r w:rsidRPr="000F631A">
          <w:rPr>
            <w:rFonts w:hint="cs"/>
            <w:b/>
            <w:bCs/>
            <w:rtl/>
          </w:rPr>
          <w:t>הסבר</w:t>
        </w:r>
        <w:r>
          <w:rPr>
            <w:rFonts w:hint="cs"/>
            <w:rtl/>
          </w:rPr>
          <w:t>:</w:t>
        </w:r>
        <w:r>
          <w:rPr>
            <w:rFonts w:hint="cs"/>
          </w:rPr>
          <w:t xml:space="preserve"> </w:t>
        </w:r>
        <w:r>
          <w:rPr>
            <w:rFonts w:hint="cs"/>
            <w:rtl/>
          </w:rPr>
          <w:t>כמה פעמים שיחק השחקן מס' 2 ב5 השנים האחרונות</w:t>
        </w:r>
      </w:ins>
    </w:p>
    <w:p w14:paraId="6BC18FBE" w14:textId="77777777" w:rsidR="00F758F6" w:rsidRDefault="00F758F6" w:rsidP="00F758F6">
      <w:pPr>
        <w:bidi/>
        <w:rPr>
          <w:ins w:id="3152" w:author="Dalit Roth" w:date="2020-10-19T14:49:00Z"/>
          <w:rFonts w:asciiTheme="minorBidi" w:hAnsiTheme="minorBidi"/>
          <w:rtl/>
        </w:rPr>
      </w:pPr>
      <w:ins w:id="3153" w:author="Dalit Roth" w:date="2020-10-19T14:49:00Z">
        <w:r w:rsidRPr="000F631A">
          <w:rPr>
            <w:rFonts w:asciiTheme="minorBidi" w:hAnsiTheme="minorBidi" w:hint="cs"/>
            <w:b/>
            <w:bCs/>
            <w:rtl/>
          </w:rPr>
          <w:t>ערכים קיימים:</w:t>
        </w:r>
        <w:r>
          <w:rPr>
            <w:rFonts w:asciiTheme="minorBidi" w:hAnsiTheme="minorBidi" w:hint="cs"/>
            <w:rtl/>
          </w:rPr>
          <w:t xml:space="preserve"> 7,375</w:t>
        </w:r>
      </w:ins>
    </w:p>
    <w:p w14:paraId="7BB45512" w14:textId="77777777" w:rsidR="00F758F6" w:rsidRDefault="00F758F6" w:rsidP="00F758F6">
      <w:pPr>
        <w:bidi/>
        <w:rPr>
          <w:ins w:id="3154" w:author="Dalit Roth" w:date="2020-10-19T14:49:00Z"/>
          <w:rFonts w:asciiTheme="minorBidi" w:hAnsiTheme="minorBidi"/>
          <w:highlight w:val="yellow"/>
          <w:rtl/>
        </w:rPr>
      </w:pPr>
      <w:ins w:id="3155" w:author="Dalit Roth" w:date="2020-10-19T14:49:00Z">
        <w:r w:rsidRPr="000F631A">
          <w:rPr>
            <w:rFonts w:asciiTheme="minorBidi" w:hAnsiTheme="minorBidi" w:hint="cs"/>
            <w:b/>
            <w:bCs/>
            <w:highlight w:val="yellow"/>
            <w:rtl/>
          </w:rPr>
          <w:t>ערכים חסרים</w:t>
        </w:r>
        <w:r>
          <w:rPr>
            <w:rFonts w:asciiTheme="minorBidi" w:hAnsiTheme="minorBidi" w:hint="cs"/>
            <w:rtl/>
          </w:rPr>
          <w:t xml:space="preserve">: </w:t>
        </w:r>
        <w:r w:rsidRPr="006509B1">
          <w:rPr>
            <w:rFonts w:asciiTheme="minorBidi" w:hAnsiTheme="minorBidi" w:hint="cs"/>
            <w:rtl/>
          </w:rPr>
          <w:t xml:space="preserve">: 638 חסרים שלא מופיעים כ </w:t>
        </w:r>
        <w:r w:rsidRPr="006509B1">
          <w:rPr>
            <w:rFonts w:asciiTheme="minorBidi" w:hAnsiTheme="minorBidi" w:hint="cs"/>
          </w:rPr>
          <w:t>N</w:t>
        </w:r>
        <w:r w:rsidRPr="006509B1">
          <w:rPr>
            <w:rFonts w:asciiTheme="minorBidi" w:hAnsiTheme="minorBidi"/>
          </w:rPr>
          <w:t>A</w:t>
        </w:r>
        <w:r w:rsidRPr="006509B1">
          <w:rPr>
            <w:rFonts w:asciiTheme="minorBidi" w:hAnsiTheme="minorBidi" w:hint="cs"/>
            <w:rtl/>
          </w:rPr>
          <w:t xml:space="preserve"> אלה כ 0. </w:t>
        </w:r>
      </w:ins>
    </w:p>
    <w:p w14:paraId="503086DA" w14:textId="77777777" w:rsidR="00F758F6" w:rsidRDefault="00F758F6" w:rsidP="00F758F6">
      <w:pPr>
        <w:bidi/>
        <w:rPr>
          <w:ins w:id="3156" w:author="Dalit Roth" w:date="2020-10-19T14:49:00Z"/>
          <w:rFonts w:asciiTheme="minorBidi" w:hAnsiTheme="minorBidi" w:cstheme="minorBidi"/>
          <w:rtl/>
        </w:rPr>
      </w:pPr>
      <w:ins w:id="3157" w:author="Dalit Roth" w:date="2020-10-19T14:49:00Z">
        <w:r w:rsidRPr="006509B1">
          <w:rPr>
            <w:rFonts w:asciiTheme="minorBidi" w:hAnsiTheme="minorBidi" w:hint="cs"/>
            <w:highlight w:val="yellow"/>
            <w:rtl/>
          </w:rPr>
          <w:t>בדיקה נוספת העלתה שיש חוסר ב</w:t>
        </w:r>
        <w:r>
          <w:rPr>
            <w:rFonts w:asciiTheme="minorBidi" w:hAnsiTheme="minorBidi" w:hint="cs"/>
            <w:highlight w:val="yellow"/>
            <w:rtl/>
          </w:rPr>
          <w:t>רשומות</w:t>
        </w:r>
        <w:r w:rsidRPr="006509B1">
          <w:rPr>
            <w:rFonts w:asciiTheme="minorBidi" w:hAnsiTheme="minorBidi" w:hint="cs"/>
            <w:highlight w:val="yellow"/>
            <w:rtl/>
          </w:rPr>
          <w:t xml:space="preserve"> בקובץ </w:t>
        </w:r>
        <w:proofErr w:type="spellStart"/>
        <w:r w:rsidRPr="006509B1">
          <w:rPr>
            <w:rFonts w:asciiTheme="minorBidi" w:hAnsiTheme="minorBidi"/>
            <w:highlight w:val="yellow"/>
          </w:rPr>
          <w:t>movie_crew</w:t>
        </w:r>
        <w:proofErr w:type="spellEnd"/>
        <w:r w:rsidRPr="006509B1">
          <w:rPr>
            <w:rFonts w:asciiTheme="minorBidi" w:hAnsiTheme="minorBidi" w:hint="cs"/>
            <w:highlight w:val="yellow"/>
            <w:rtl/>
          </w:rPr>
          <w:t xml:space="preserve"> בין </w:t>
        </w:r>
        <w:proofErr w:type="spellStart"/>
        <w:r w:rsidRPr="006509B1">
          <w:rPr>
            <w:rFonts w:asciiTheme="minorBidi" w:hAnsiTheme="minorBidi"/>
            <w:highlight w:val="yellow"/>
          </w:rPr>
          <w:t>movie_id</w:t>
        </w:r>
        <w:proofErr w:type="spellEnd"/>
        <w:r w:rsidRPr="006509B1">
          <w:rPr>
            <w:rFonts w:asciiTheme="minorBidi" w:hAnsiTheme="minorBidi" w:hint="cs"/>
            <w:highlight w:val="yellow"/>
            <w:rtl/>
          </w:rPr>
          <w:t xml:space="preserve"> 3031-3667</w:t>
        </w:r>
        <w:r w:rsidRPr="006509B1">
          <w:rPr>
            <w:rFonts w:asciiTheme="minorBidi" w:hAnsiTheme="minorBidi" w:hint="cs"/>
            <w:rtl/>
          </w:rPr>
          <w:t>.</w:t>
        </w:r>
      </w:ins>
    </w:p>
    <w:p w14:paraId="70B24803" w14:textId="77777777" w:rsidR="00F758F6" w:rsidRDefault="00F758F6" w:rsidP="00F758F6">
      <w:pPr>
        <w:bidi/>
        <w:rPr>
          <w:ins w:id="3158" w:author="Dalit Roth" w:date="2020-10-19T14:49:00Z"/>
          <w:rFonts w:asciiTheme="minorBidi" w:hAnsiTheme="minorBidi"/>
          <w:rtl/>
        </w:rPr>
      </w:pPr>
      <w:ins w:id="3159" w:author="Dalit Roth" w:date="2020-10-19T14:49:00Z">
        <w:r>
          <w:rPr>
            <w:rFonts w:asciiTheme="minorBidi" w:hAnsiTheme="minorBidi" w:cstheme="minorBidi" w:hint="cs"/>
            <w:rtl/>
          </w:rPr>
          <w:t xml:space="preserve">החוסר </w:t>
        </w:r>
        <w:r>
          <w:rPr>
            <w:rFonts w:asciiTheme="minorBidi" w:hAnsiTheme="minorBidi" w:cs="Arial" w:hint="cs"/>
            <w:rtl/>
          </w:rPr>
          <w:t xml:space="preserve">שראינו גם בקרב משתנים אחרים הוא </w:t>
        </w:r>
        <w:r>
          <w:rPr>
            <w:rFonts w:asciiTheme="minorBidi" w:hAnsiTheme="minorBidi" w:cs="Arial"/>
          </w:rPr>
          <w:t>not at random</w:t>
        </w:r>
        <w:r>
          <w:rPr>
            <w:rFonts w:asciiTheme="minorBidi" w:hAnsiTheme="minorBidi" w:cs="Arial" w:hint="cs"/>
            <w:rtl/>
          </w:rPr>
          <w:t>, כפי שניתן לראות בתמונה הבאה:</w:t>
        </w:r>
        <w:r>
          <w:rPr>
            <w:rFonts w:asciiTheme="minorBidi" w:hAnsiTheme="minorBidi" w:hint="cs"/>
            <w:rtl/>
          </w:rPr>
          <w:t xml:space="preserve"> </w:t>
        </w:r>
      </w:ins>
    </w:p>
    <w:p w14:paraId="02818DBC" w14:textId="77777777" w:rsidR="00F758F6" w:rsidRPr="007D54AB" w:rsidRDefault="00F758F6" w:rsidP="00F758F6">
      <w:pPr>
        <w:bidi/>
        <w:rPr>
          <w:ins w:id="3160" w:author="Dalit Roth" w:date="2020-10-19T14:49:00Z"/>
          <w:rFonts w:asciiTheme="minorBidi" w:hAnsiTheme="minorBidi"/>
        </w:rPr>
      </w:pPr>
      <w:ins w:id="3161" w:author="Dalit Roth" w:date="2020-10-19T14:49:00Z">
        <w:r w:rsidRPr="00CA1B71">
          <w:rPr>
            <w:rFonts w:asciiTheme="minorBidi" w:hAnsiTheme="minorBidi"/>
            <w:noProof/>
            <w:rtl/>
          </w:rPr>
          <w:drawing>
            <wp:anchor distT="0" distB="0" distL="114300" distR="114300" simplePos="0" relativeHeight="251832832" behindDoc="0" locked="0" layoutInCell="1" allowOverlap="1" wp14:anchorId="6CAD6A90" wp14:editId="77A8838D">
              <wp:simplePos x="0" y="0"/>
              <wp:positionH relativeFrom="column">
                <wp:posOffset>418533</wp:posOffset>
              </wp:positionH>
              <wp:positionV relativeFrom="paragraph">
                <wp:posOffset>92088</wp:posOffset>
              </wp:positionV>
              <wp:extent cx="1924103" cy="1756372"/>
              <wp:effectExtent l="0" t="0" r="0" b="0"/>
              <wp:wrapNone/>
              <wp:docPr id="185" name="תמונה 1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4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082" b="33282"/>
                      <a:stretch/>
                    </pic:blipFill>
                    <pic:spPr bwMode="auto">
                      <a:xfrm>
                        <a:off x="0" y="0"/>
                        <a:ext cx="1928151" cy="17600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830784" behindDoc="0" locked="0" layoutInCell="1" allowOverlap="1" wp14:anchorId="05416F42" wp14:editId="16CBBAFA">
              <wp:simplePos x="0" y="0"/>
              <wp:positionH relativeFrom="margin">
                <wp:posOffset>2440940</wp:posOffset>
              </wp:positionH>
              <wp:positionV relativeFrom="margin">
                <wp:posOffset>1466850</wp:posOffset>
              </wp:positionV>
              <wp:extent cx="1915160" cy="1915160"/>
              <wp:effectExtent l="0" t="0" r="8890" b="8890"/>
              <wp:wrapSquare wrapText="bothSides"/>
              <wp:docPr id="162" name="תמונה 1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/>
                      <pic:cNvPicPr>
                        <a:picLocks noChangeAspect="1" noChangeArrowheads="1"/>
                      </pic:cNvPicPr>
                    </pic:nvPicPr>
                    <pic:blipFill>
                      <a:blip r:embed="rId1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15160" cy="1915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3F27157A" w14:textId="77777777" w:rsidR="00F758F6" w:rsidRDefault="00F758F6" w:rsidP="00F758F6">
      <w:pPr>
        <w:bidi/>
        <w:rPr>
          <w:ins w:id="3162" w:author="Dalit Roth" w:date="2020-10-19T14:49:00Z"/>
          <w:rFonts w:asciiTheme="minorBidi" w:hAnsiTheme="minorBidi"/>
          <w:b/>
          <w:bCs/>
          <w:rtl/>
        </w:rPr>
      </w:pPr>
      <w:ins w:id="3163" w:author="Dalit Roth" w:date="2020-10-19T14:49:00Z">
        <w:r w:rsidRPr="000F631A">
          <w:rPr>
            <w:rFonts w:asciiTheme="minorBidi" w:hAnsiTheme="minorBidi" w:hint="cs"/>
            <w:b/>
            <w:bCs/>
            <w:rtl/>
          </w:rPr>
          <w:t>מדדי פיזור:</w:t>
        </w:r>
      </w:ins>
    </w:p>
    <w:p w14:paraId="596FBB4B" w14:textId="77777777" w:rsidR="00F758F6" w:rsidRDefault="00F758F6" w:rsidP="00F758F6">
      <w:pPr>
        <w:bidi/>
        <w:rPr>
          <w:ins w:id="3164" w:author="Dalit Roth" w:date="2020-10-19T14:49:00Z"/>
          <w:rFonts w:asciiTheme="minorBidi" w:hAnsiTheme="minorBidi"/>
          <w:b/>
          <w:bCs/>
          <w:rtl/>
        </w:rPr>
      </w:pPr>
    </w:p>
    <w:p w14:paraId="2E711226" w14:textId="77777777" w:rsidR="00F758F6" w:rsidRDefault="00F758F6" w:rsidP="00F758F6">
      <w:pPr>
        <w:bidi/>
        <w:rPr>
          <w:ins w:id="3165" w:author="Dalit Roth" w:date="2020-10-19T14:49:00Z"/>
          <w:rFonts w:asciiTheme="minorBidi" w:hAnsiTheme="minorBidi"/>
          <w:b/>
          <w:bCs/>
          <w:rtl/>
        </w:rPr>
      </w:pPr>
    </w:p>
    <w:p w14:paraId="42D216D8" w14:textId="77777777" w:rsidR="00F758F6" w:rsidRDefault="00F758F6" w:rsidP="00F758F6">
      <w:pPr>
        <w:bidi/>
        <w:rPr>
          <w:ins w:id="3166" w:author="Dalit Roth" w:date="2020-10-19T14:49:00Z"/>
          <w:rFonts w:asciiTheme="minorBidi" w:hAnsiTheme="minorBidi"/>
          <w:b/>
          <w:bCs/>
          <w:rtl/>
        </w:rPr>
      </w:pPr>
      <w:ins w:id="3167" w:author="Dalit Roth" w:date="2020-10-19T14:49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831808" behindDoc="0" locked="0" layoutInCell="1" allowOverlap="1" wp14:anchorId="0F9138FA" wp14:editId="20D0BAF3">
                  <wp:simplePos x="0" y="0"/>
                  <wp:positionH relativeFrom="column">
                    <wp:posOffset>3338290</wp:posOffset>
                  </wp:positionH>
                  <wp:positionV relativeFrom="paragraph">
                    <wp:posOffset>-48502</wp:posOffset>
                  </wp:positionV>
                  <wp:extent cx="153720" cy="325635"/>
                  <wp:effectExtent l="38100" t="38100" r="17780" b="55880"/>
                  <wp:wrapNone/>
                  <wp:docPr id="156" name="דיו 156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43">
                        <w14:nvContentPartPr>
                          <w14:cNvContentPartPr/>
                        </w14:nvContentPartPr>
                        <w14:xfrm>
                          <a:off x="0" y="0"/>
                          <a:ext cx="153720" cy="325635"/>
                        </w14:xfrm>
                      </w14:contentPart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6C8EB8E" id="דיו 156" o:spid="_x0000_s1026" type="#_x0000_t75" style="position:absolute;left:0;text-align:left;margin-left:262.15pt;margin-top:-4.5pt;width:13.5pt;height:27.0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">
                  <v:imagedata r:id="rId144" o:title=""/>
                </v:shape>
              </w:pict>
            </mc:Fallback>
          </mc:AlternateContent>
        </w:r>
      </w:ins>
    </w:p>
    <w:p w14:paraId="10C32A8C" w14:textId="77777777" w:rsidR="00F758F6" w:rsidRDefault="00F758F6" w:rsidP="00F758F6">
      <w:pPr>
        <w:bidi/>
        <w:rPr>
          <w:ins w:id="3168" w:author="Dalit Roth" w:date="2020-10-19T14:49:00Z"/>
          <w:rFonts w:asciiTheme="minorBidi" w:hAnsiTheme="minorBidi"/>
          <w:b/>
          <w:bCs/>
          <w:rtl/>
        </w:rPr>
      </w:pPr>
    </w:p>
    <w:p w14:paraId="2A43FAAD" w14:textId="77777777" w:rsidR="00F758F6" w:rsidRDefault="00F758F6" w:rsidP="00F758F6">
      <w:pPr>
        <w:bidi/>
        <w:rPr>
          <w:ins w:id="3169" w:author="Dalit Roth" w:date="2020-10-19T14:49:00Z"/>
          <w:rFonts w:asciiTheme="minorBidi" w:hAnsiTheme="minorBidi"/>
          <w:b/>
          <w:bCs/>
          <w:rtl/>
        </w:rPr>
      </w:pPr>
    </w:p>
    <w:p w14:paraId="0CF49312" w14:textId="77777777" w:rsidR="00F758F6" w:rsidRDefault="00F758F6" w:rsidP="00F758F6">
      <w:pPr>
        <w:bidi/>
        <w:rPr>
          <w:ins w:id="3170" w:author="Dalit Roth" w:date="2020-10-19T14:49:00Z"/>
          <w:rFonts w:asciiTheme="minorBidi" w:hAnsiTheme="minorBidi"/>
          <w:b/>
          <w:bCs/>
          <w:rtl/>
        </w:rPr>
      </w:pPr>
    </w:p>
    <w:p w14:paraId="1DBAD350" w14:textId="77777777" w:rsidR="00F758F6" w:rsidRDefault="00F758F6" w:rsidP="00F758F6">
      <w:pPr>
        <w:bidi/>
        <w:rPr>
          <w:ins w:id="3171" w:author="Dalit Roth" w:date="2020-10-19T14:49:00Z"/>
          <w:rFonts w:asciiTheme="minorBidi" w:hAnsiTheme="minorBidi"/>
          <w:b/>
          <w:bCs/>
          <w:rtl/>
        </w:rPr>
      </w:pPr>
    </w:p>
    <w:p w14:paraId="23495943" w14:textId="77777777" w:rsidR="00F758F6" w:rsidRDefault="00F758F6" w:rsidP="00F758F6">
      <w:pPr>
        <w:bidi/>
        <w:rPr>
          <w:ins w:id="3172" w:author="Dalit Roth" w:date="2020-10-19T14:49:00Z"/>
          <w:rtl/>
        </w:rPr>
      </w:pPr>
      <w:ins w:id="3173" w:author="Dalit Roth" w:date="2020-10-19T14:49:00Z">
        <w:r w:rsidRPr="000F631A">
          <w:rPr>
            <w:rFonts w:asciiTheme="minorBidi" w:hAnsiTheme="minorBidi" w:hint="cs"/>
            <w:b/>
            <w:bCs/>
            <w:rtl/>
          </w:rPr>
          <w:t>מדדי פיזור</w:t>
        </w:r>
      </w:ins>
    </w:p>
    <w:tbl>
      <w:tblPr>
        <w:tblW w:w="9356" w:type="dxa"/>
        <w:tblInd w:w="-176" w:type="dxa"/>
        <w:tblLook w:val="04A0" w:firstRow="1" w:lastRow="0" w:firstColumn="1" w:lastColumn="0" w:noHBand="0" w:noVBand="1"/>
      </w:tblPr>
      <w:tblGrid>
        <w:gridCol w:w="1334"/>
        <w:gridCol w:w="1142"/>
        <w:gridCol w:w="1141"/>
        <w:gridCol w:w="1141"/>
        <w:gridCol w:w="1141"/>
        <w:gridCol w:w="1325"/>
        <w:gridCol w:w="857"/>
        <w:gridCol w:w="1275"/>
      </w:tblGrid>
      <w:tr w:rsidR="00F758F6" w:rsidRPr="00700BD5" w14:paraId="52156224" w14:textId="77777777" w:rsidTr="00F758F6">
        <w:trPr>
          <w:trHeight w:val="265"/>
          <w:ins w:id="3174" w:author="Dalit Roth" w:date="2020-10-19T14:49:00Z"/>
        </w:trPr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FF237D4" w14:textId="77777777" w:rsidR="00F758F6" w:rsidRPr="00700BD5" w:rsidRDefault="00F758F6" w:rsidP="00F758F6">
            <w:pPr>
              <w:jc w:val="center"/>
              <w:rPr>
                <w:ins w:id="3175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176" w:author="Dalit Roth" w:date="2020-10-19T14:49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54ADB7" w14:textId="77777777" w:rsidR="00F758F6" w:rsidRPr="00700BD5" w:rsidRDefault="00F758F6" w:rsidP="00F758F6">
            <w:pPr>
              <w:jc w:val="center"/>
              <w:rPr>
                <w:ins w:id="3177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178" w:author="Dalit Roth" w:date="2020-10-19T14:49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D98F5F6" w14:textId="77777777" w:rsidR="00F758F6" w:rsidRPr="00700BD5" w:rsidRDefault="00F758F6" w:rsidP="00F758F6">
            <w:pPr>
              <w:jc w:val="center"/>
              <w:rPr>
                <w:ins w:id="3179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180" w:author="Dalit Roth" w:date="2020-10-19T14:49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020A5DA" w14:textId="77777777" w:rsidR="00F758F6" w:rsidRPr="000968A4" w:rsidRDefault="00F758F6" w:rsidP="00F758F6">
            <w:pPr>
              <w:jc w:val="center"/>
              <w:rPr>
                <w:ins w:id="3181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182" w:author="Dalit Roth" w:date="2020-10-19T14:49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F875A9C" w14:textId="77777777" w:rsidR="00F758F6" w:rsidRPr="00700BD5" w:rsidRDefault="00F758F6" w:rsidP="00F758F6">
            <w:pPr>
              <w:jc w:val="center"/>
              <w:rPr>
                <w:ins w:id="3183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3184" w:author="Dalit Roth" w:date="2020-10-19T14:49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6ABF847" w14:textId="77777777" w:rsidR="00F758F6" w:rsidRPr="00700BD5" w:rsidRDefault="00F758F6" w:rsidP="00F758F6">
            <w:pPr>
              <w:jc w:val="center"/>
              <w:rPr>
                <w:ins w:id="3185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186" w:author="Dalit Roth" w:date="2020-10-19T14:49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607AF4" w14:textId="77777777" w:rsidR="00F758F6" w:rsidRPr="00E32932" w:rsidRDefault="00F758F6" w:rsidP="00F758F6">
            <w:pPr>
              <w:jc w:val="center"/>
              <w:rPr>
                <w:ins w:id="3187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188" w:author="Dalit Roth" w:date="2020-10-19T14:49:00Z">
              <w:r w:rsidRPr="00700BD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5659E790" w14:textId="77777777" w:rsidR="00F758F6" w:rsidRPr="00700BD5" w:rsidRDefault="00F758F6" w:rsidP="00F758F6">
            <w:pPr>
              <w:jc w:val="center"/>
              <w:rPr>
                <w:ins w:id="3189" w:author="Dalit Roth" w:date="2020-10-19T14:49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F758F6" w:rsidRPr="00700BD5" w14:paraId="029C88EC" w14:textId="77777777" w:rsidTr="00F758F6">
        <w:trPr>
          <w:trHeight w:val="295"/>
          <w:ins w:id="3190" w:author="Dalit Roth" w:date="2020-10-19T14:49:00Z"/>
        </w:trPr>
        <w:tc>
          <w:tcPr>
            <w:tcW w:w="13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2EF53" w14:textId="77777777" w:rsidR="00F758F6" w:rsidRPr="00700BD5" w:rsidRDefault="00F758F6" w:rsidP="00F758F6">
            <w:pPr>
              <w:jc w:val="center"/>
              <w:rPr>
                <w:ins w:id="3191" w:author="Dalit Roth" w:date="2020-10-19T14:49:00Z"/>
                <w:rFonts w:ascii="Calibri" w:hAnsi="Calibri" w:cs="Calibri"/>
                <w:color w:val="000000"/>
              </w:rPr>
            </w:pPr>
            <w:ins w:id="3192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3FA61" w14:textId="77777777" w:rsidR="00F758F6" w:rsidRPr="00700BD5" w:rsidRDefault="00F758F6" w:rsidP="00F758F6">
            <w:pPr>
              <w:jc w:val="center"/>
              <w:rPr>
                <w:ins w:id="3193" w:author="Dalit Roth" w:date="2020-10-19T14:49:00Z"/>
                <w:rFonts w:ascii="Calibri" w:hAnsi="Calibri" w:cs="Calibri"/>
                <w:color w:val="000000"/>
              </w:rPr>
            </w:pPr>
            <w:ins w:id="3194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17</w:t>
              </w:r>
            </w:ins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909B1" w14:textId="77777777" w:rsidR="00F758F6" w:rsidRPr="00700BD5" w:rsidRDefault="00F758F6" w:rsidP="00F758F6">
            <w:pPr>
              <w:jc w:val="center"/>
              <w:rPr>
                <w:ins w:id="3195" w:author="Dalit Roth" w:date="2020-10-19T14:49:00Z"/>
                <w:rFonts w:ascii="Calibri" w:hAnsi="Calibri" w:cs="Calibri"/>
                <w:color w:val="000000"/>
              </w:rPr>
            </w:pPr>
            <w:ins w:id="3196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2.</w:t>
              </w:r>
              <w:r>
                <w:rPr>
                  <w:rFonts w:ascii="Arial" w:hAnsi="Arial" w:cs="Arial" w:hint="cs"/>
                  <w:color w:val="000000"/>
                  <w:sz w:val="20"/>
                  <w:szCs w:val="20"/>
                  <w:rtl/>
                </w:rPr>
                <w:t>473</w:t>
              </w:r>
            </w:ins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5BCD1" w14:textId="77777777" w:rsidR="00F758F6" w:rsidRPr="00700BD5" w:rsidRDefault="00F758F6" w:rsidP="00F758F6">
            <w:pPr>
              <w:jc w:val="center"/>
              <w:rPr>
                <w:ins w:id="3197" w:author="Dalit Roth" w:date="2020-10-19T14:49:00Z"/>
                <w:rFonts w:ascii="Calibri" w:hAnsi="Calibri" w:cs="Calibri"/>
                <w:color w:val="000000"/>
              </w:rPr>
            </w:pPr>
            <w:ins w:id="3198" w:author="Dalit Roth" w:date="2020-10-19T14:49:00Z">
              <w:r>
                <w:rPr>
                  <w:rFonts w:ascii="Arial" w:hAnsi="Arial" w:cs="Arial" w:hint="cs"/>
                  <w:color w:val="000000"/>
                  <w:sz w:val="20"/>
                  <w:szCs w:val="20"/>
                  <w:rtl/>
                </w:rPr>
                <w:t>2</w:t>
              </w:r>
            </w:ins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97EF4" w14:textId="77777777" w:rsidR="00F758F6" w:rsidRPr="0076160C" w:rsidRDefault="00F758F6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199" w:author="Dalit Roth" w:date="2020-10-19T14:49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3200" w:author="Dalit Roth" w:date="2020-10-19T14:49:00Z">
              <w:r w:rsidRPr="0076160C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2.84</w:t>
              </w:r>
            </w:ins>
          </w:p>
        </w:tc>
        <w:tc>
          <w:tcPr>
            <w:tcW w:w="1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85F76" w14:textId="77777777" w:rsidR="00F758F6" w:rsidRPr="00700BD5" w:rsidRDefault="00F758F6" w:rsidP="00F758F6">
            <w:pPr>
              <w:jc w:val="center"/>
              <w:rPr>
                <w:ins w:id="3201" w:author="Dalit Roth" w:date="2020-10-19T14:49:00Z"/>
                <w:rFonts w:ascii="Calibri" w:hAnsi="Calibri" w:cs="Calibri"/>
                <w:color w:val="000000"/>
              </w:rPr>
            </w:pPr>
            <w:ins w:id="3202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2FF6C" w14:textId="77777777" w:rsidR="00F758F6" w:rsidRPr="00700BD5" w:rsidRDefault="00F758F6" w:rsidP="00F758F6">
            <w:pPr>
              <w:jc w:val="center"/>
              <w:rPr>
                <w:ins w:id="3203" w:author="Dalit Roth" w:date="2020-10-19T14:49:00Z"/>
                <w:rFonts w:ascii="Calibri" w:hAnsi="Calibri" w:cs="Calibri"/>
                <w:color w:val="000000"/>
              </w:rPr>
            </w:pPr>
            <w:ins w:id="3204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4</w:t>
              </w:r>
            </w:ins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1D85A3" w14:textId="77777777" w:rsidR="00F758F6" w:rsidRDefault="00F758F6" w:rsidP="00F758F6">
            <w:pPr>
              <w:jc w:val="center"/>
              <w:rPr>
                <w:ins w:id="3205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758F6" w:rsidRPr="00700BD5" w14:paraId="6E69FAE5" w14:textId="77777777" w:rsidTr="00F758F6">
        <w:trPr>
          <w:trHeight w:val="279"/>
          <w:ins w:id="3206" w:author="Dalit Roth" w:date="2020-10-19T14:49:00Z"/>
        </w:trPr>
        <w:tc>
          <w:tcPr>
            <w:tcW w:w="1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D7CE2" w14:textId="77777777" w:rsidR="00F758F6" w:rsidRDefault="00F758F6" w:rsidP="00F758F6">
            <w:pPr>
              <w:jc w:val="center"/>
              <w:rPr>
                <w:ins w:id="3207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  <w:ins w:id="3208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CB7F5" w14:textId="77777777" w:rsidR="00F758F6" w:rsidRDefault="00F758F6" w:rsidP="00F758F6">
            <w:pPr>
              <w:jc w:val="center"/>
              <w:rPr>
                <w:ins w:id="3209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  <w:ins w:id="3210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10</w:t>
              </w:r>
            </w:ins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59F1EC" w14:textId="77777777" w:rsidR="00F758F6" w:rsidRDefault="00F758F6" w:rsidP="00F758F6">
            <w:pPr>
              <w:jc w:val="center"/>
              <w:rPr>
                <w:ins w:id="3211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  <w:ins w:id="3212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2.278</w:t>
              </w:r>
            </w:ins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29BE3" w14:textId="77777777" w:rsidR="00F758F6" w:rsidRDefault="00F758F6" w:rsidP="00F758F6">
            <w:pPr>
              <w:jc w:val="center"/>
              <w:rPr>
                <w:ins w:id="3213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  <w:ins w:id="3214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43334C" w14:textId="77777777" w:rsidR="00F758F6" w:rsidRDefault="00F758F6" w:rsidP="00F758F6">
            <w:pPr>
              <w:jc w:val="center"/>
              <w:rPr>
                <w:ins w:id="3215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  <w:ins w:id="3216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2.5077</w:t>
              </w:r>
            </w:ins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13D0AA" w14:textId="77777777" w:rsidR="00F758F6" w:rsidRDefault="00F758F6" w:rsidP="00F758F6">
            <w:pPr>
              <w:jc w:val="center"/>
              <w:rPr>
                <w:ins w:id="3217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  <w:ins w:id="3218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8CC5E" w14:textId="77777777" w:rsidR="00F758F6" w:rsidRDefault="00F758F6" w:rsidP="00F758F6">
            <w:pPr>
              <w:jc w:val="center"/>
              <w:rPr>
                <w:ins w:id="3219" w:author="Dalit Roth" w:date="2020-10-19T14:49:00Z"/>
                <w:rFonts w:ascii="Arial" w:hAnsi="Arial" w:cs="Arial"/>
                <w:color w:val="000000"/>
                <w:sz w:val="20"/>
                <w:szCs w:val="20"/>
              </w:rPr>
            </w:pPr>
            <w:ins w:id="3220" w:author="Dalit Roth" w:date="2020-10-19T14:4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4</w:t>
              </w:r>
            </w:ins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051E58" w14:textId="77777777" w:rsidR="00F758F6" w:rsidRDefault="00F758F6" w:rsidP="00F758F6">
            <w:pPr>
              <w:bidi/>
              <w:rPr>
                <w:ins w:id="3221" w:author="Dalit Roth" w:date="2020-10-19T14:49:00Z"/>
                <w:rFonts w:ascii="Arial" w:hAnsi="Arial" w:cs="Arial" w:hint="cs"/>
                <w:color w:val="000000"/>
                <w:sz w:val="20"/>
                <w:szCs w:val="20"/>
                <w:rtl/>
              </w:rPr>
            </w:pPr>
            <w:ins w:id="3222" w:author="Dalit Roth" w:date="2020-10-19T14:49:00Z"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אחרי הפיכת </w:t>
              </w:r>
              <w:r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>חריגים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 ל 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</w:rPr>
                <w:t>NA</w:t>
              </w:r>
            </w:ins>
          </w:p>
        </w:tc>
      </w:tr>
    </w:tbl>
    <w:p w14:paraId="72CB16BA" w14:textId="77777777" w:rsidR="00F758F6" w:rsidRDefault="00F758F6" w:rsidP="00F758F6">
      <w:pPr>
        <w:bidi/>
        <w:rPr>
          <w:ins w:id="3223" w:author="Dalit Roth" w:date="2020-10-19T14:49:00Z"/>
          <w:rFonts w:asciiTheme="minorBidi" w:hAnsiTheme="minorBidi"/>
          <w:b/>
          <w:bCs/>
          <w:rtl/>
        </w:rPr>
      </w:pPr>
    </w:p>
    <w:p w14:paraId="7433E15E" w14:textId="77777777" w:rsidR="00F758F6" w:rsidRPr="00A11970" w:rsidRDefault="00F758F6" w:rsidP="00F758F6">
      <w:pPr>
        <w:bidi/>
        <w:rPr>
          <w:ins w:id="3224" w:author="Dalit Roth" w:date="2020-10-19T14:49:00Z"/>
          <w:rFonts w:asciiTheme="minorBidi" w:hAnsiTheme="minorBidi" w:hint="cs"/>
          <w:b/>
          <w:bCs/>
          <w:rtl/>
        </w:rPr>
      </w:pPr>
    </w:p>
    <w:p w14:paraId="0559C079" w14:textId="77777777" w:rsidR="00F758F6" w:rsidRDefault="00F758F6" w:rsidP="00F758F6">
      <w:pPr>
        <w:bidi/>
        <w:rPr>
          <w:ins w:id="3225" w:author="Dalit Roth" w:date="2020-10-19T14:49:00Z"/>
          <w:rFonts w:asciiTheme="minorBidi" w:hAnsiTheme="minorBidi"/>
          <w:rtl/>
        </w:rPr>
      </w:pPr>
      <w:ins w:id="3226" w:author="Dalit Roth" w:date="2020-10-19T14:49:00Z">
        <w:r w:rsidRPr="000F631A">
          <w:rPr>
            <w:rFonts w:asciiTheme="minorBidi" w:hAnsiTheme="minorBidi" w:hint="cs"/>
            <w:b/>
            <w:bCs/>
            <w:rtl/>
          </w:rPr>
          <w:t>כמות ערכים חריגים</w:t>
        </w:r>
        <w:r>
          <w:rPr>
            <w:rFonts w:asciiTheme="minorBidi" w:hAnsiTheme="minorBidi"/>
            <w:b/>
            <w:bCs/>
          </w:rPr>
          <w:t xml:space="preserve"> </w:t>
        </w:r>
        <w:r>
          <w:rPr>
            <w:rFonts w:asciiTheme="minorBidi" w:hAnsiTheme="minorBidi" w:hint="cs"/>
            <w:b/>
            <w:bCs/>
            <w:rtl/>
          </w:rPr>
          <w:t>לפני הפיכת ה0 ל</w:t>
        </w:r>
        <w:r>
          <w:rPr>
            <w:rFonts w:asciiTheme="minorBidi" w:hAnsiTheme="minorBidi" w:hint="cs"/>
            <w:b/>
            <w:bCs/>
          </w:rPr>
          <w:t>NA</w:t>
        </w:r>
        <w:r>
          <w:rPr>
            <w:rFonts w:asciiTheme="minorBidi" w:hAnsiTheme="minorBidi" w:hint="cs"/>
            <w:rtl/>
          </w:rPr>
          <w:t>:</w:t>
        </w:r>
        <w:r w:rsidRPr="00A11970">
          <w:rPr>
            <w:rFonts w:asciiTheme="minorBidi" w:hAnsiTheme="minorBidi" w:hint="cs"/>
            <w:rtl/>
          </w:rPr>
          <w:t xml:space="preserve"> </w:t>
        </w:r>
        <w:r>
          <w:rPr>
            <w:rFonts w:asciiTheme="minorBidi" w:hAnsiTheme="minorBidi" w:hint="cs"/>
            <w:rtl/>
          </w:rPr>
          <w:t xml:space="preserve">38. יש רק אירועים בודדים של שחקנים ששיחקו במעל 11 סרטים במהלך 5 שנים. </w:t>
        </w:r>
      </w:ins>
    </w:p>
    <w:p w14:paraId="5F399608" w14:textId="77777777" w:rsidR="00F758F6" w:rsidRDefault="00F758F6" w:rsidP="00F758F6">
      <w:pPr>
        <w:bidi/>
        <w:rPr>
          <w:ins w:id="3227" w:author="Dalit Roth" w:date="2020-10-19T14:49:00Z"/>
          <w:rFonts w:asciiTheme="minorBidi" w:hAnsiTheme="minorBidi"/>
          <w:rtl/>
        </w:rPr>
      </w:pPr>
      <w:ins w:id="3228" w:author="Dalit Roth" w:date="2020-10-19T14:49:00Z">
        <w:r w:rsidRPr="000F631A">
          <w:rPr>
            <w:rFonts w:asciiTheme="minorBidi" w:hAnsiTheme="minorBidi" w:hint="cs"/>
            <w:b/>
            <w:bCs/>
            <w:rtl/>
          </w:rPr>
          <w:t>כמות ערכים חריגי</w:t>
        </w:r>
        <w:r>
          <w:rPr>
            <w:rFonts w:asciiTheme="minorBidi" w:hAnsiTheme="minorBidi" w:hint="cs"/>
            <w:b/>
            <w:bCs/>
            <w:rtl/>
          </w:rPr>
          <w:t xml:space="preserve">ם אחרי הפיכת 0 ל </w:t>
        </w:r>
        <w:r>
          <w:rPr>
            <w:rFonts w:asciiTheme="minorBidi" w:hAnsiTheme="minorBidi" w:hint="cs"/>
            <w:b/>
            <w:bCs/>
          </w:rPr>
          <w:t>NA</w:t>
        </w:r>
        <w:r>
          <w:rPr>
            <w:rFonts w:asciiTheme="minorBidi" w:hAnsiTheme="minorBidi" w:hint="cs"/>
            <w:rtl/>
          </w:rPr>
          <w:t>:  132</w:t>
        </w:r>
      </w:ins>
    </w:p>
    <w:p w14:paraId="3F3D93F6" w14:textId="77777777" w:rsidR="00F758F6" w:rsidRPr="00CA1B71" w:rsidRDefault="00F758F6" w:rsidP="00F758F6">
      <w:pPr>
        <w:bidi/>
        <w:rPr>
          <w:ins w:id="3229" w:author="Dalit Roth" w:date="2020-10-19T14:49:00Z"/>
          <w:rFonts w:asciiTheme="minorBidi" w:hAnsiTheme="minorBidi"/>
          <w:rtl/>
        </w:rPr>
      </w:pPr>
      <w:ins w:id="3230" w:author="Dalit Roth" w:date="2020-10-19T14:49:00Z">
        <w:r w:rsidRPr="000F631A">
          <w:rPr>
            <w:rFonts w:asciiTheme="minorBidi" w:hAnsiTheme="minorBidi" w:hint="cs"/>
            <w:b/>
            <w:bCs/>
            <w:rtl/>
          </w:rPr>
          <w:t xml:space="preserve">כמות </w:t>
        </w:r>
        <w:r>
          <w:rPr>
            <w:rFonts w:asciiTheme="minorBidi" w:hAnsiTheme="minorBidi" w:hint="cs"/>
            <w:b/>
            <w:bCs/>
          </w:rPr>
          <w:t>NA</w:t>
        </w:r>
        <w:r w:rsidRPr="000F631A">
          <w:rPr>
            <w:rFonts w:asciiTheme="minorBidi" w:hAnsiTheme="minorBidi" w:hint="cs"/>
            <w:b/>
            <w:bCs/>
            <w:rtl/>
          </w:rPr>
          <w:t xml:space="preserve"> חריגי</w:t>
        </w:r>
        <w:r>
          <w:rPr>
            <w:rFonts w:asciiTheme="minorBidi" w:hAnsiTheme="minorBidi" w:hint="cs"/>
            <w:b/>
            <w:bCs/>
            <w:rtl/>
          </w:rPr>
          <w:t xml:space="preserve">ם אחרי הפיכת משתנים חריגים ל </w:t>
        </w:r>
        <w:r>
          <w:rPr>
            <w:rFonts w:asciiTheme="minorBidi" w:hAnsiTheme="minorBidi" w:hint="cs"/>
            <w:b/>
            <w:bCs/>
          </w:rPr>
          <w:t>NA</w:t>
        </w:r>
        <w:r>
          <w:rPr>
            <w:rFonts w:asciiTheme="minorBidi" w:hAnsiTheme="minorBidi" w:hint="cs"/>
            <w:b/>
            <w:bCs/>
            <w:rtl/>
          </w:rPr>
          <w:t>: 766</w:t>
        </w:r>
      </w:ins>
    </w:p>
    <w:p w14:paraId="38622327" w14:textId="77777777" w:rsidR="00F758F6" w:rsidRDefault="00F758F6" w:rsidP="00F758F6">
      <w:pPr>
        <w:bidi/>
        <w:spacing w:line="276" w:lineRule="auto"/>
        <w:rPr>
          <w:ins w:id="3231" w:author="Dalit Roth" w:date="2020-10-19T14:49:00Z"/>
          <w:rFonts w:asciiTheme="minorBidi" w:hAnsiTheme="minorBidi" w:cstheme="minorBidi" w:hint="cs"/>
          <w:rtl/>
        </w:rPr>
      </w:pPr>
    </w:p>
    <w:p w14:paraId="27EB6064" w14:textId="77777777" w:rsidR="00F758F6" w:rsidRDefault="00F758F6" w:rsidP="00F758F6">
      <w:pPr>
        <w:bidi/>
        <w:spacing w:line="276" w:lineRule="auto"/>
        <w:rPr>
          <w:ins w:id="3232" w:author="Dalit Roth" w:date="2020-10-19T14:49:00Z"/>
          <w:rFonts w:asciiTheme="minorBidi" w:hAnsiTheme="minorBidi" w:cstheme="minorBidi"/>
          <w:rtl/>
        </w:rPr>
      </w:pPr>
      <w:ins w:id="3233" w:author="Dalit Roth" w:date="2020-10-19T14:49:00Z">
        <w:r w:rsidRPr="00C33D60">
          <w:rPr>
            <w:rFonts w:asciiTheme="minorBidi" w:hAnsiTheme="minorBidi" w:cstheme="minorBidi"/>
            <w:rtl/>
          </w:rPr>
          <w:t>תצוגה גרפית:</w:t>
        </w:r>
      </w:ins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F758F6" w:rsidRPr="00F04BC6" w14:paraId="45C417E5" w14:textId="77777777" w:rsidTr="00F758F6">
        <w:trPr>
          <w:ins w:id="3234" w:author="Dalit Roth" w:date="2020-10-19T14:49:00Z"/>
        </w:trPr>
        <w:tc>
          <w:tcPr>
            <w:tcW w:w="3827" w:type="dxa"/>
          </w:tcPr>
          <w:p w14:paraId="0BDDB246" w14:textId="77777777" w:rsidR="00F758F6" w:rsidRPr="00F04BC6" w:rsidRDefault="00F758F6" w:rsidP="00F758F6">
            <w:pPr>
              <w:bidi/>
              <w:spacing w:after="160" w:line="259" w:lineRule="auto"/>
              <w:rPr>
                <w:ins w:id="3235" w:author="Dalit Roth" w:date="2020-10-19T14:49:00Z"/>
                <w:rFonts w:asciiTheme="minorBidi" w:hAnsiTheme="minorBidi" w:cstheme="minorBidi"/>
                <w:u w:val="single"/>
              </w:rPr>
            </w:pPr>
            <w:ins w:id="3236" w:author="Dalit Roth" w:date="2020-10-19T14:49:00Z"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  <w:rtl/>
                </w:rPr>
                <w:t xml:space="preserve">בהגדרת 469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outliers</w:t>
              </w:r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  <w:rtl/>
                </w:rPr>
                <w:t xml:space="preserve"> כ- </w:t>
              </w:r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</w:rPr>
                <w:t>NA</w:t>
              </w:r>
              <w:r>
                <w:rPr>
                  <w:rFonts w:asciiTheme="minorBidi" w:hAnsiTheme="minorBidi" w:cstheme="minorBidi" w:hint="cs"/>
                  <w:u w:val="single"/>
                  <w:rtl/>
                </w:rPr>
                <w:t xml:space="preserve"> </w:t>
              </w:r>
            </w:ins>
          </w:p>
        </w:tc>
        <w:tc>
          <w:tcPr>
            <w:tcW w:w="2976" w:type="dxa"/>
          </w:tcPr>
          <w:p w14:paraId="530CE804" w14:textId="77777777" w:rsidR="00F758F6" w:rsidRPr="00A11B86" w:rsidRDefault="00F758F6" w:rsidP="00F758F6">
            <w:pPr>
              <w:bidi/>
              <w:spacing w:after="160" w:line="259" w:lineRule="auto"/>
              <w:rPr>
                <w:ins w:id="3237" w:author="Dalit Roth" w:date="2020-10-19T14:49:00Z"/>
                <w:rFonts w:asciiTheme="minorBidi" w:hAnsiTheme="minorBidi" w:cstheme="minorBidi"/>
                <w:rtl/>
              </w:rPr>
            </w:pPr>
            <w:ins w:id="3238" w:author="Dalit Roth" w:date="2020-10-19T14:49:00Z">
              <w:r w:rsidRPr="00A11B86">
                <w:rPr>
                  <w:rFonts w:asciiTheme="minorBidi" w:hAnsiTheme="minorBidi" w:cstheme="minorBidi" w:hint="cs"/>
                  <w:rtl/>
                </w:rPr>
                <w:t>נתונים גולמיים</w:t>
              </w:r>
              <w:r>
                <w:rPr>
                  <w:rFonts w:asciiTheme="minorBidi" w:hAnsiTheme="minorBidi" w:cstheme="minorBidi" w:hint="cs"/>
                  <w:rtl/>
                </w:rPr>
                <w:t xml:space="preserve"> אחרי הפיכת 0 ל </w:t>
              </w:r>
              <w:r>
                <w:rPr>
                  <w:rFonts w:asciiTheme="minorBidi" w:hAnsiTheme="minorBidi" w:cstheme="minorBidi" w:hint="cs"/>
                </w:rPr>
                <w:t>NA</w:t>
              </w:r>
            </w:ins>
          </w:p>
        </w:tc>
        <w:tc>
          <w:tcPr>
            <w:tcW w:w="1493" w:type="dxa"/>
          </w:tcPr>
          <w:p w14:paraId="312DD153" w14:textId="77777777" w:rsidR="00F758F6" w:rsidRPr="00F04BC6" w:rsidRDefault="00F758F6" w:rsidP="00F758F6">
            <w:pPr>
              <w:bidi/>
              <w:spacing w:after="160" w:line="259" w:lineRule="auto"/>
              <w:rPr>
                <w:ins w:id="3239" w:author="Dalit Roth" w:date="2020-10-19T14:49:00Z"/>
                <w:rFonts w:asciiTheme="minorBidi" w:hAnsiTheme="minorBidi" w:cstheme="minorBidi"/>
                <w:u w:val="single"/>
              </w:rPr>
            </w:pPr>
          </w:p>
        </w:tc>
      </w:tr>
      <w:tr w:rsidR="00F758F6" w:rsidRPr="00F04BC6" w14:paraId="5BFD4706" w14:textId="77777777" w:rsidTr="00F758F6">
        <w:trPr>
          <w:trHeight w:val="1125"/>
          <w:ins w:id="3240" w:author="Dalit Roth" w:date="2020-10-19T14:49:00Z"/>
        </w:trPr>
        <w:tc>
          <w:tcPr>
            <w:tcW w:w="3827" w:type="dxa"/>
            <w:tcBorders>
              <w:bottom w:val="single" w:sz="4" w:space="0" w:color="auto"/>
            </w:tcBorders>
          </w:tcPr>
          <w:p w14:paraId="0ED5959E" w14:textId="77777777" w:rsidR="00F758F6" w:rsidRDefault="00F758F6" w:rsidP="00F758F6">
            <w:pPr>
              <w:bidi/>
              <w:spacing w:after="160" w:line="259" w:lineRule="auto"/>
              <w:rPr>
                <w:ins w:id="3241" w:author="Dalit Roth" w:date="2020-10-19T14:49:00Z"/>
                <w:rFonts w:asciiTheme="minorBidi" w:hAnsiTheme="minorBidi" w:cs="Arial" w:hint="cs"/>
                <w:noProof/>
                <w:u w:val="single"/>
                <w:rtl/>
              </w:rPr>
            </w:pPr>
            <w:ins w:id="3242" w:author="Dalit Roth" w:date="2020-10-19T14:49:00Z">
              <w:r w:rsidRPr="00CA1B71">
                <w:rPr>
                  <w:rFonts w:asciiTheme="minorBidi" w:hAnsiTheme="minorBidi" w:cs="Arial" w:hint="cs"/>
                  <w:noProof/>
                  <w:u w:val="single"/>
                  <w:rtl/>
                </w:rPr>
                <w:drawing>
                  <wp:inline distT="0" distB="0" distL="0" distR="0" wp14:anchorId="261B4D16" wp14:editId="02A0C39D">
                    <wp:extent cx="1189522" cy="1285592"/>
                    <wp:effectExtent l="0" t="0" r="0" b="0"/>
                    <wp:docPr id="192" name="תמונה 19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41545" b="32966"/>
                            <a:stretch/>
                          </pic:blipFill>
                          <pic:spPr bwMode="auto">
                            <a:xfrm>
                              <a:off x="0" y="0"/>
                              <a:ext cx="1197432" cy="1294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2D997AE" w14:textId="77777777" w:rsidR="00F758F6" w:rsidRPr="001E24AA" w:rsidRDefault="00F758F6" w:rsidP="00F758F6">
            <w:pPr>
              <w:tabs>
                <w:tab w:val="left" w:pos="496"/>
              </w:tabs>
              <w:bidi/>
              <w:rPr>
                <w:ins w:id="3243" w:author="Dalit Roth" w:date="2020-10-19T14:49:00Z"/>
                <w:rFonts w:asciiTheme="minorBidi" w:hAnsiTheme="minorBidi" w:cstheme="minorBidi"/>
              </w:rPr>
            </w:pPr>
            <w:ins w:id="3244" w:author="Dalit Roth" w:date="2020-10-19T14:49:00Z">
              <w:r w:rsidRPr="00576674">
                <w:rPr>
                  <w:rFonts w:asciiTheme="minorBidi" w:hAnsiTheme="minorBidi" w:cs="Arial"/>
                  <w:noProof/>
                  <w:rtl/>
                </w:rPr>
                <w:drawing>
                  <wp:inline distT="0" distB="0" distL="0" distR="0" wp14:anchorId="56FF7A88" wp14:editId="6C7D0E83">
                    <wp:extent cx="1241964" cy="1049590"/>
                    <wp:effectExtent l="0" t="0" r="0" b="0"/>
                    <wp:docPr id="194" name="תמונה 19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0730" b="37884"/>
                            <a:stretch/>
                          </pic:blipFill>
                          <pic:spPr bwMode="auto">
                            <a:xfrm>
                              <a:off x="0" y="0"/>
                              <a:ext cx="1251823" cy="10579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Theme="minorBidi" w:hAnsiTheme="minorBidi" w:cstheme="minorBidi"/>
                  <w:rtl/>
                </w:rPr>
                <w:tab/>
              </w:r>
            </w:ins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609CBA69" w14:textId="77777777" w:rsidR="00F758F6" w:rsidRDefault="00F758F6" w:rsidP="00F758F6">
            <w:pPr>
              <w:bidi/>
              <w:spacing w:after="160" w:line="259" w:lineRule="auto"/>
              <w:rPr>
                <w:ins w:id="3245" w:author="Dalit Roth" w:date="2020-10-19T14:49:00Z"/>
                <w:rFonts w:asciiTheme="minorBidi" w:hAnsiTheme="minorBidi" w:cstheme="minorBidi"/>
                <w:u w:val="single"/>
              </w:rPr>
            </w:pPr>
            <w:ins w:id="3246" w:author="Dalit Roth" w:date="2020-10-19T14:49:00Z">
              <w:r w:rsidRPr="0076160C">
                <w:rPr>
                  <w:rFonts w:asciiTheme="minorBidi" w:hAnsiTheme="minorBidi" w:cs="Arial"/>
                  <w:noProof/>
                  <w:u w:val="single"/>
                  <w:rtl/>
                </w:rPr>
                <w:drawing>
                  <wp:inline distT="0" distB="0" distL="0" distR="0" wp14:anchorId="56FDE529" wp14:editId="14A2A571">
                    <wp:extent cx="1240915" cy="1249379"/>
                    <wp:effectExtent l="0" t="0" r="0" b="8255"/>
                    <wp:docPr id="180" name="תמונה 18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7082" b="32784"/>
                            <a:stretch/>
                          </pic:blipFill>
                          <pic:spPr bwMode="auto">
                            <a:xfrm>
                              <a:off x="0" y="0"/>
                              <a:ext cx="1248156" cy="12566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7A843EE" w14:textId="77777777" w:rsidR="00F758F6" w:rsidRPr="00F04BC6" w:rsidRDefault="00F758F6" w:rsidP="00F758F6">
            <w:pPr>
              <w:bidi/>
              <w:spacing w:after="160" w:line="259" w:lineRule="auto"/>
              <w:rPr>
                <w:ins w:id="3247" w:author="Dalit Roth" w:date="2020-10-19T14:49:00Z"/>
                <w:rFonts w:asciiTheme="minorBidi" w:hAnsiTheme="minorBidi" w:cstheme="minorBidi" w:hint="cs"/>
                <w:u w:val="single"/>
              </w:rPr>
            </w:pPr>
            <w:ins w:id="3248" w:author="Dalit Roth" w:date="2020-10-19T14:49:00Z">
              <w:r w:rsidRPr="0076160C">
                <w:rPr>
                  <w:rFonts w:asciiTheme="minorBidi" w:hAnsiTheme="minorBidi" w:cs="Arial"/>
                  <w:noProof/>
                  <w:u w:val="single"/>
                  <w:rtl/>
                </w:rPr>
                <w:drawing>
                  <wp:inline distT="0" distB="0" distL="0" distR="0" wp14:anchorId="5C893857" wp14:editId="3EB18F2E">
                    <wp:extent cx="1232368" cy="1076081"/>
                    <wp:effectExtent l="0" t="0" r="6350" b="0"/>
                    <wp:docPr id="181" name="תמונה 18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5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5022" b="39797"/>
                            <a:stretch/>
                          </pic:blipFill>
                          <pic:spPr bwMode="auto">
                            <a:xfrm>
                              <a:off x="0" y="0"/>
                              <a:ext cx="1241085" cy="10836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0D42EFFC" w14:textId="77777777" w:rsidR="00F758F6" w:rsidRPr="00A11B86" w:rsidRDefault="00F758F6" w:rsidP="00F758F6">
            <w:pPr>
              <w:bidi/>
              <w:spacing w:after="160" w:line="259" w:lineRule="auto"/>
              <w:rPr>
                <w:ins w:id="3249" w:author="Dalit Roth" w:date="2020-10-19T14:49:00Z"/>
                <w:rFonts w:asciiTheme="minorBidi" w:hAnsiTheme="minorBidi" w:cstheme="minorBidi"/>
              </w:rPr>
            </w:pPr>
            <w:ins w:id="3250" w:author="Dalit Roth" w:date="2020-10-19T14:49:00Z">
              <w:r w:rsidRPr="00A11B86">
                <w:rPr>
                  <w:rFonts w:asciiTheme="minorBidi" w:hAnsiTheme="minorBidi" w:cstheme="minorBidi" w:hint="cs"/>
                  <w:rtl/>
                </w:rPr>
                <w:t>התפלגות המשתנה</w:t>
              </w:r>
            </w:ins>
          </w:p>
        </w:tc>
      </w:tr>
      <w:tr w:rsidR="00F758F6" w:rsidRPr="00F04BC6" w14:paraId="6D8480D5" w14:textId="77777777" w:rsidTr="00F758F6">
        <w:trPr>
          <w:trHeight w:val="2474"/>
          <w:ins w:id="3251" w:author="Dalit Roth" w:date="2020-10-19T14:49:00Z"/>
        </w:trPr>
        <w:tc>
          <w:tcPr>
            <w:tcW w:w="3827" w:type="dxa"/>
            <w:tcBorders>
              <w:bottom w:val="single" w:sz="4" w:space="0" w:color="auto"/>
            </w:tcBorders>
          </w:tcPr>
          <w:p w14:paraId="1E9A9F07" w14:textId="77777777" w:rsidR="00F758F6" w:rsidRPr="00F04BC6" w:rsidRDefault="00F758F6" w:rsidP="00F758F6">
            <w:pPr>
              <w:bidi/>
              <w:spacing w:after="160" w:line="259" w:lineRule="auto"/>
              <w:rPr>
                <w:ins w:id="3252" w:author="Dalit Roth" w:date="2020-10-19T14:49:00Z"/>
                <w:rFonts w:asciiTheme="minorBidi" w:hAnsiTheme="minorBidi" w:cstheme="minorBidi"/>
                <w:u w:val="single"/>
              </w:rPr>
            </w:pPr>
            <w:ins w:id="3253" w:author="Dalit Roth" w:date="2020-10-19T14:49:00Z">
              <w:r w:rsidRPr="00576674">
                <w:rPr>
                  <w:rFonts w:asciiTheme="minorBidi" w:hAnsiTheme="minorBidi" w:cs="Arial"/>
                  <w:noProof/>
                  <w:u w:val="single"/>
                  <w:rtl/>
                </w:rPr>
                <w:lastRenderedPageBreak/>
                <w:drawing>
                  <wp:inline distT="0" distB="0" distL="0" distR="0" wp14:anchorId="09F02EB8" wp14:editId="3CCEBB37">
                    <wp:extent cx="1527254" cy="1407814"/>
                    <wp:effectExtent l="0" t="0" r="0" b="1905"/>
                    <wp:docPr id="195" name="תמונה 19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2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3048" b="34515"/>
                            <a:stretch/>
                          </pic:blipFill>
                          <pic:spPr bwMode="auto">
                            <a:xfrm>
                              <a:off x="0" y="0"/>
                              <a:ext cx="1530595" cy="14108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2CD38DF6" w14:textId="77777777" w:rsidR="00F758F6" w:rsidRPr="00F04BC6" w:rsidRDefault="00F758F6" w:rsidP="00F758F6">
            <w:pPr>
              <w:tabs>
                <w:tab w:val="left" w:pos="910"/>
              </w:tabs>
              <w:bidi/>
              <w:spacing w:after="160" w:line="259" w:lineRule="auto"/>
              <w:rPr>
                <w:ins w:id="3254" w:author="Dalit Roth" w:date="2020-10-19T14:49:00Z"/>
                <w:rFonts w:asciiTheme="minorBidi" w:hAnsiTheme="minorBidi" w:cstheme="minorBidi" w:hint="cs"/>
                <w:u w:val="single"/>
              </w:rPr>
            </w:pPr>
            <w:ins w:id="3255" w:author="Dalit Roth" w:date="2020-10-19T14:49:00Z">
              <w:r w:rsidRPr="00CA1B71">
                <w:rPr>
                  <w:rFonts w:asciiTheme="minorBidi" w:hAnsiTheme="minorBidi" w:cs="Arial" w:hint="cs"/>
                  <w:noProof/>
                  <w:u w:val="single"/>
                  <w:rtl/>
                </w:rPr>
                <w:drawing>
                  <wp:inline distT="0" distB="0" distL="0" distR="0" wp14:anchorId="63E25062" wp14:editId="61F10F36">
                    <wp:extent cx="1498656" cy="1403287"/>
                    <wp:effectExtent l="0" t="0" r="6350" b="6985"/>
                    <wp:docPr id="187" name="תמונה 18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3906" b="34332"/>
                            <a:stretch/>
                          </pic:blipFill>
                          <pic:spPr bwMode="auto">
                            <a:xfrm>
                              <a:off x="0" y="0"/>
                              <a:ext cx="1500623" cy="14051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AF9D59B" w14:textId="77777777" w:rsidR="00F758F6" w:rsidRPr="00A11B86" w:rsidRDefault="00F758F6" w:rsidP="00F758F6">
            <w:pPr>
              <w:bidi/>
              <w:spacing w:after="160" w:line="259" w:lineRule="auto"/>
              <w:rPr>
                <w:ins w:id="3256" w:author="Dalit Roth" w:date="2020-10-19T14:49:00Z"/>
                <w:rFonts w:asciiTheme="minorBidi" w:hAnsiTheme="minorBidi" w:cstheme="minorBidi"/>
              </w:rPr>
            </w:pPr>
            <w:ins w:id="3257" w:author="Dalit Roth" w:date="2020-10-19T14:49:00Z">
              <w:r w:rsidRPr="00A11B86">
                <w:rPr>
                  <w:rFonts w:asciiTheme="minorBidi" w:hAnsiTheme="minorBidi" w:cstheme="minorBidi"/>
                </w:rPr>
                <w:br w:type="page"/>
              </w:r>
              <w:r w:rsidRPr="00A11B86">
                <w:rPr>
                  <w:rFonts w:asciiTheme="minorBidi" w:hAnsiTheme="minorBidi" w:cstheme="minorBidi" w:hint="cs"/>
                  <w:rtl/>
                </w:rPr>
                <w:t xml:space="preserve">המשתנה מול ה- </w:t>
              </w:r>
              <w:r w:rsidRPr="00A11B86">
                <w:rPr>
                  <w:rFonts w:asciiTheme="minorBidi" w:hAnsiTheme="minorBidi" w:cstheme="minorBidi"/>
                </w:rPr>
                <w:t>Revenue</w:t>
              </w:r>
            </w:ins>
          </w:p>
        </w:tc>
      </w:tr>
    </w:tbl>
    <w:p w14:paraId="0F4F704E" w14:textId="77777777" w:rsidR="00F758F6" w:rsidRPr="00C33D60" w:rsidRDefault="00F758F6" w:rsidP="00F758F6">
      <w:pPr>
        <w:bidi/>
        <w:spacing w:line="276" w:lineRule="auto"/>
        <w:rPr>
          <w:ins w:id="3258" w:author="Dalit Roth" w:date="2020-10-19T14:49:00Z"/>
          <w:rFonts w:asciiTheme="minorBidi" w:hAnsiTheme="minorBidi" w:cstheme="minorBidi"/>
        </w:rPr>
      </w:pPr>
    </w:p>
    <w:p w14:paraId="75941CCD" w14:textId="77777777" w:rsidR="00F758F6" w:rsidRDefault="00F758F6" w:rsidP="00F758F6">
      <w:pPr>
        <w:bidi/>
        <w:spacing w:line="276" w:lineRule="auto"/>
        <w:rPr>
          <w:ins w:id="3259" w:author="Dalit Roth" w:date="2020-10-19T14:49:00Z"/>
          <w:rFonts w:asciiTheme="minorBidi" w:hAnsiTheme="minorBidi" w:cstheme="minorBidi"/>
          <w:noProof/>
          <w:rtl/>
        </w:rPr>
      </w:pPr>
      <w:ins w:id="3260" w:author="Dalit Roth" w:date="2020-10-19T14:49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451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1980"/>
        <w:gridCol w:w="2430"/>
        <w:gridCol w:w="1800"/>
      </w:tblGrid>
      <w:tr w:rsidR="00F758F6" w:rsidRPr="00121AD7" w14:paraId="33E720C0" w14:textId="77777777" w:rsidTr="00F758F6">
        <w:trPr>
          <w:trHeight w:val="290"/>
          <w:ins w:id="3261" w:author="Dalit Roth" w:date="2020-10-19T14:49:00Z"/>
        </w:trPr>
        <w:tc>
          <w:tcPr>
            <w:tcW w:w="2241" w:type="dxa"/>
            <w:shd w:val="clear" w:color="auto" w:fill="auto"/>
            <w:noWrap/>
            <w:vAlign w:val="bottom"/>
          </w:tcPr>
          <w:p w14:paraId="4E21D4B7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3262" w:author="Dalit Roth" w:date="2020-10-19T14:49:00Z"/>
                <w:rFonts w:ascii="Lucida Console" w:hAnsi="Lucida Console"/>
                <w:color w:val="000000"/>
              </w:rPr>
            </w:pPr>
            <w:ins w:id="3263" w:author="Dalit Roth" w:date="2020-10-19T14:49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121AD7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825B3B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CA1B7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3164761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2EA4E38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3264" w:author="Dalit Roth" w:date="2020-10-19T14:49:00Z"/>
                <w:rFonts w:ascii="Lucida Console" w:hAnsi="Lucida Console"/>
                <w:color w:val="000000"/>
              </w:rPr>
            </w:pPr>
            <w:ins w:id="3265" w:author="Dalit Roth" w:date="2020-10-19T14:49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CA1B7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3054376344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1C776BC" w14:textId="77777777" w:rsidR="00F758F6" w:rsidRPr="00121AD7" w:rsidRDefault="00F758F6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3266" w:author="Dalit Roth" w:date="2020-10-19T14:49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267" w:author="Dalit Roth" w:date="2020-10-19T14:49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C22F394" w14:textId="77777777" w:rsidR="00F758F6" w:rsidRPr="00121AD7" w:rsidRDefault="00F758F6" w:rsidP="00F758F6">
            <w:pPr>
              <w:spacing w:line="276" w:lineRule="auto"/>
              <w:jc w:val="center"/>
              <w:rPr>
                <w:ins w:id="3268" w:author="Dalit Roth" w:date="2020-10-19T14:49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269" w:author="Dalit Roth" w:date="2020-10-19T14:49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F758F6" w:rsidRPr="00121AD7" w14:paraId="7C1B9BC1" w14:textId="77777777" w:rsidTr="00F758F6">
        <w:trPr>
          <w:trHeight w:val="290"/>
          <w:ins w:id="3270" w:author="Dalit Roth" w:date="2020-10-19T14:49:00Z"/>
        </w:trPr>
        <w:tc>
          <w:tcPr>
            <w:tcW w:w="2241" w:type="dxa"/>
            <w:shd w:val="clear" w:color="auto" w:fill="auto"/>
            <w:noWrap/>
            <w:vAlign w:val="bottom"/>
          </w:tcPr>
          <w:p w14:paraId="44E03121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3271" w:author="Dalit Roth" w:date="2020-10-19T14:49:00Z"/>
                <w:rFonts w:ascii="Lucida Console" w:hAnsi="Lucida Console"/>
                <w:color w:val="000000"/>
              </w:rPr>
            </w:pPr>
            <w:ins w:id="3272" w:author="Dalit Roth" w:date="2020-10-19T14:49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121AD7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576674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0.3106001 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7C98E7C" w14:textId="77777777" w:rsidR="00F758F6" w:rsidRPr="00825B3B" w:rsidRDefault="00F758F6" w:rsidP="00F758F6">
            <w:pPr>
              <w:pStyle w:val="HTML"/>
              <w:shd w:val="clear" w:color="auto" w:fill="FFFFFF"/>
              <w:wordWrap w:val="0"/>
              <w:rPr>
                <w:ins w:id="3273" w:author="Dalit Roth" w:date="2020-10-19T14:49:00Z"/>
                <w:rFonts w:ascii="Lucida Console" w:hAnsi="Lucida Console"/>
                <w:color w:val="000000"/>
              </w:rPr>
            </w:pPr>
            <w:ins w:id="3274" w:author="Dalit Roth" w:date="2020-10-19T14:49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576674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2928806717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A6C2089" w14:textId="77777777" w:rsidR="00F758F6" w:rsidRPr="00121AD7" w:rsidRDefault="00F758F6" w:rsidP="00F758F6">
            <w:pPr>
              <w:spacing w:line="276" w:lineRule="auto"/>
              <w:jc w:val="center"/>
              <w:rPr>
                <w:ins w:id="3275" w:author="Dalit Roth" w:date="2020-10-19T14:49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276" w:author="Dalit Roth" w:date="2020-10-19T14:49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128FA6A" w14:textId="77777777" w:rsidR="00F758F6" w:rsidRPr="00121AD7" w:rsidRDefault="00F758F6" w:rsidP="00F758F6">
            <w:pPr>
              <w:spacing w:line="276" w:lineRule="auto"/>
              <w:jc w:val="center"/>
              <w:rPr>
                <w:ins w:id="3277" w:author="Dalit Roth" w:date="2020-10-19T14:49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278" w:author="Dalit Roth" w:date="2020-10-19T14:49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4A3346DB" w14:textId="77777777" w:rsidR="00F758F6" w:rsidRDefault="00F758F6" w:rsidP="00F758F6">
      <w:pPr>
        <w:bidi/>
        <w:spacing w:line="276" w:lineRule="auto"/>
        <w:rPr>
          <w:ins w:id="3279" w:author="Dalit Roth" w:date="2020-10-19T14:49:00Z"/>
          <w:rFonts w:asciiTheme="minorBidi" w:hAnsiTheme="minorBidi" w:cstheme="minorBidi"/>
          <w:highlight w:val="yellow"/>
          <w:u w:val="single"/>
          <w:rtl/>
        </w:rPr>
      </w:pPr>
    </w:p>
    <w:p w14:paraId="2C321042" w14:textId="77777777" w:rsidR="00F758F6" w:rsidRDefault="00F758F6" w:rsidP="00F758F6">
      <w:pPr>
        <w:bidi/>
        <w:spacing w:line="276" w:lineRule="auto"/>
        <w:rPr>
          <w:ins w:id="3280" w:author="Dalit Roth" w:date="2020-10-19T14:49:00Z"/>
          <w:rFonts w:asciiTheme="minorBidi" w:hAnsiTheme="minorBidi" w:cstheme="minorBidi"/>
          <w:u w:val="single"/>
        </w:rPr>
      </w:pPr>
      <w:proofErr w:type="spellStart"/>
      <w:ins w:id="3281" w:author="Dalit Roth" w:date="2020-10-19T14:49:00Z">
        <w:r w:rsidRPr="007D54AB">
          <w:rPr>
            <w:rFonts w:asciiTheme="minorBidi" w:hAnsiTheme="minorBidi" w:cstheme="minorBidi" w:hint="cs"/>
            <w:highlight w:val="yellow"/>
            <w:u w:val="single"/>
            <w:rtl/>
          </w:rPr>
          <w:t>הקורולציה</w:t>
        </w:r>
        <w:proofErr w:type="spellEnd"/>
        <w:r w:rsidRPr="007D54AB">
          <w:rPr>
            <w:rFonts w:asciiTheme="minorBidi" w:hAnsiTheme="minorBidi" w:cstheme="minorBidi" w:hint="cs"/>
            <w:highlight w:val="yellow"/>
            <w:u w:val="single"/>
            <w:rtl/>
          </w:rPr>
          <w:t xml:space="preserve"> בין המשתנים </w:t>
        </w:r>
        <w:r>
          <w:rPr>
            <w:rFonts w:asciiTheme="minorBidi" w:hAnsiTheme="minorBidi" w:cstheme="minorBidi" w:hint="cs"/>
            <w:highlight w:val="yellow"/>
            <w:u w:val="single"/>
            <w:rtl/>
          </w:rPr>
          <w:t xml:space="preserve">יורדת אחרי טיפול ב </w:t>
        </w:r>
        <w:r>
          <w:rPr>
            <w:rFonts w:asciiTheme="minorBidi" w:hAnsiTheme="minorBidi" w:cstheme="minorBidi" w:hint="cs"/>
            <w:highlight w:val="yellow"/>
            <w:u w:val="single"/>
          </w:rPr>
          <w:t>NA</w:t>
        </w:r>
      </w:ins>
    </w:p>
    <w:p w14:paraId="17A67F82" w14:textId="77777777" w:rsidR="00F758F6" w:rsidRDefault="00F758F6" w:rsidP="00F758F6">
      <w:pPr>
        <w:bidi/>
        <w:spacing w:line="276" w:lineRule="auto"/>
        <w:ind w:left="360"/>
        <w:rPr>
          <w:ins w:id="3282" w:author="Dalit Roth" w:date="2020-10-19T14:49:00Z"/>
          <w:rFonts w:asciiTheme="minorBidi" w:hAnsiTheme="minorBidi" w:cstheme="minorBidi"/>
          <w:u w:val="single"/>
        </w:rPr>
      </w:pPr>
    </w:p>
    <w:p w14:paraId="6976554C" w14:textId="77777777" w:rsidR="00F758F6" w:rsidRDefault="00F758F6" w:rsidP="00F758F6">
      <w:pPr>
        <w:bidi/>
        <w:spacing w:line="276" w:lineRule="auto"/>
        <w:rPr>
          <w:ins w:id="3283" w:author="Dalit Roth" w:date="2020-10-19T14:49:00Z"/>
          <w:rFonts w:asciiTheme="minorBidi" w:hAnsiTheme="minorBidi" w:cstheme="minorBidi" w:hint="cs"/>
          <w:u w:val="single"/>
          <w:rtl/>
        </w:rPr>
      </w:pPr>
      <w:ins w:id="3284" w:author="Dalit Roth" w:date="2020-10-19T14:49:00Z">
        <w:r>
          <w:rPr>
            <w:rFonts w:asciiTheme="minorBidi" w:hAnsiTheme="minorBidi" w:cstheme="minorBidi" w:hint="cs"/>
            <w:u w:val="single"/>
            <w:rtl/>
          </w:rPr>
          <w:t>טיפול בחוסרים</w:t>
        </w:r>
      </w:ins>
    </w:p>
    <w:p w14:paraId="7BB331DA" w14:textId="77777777" w:rsidR="00F758F6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85" w:author="Dalit Roth" w:date="2020-10-19T14:49:00Z"/>
          <w:rFonts w:asciiTheme="minorBidi" w:hAnsiTheme="minorBidi" w:cstheme="minorBidi"/>
          <w:color w:val="000000" w:themeColor="text1"/>
          <w:bdr w:val="none" w:sz="0" w:space="0" w:color="auto" w:frame="1"/>
          <w:rtl/>
          <w:lang/>
        </w:rPr>
      </w:pPr>
      <w:ins w:id="3286" w:author="Dalit Roth" w:date="2020-10-19T14:49:00Z"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-בהפעלת </w:t>
        </w:r>
        <w:proofErr w:type="spellStart"/>
        <w:r>
          <w:rPr>
            <w:rFonts w:asciiTheme="minorBidi" w:hAnsiTheme="minorBidi" w:cstheme="minorBidi"/>
            <w:color w:val="000000" w:themeColor="text1"/>
            <w:bdr w:val="none" w:sz="0" w:space="0" w:color="auto" w:frame="1"/>
            <w:lang/>
          </w:rPr>
          <w:t>glm</w:t>
        </w:r>
        <w:proofErr w:type="spellEnd"/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 מול כל המשתנים בטבלה, אין משתנה שנותן תוצאה משמעותית.</w:t>
        </w:r>
      </w:ins>
    </w:p>
    <w:p w14:paraId="248C71F5" w14:textId="77777777" w:rsidR="00F758F6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87" w:author="Dalit Roth" w:date="2020-10-19T14:49:00Z"/>
          <w:rFonts w:asciiTheme="minorBidi" w:hAnsiTheme="minorBidi" w:cstheme="minorBidi"/>
          <w:color w:val="000000" w:themeColor="text1"/>
          <w:bdr w:val="none" w:sz="0" w:space="0" w:color="auto" w:frame="1"/>
          <w:rtl/>
          <w:lang/>
        </w:rPr>
      </w:pPr>
      <w:ins w:id="3288" w:author="Dalit Roth" w:date="2020-10-19T14:49:00Z"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-למרות זאת, 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במשתנה הזה אנחנו יודעים שהערך החסר נובע </w:t>
        </w:r>
        <w:r w:rsidRPr="003312B8">
          <w:rPr>
            <w:rFonts w:asciiTheme="minorBidi" w:hAnsiTheme="minorBidi" w:cstheme="minorBidi" w:hint="cs"/>
            <w:b/>
            <w:bCs/>
            <w:color w:val="000000" w:themeColor="text1"/>
            <w:bdr w:val="none" w:sz="0" w:space="0" w:color="auto" w:frame="1"/>
            <w:rtl/>
            <w:lang/>
          </w:rPr>
          <w:t>מחוסר טכני ב</w:t>
        </w:r>
        <w:proofErr w:type="spellStart"/>
        <w:r w:rsidRPr="003312B8"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movie_cr</w:t>
        </w:r>
        <w:r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e</w:t>
        </w:r>
        <w:r w:rsidRPr="003312B8"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w</w:t>
        </w:r>
        <w:proofErr w:type="spellEnd"/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 ולכן החוסרים הם 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lang/>
          </w:rPr>
          <w:t>MNAR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. </w:t>
        </w:r>
      </w:ins>
    </w:p>
    <w:p w14:paraId="3AFC7DED" w14:textId="77777777" w:rsidR="00F758F6" w:rsidRPr="003312B8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89" w:author="Dalit Roth" w:date="2020-10-19T14:49:00Z"/>
          <w:rFonts w:asciiTheme="minorBidi" w:hAnsiTheme="minorBidi" w:cstheme="minorBidi" w:hint="cs"/>
          <w:color w:val="000000" w:themeColor="text1"/>
          <w:bdr w:val="none" w:sz="0" w:space="0" w:color="auto" w:frame="1"/>
          <w:rtl/>
          <w:lang/>
        </w:rPr>
      </w:pPr>
    </w:p>
    <w:p w14:paraId="0377B03D" w14:textId="77777777" w:rsidR="00F758F6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90" w:author="Dalit Roth" w:date="2020-10-19T14:49:00Z"/>
          <w:rFonts w:asciiTheme="minorBidi" w:hAnsiTheme="minorBidi" w:cstheme="minorBidi"/>
          <w:color w:val="000000" w:themeColor="text1"/>
          <w:bdr w:val="none" w:sz="0" w:space="0" w:color="auto" w:frame="1"/>
          <w:lang/>
        </w:rPr>
      </w:pPr>
      <w:ins w:id="3291" w:author="Dalit Roth" w:date="2020-10-19T14:49:00Z"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בהנחה שאי אפשר לוותר על הנתונים ואי אפשר להשלים אותם, נייצר קטגוריות כדי לכלול </w:t>
        </w:r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>ג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ם את החסרים בקטגורית </w:t>
        </w:r>
        <w:r w:rsidRPr="003312B8">
          <w:rPr>
            <w:rFonts w:asciiTheme="minorBidi" w:hAnsiTheme="minorBidi" w:cstheme="minorBidi"/>
            <w:color w:val="000000" w:themeColor="text1"/>
            <w:bdr w:val="none" w:sz="0" w:space="0" w:color="auto" w:frame="1"/>
            <w:lang/>
          </w:rPr>
          <w:t>Missing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>. ומכאן שוב את הניתוח כמו סעיף 2:</w:t>
        </w:r>
      </w:ins>
    </w:p>
    <w:p w14:paraId="21B0BE0C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92" w:author="Dalit Roth" w:date="2020-10-19T14:49:00Z"/>
          <w:rFonts w:asciiTheme="minorBidi" w:hAnsiTheme="minorBidi" w:cstheme="minorBidi"/>
          <w:color w:val="000000" w:themeColor="text1"/>
          <w:sz w:val="20"/>
          <w:szCs w:val="20"/>
          <w:bdr w:val="none" w:sz="0" w:space="0" w:color="auto" w:frame="1"/>
          <w:lang/>
        </w:rPr>
      </w:pPr>
    </w:p>
    <w:p w14:paraId="14779A72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93" w:author="Dalit Roth" w:date="2020-10-19T14:49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</w:rPr>
      </w:pPr>
      <w:ins w:id="3294" w:author="Dalit Roth" w:date="2020-10-19T14:49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 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proofErr w:type="spellStart"/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high</w:t>
        </w:r>
        <w:proofErr w:type="spellEnd"/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מעל 3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4B6CB0D9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95" w:author="Dalit Roth" w:date="2020-10-19T14:49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3296" w:author="Dalit Roth" w:date="2020-10-19T14:49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 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LOW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מתחת ל 1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23C95FD5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97" w:author="Dalit Roth" w:date="2020-10-19T14:49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3298" w:author="Dalit Roth" w:date="2020-10-19T14:49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Medium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בין 3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 xml:space="preserve"> ל 1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7F6E3089" w14:textId="77777777" w:rsidR="00F758F6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299" w:author="Dalit Roth" w:date="2020-10-19T14:49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3300" w:author="Dalit Roth" w:date="2020-10-19T14:49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"Missing"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 xml:space="preserve"> משתנים חסרים. </w:t>
        </w:r>
      </w:ins>
    </w:p>
    <w:p w14:paraId="414906E2" w14:textId="77777777" w:rsidR="00F758F6" w:rsidRPr="00C469C2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301" w:author="Dalit Roth" w:date="2020-10-19T14:49:00Z"/>
          <w:rFonts w:asciiTheme="minorBidi" w:hAnsiTheme="minorBidi" w:cstheme="minorBidi" w:hint="cs"/>
          <w:color w:val="000000"/>
          <w:sz w:val="20"/>
          <w:szCs w:val="20"/>
          <w:bdr w:val="none" w:sz="0" w:space="0" w:color="auto" w:frame="1"/>
          <w:rtl/>
        </w:rPr>
      </w:pPr>
    </w:p>
    <w:p w14:paraId="2999E38B" w14:textId="77777777" w:rsidR="00F758F6" w:rsidRPr="006A372A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302" w:author="Dalit Roth" w:date="2020-10-19T14:49:00Z"/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ins w:id="3303" w:author="Dalit Roth" w:date="2020-10-19T14:49:00Z">
        <w:r w:rsidRPr="006A372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 xml:space="preserve">Value         High     </w:t>
        </w:r>
        <w:proofErr w:type="gramStart"/>
        <w:r w:rsidRPr="006A372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>Low  Medium</w:t>
        </w:r>
        <w:proofErr w:type="gramEnd"/>
        <w:r w:rsidRPr="006A372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 xml:space="preserve"> Missing</w:t>
        </w:r>
      </w:ins>
    </w:p>
    <w:p w14:paraId="0FBB245D" w14:textId="77777777" w:rsidR="00F758F6" w:rsidRPr="006A372A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304" w:author="Dalit Roth" w:date="2020-10-19T14:49:00Z"/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ins w:id="3305" w:author="Dalit Roth" w:date="2020-10-19T14:49:00Z">
        <w:r w:rsidRPr="006A372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>Frequency     1638    2298    2805     634</w:t>
        </w:r>
      </w:ins>
    </w:p>
    <w:p w14:paraId="196EC799" w14:textId="77777777" w:rsidR="00F758F6" w:rsidRPr="006A372A" w:rsidRDefault="00F758F6" w:rsidP="00F75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306" w:author="Dalit Roth" w:date="2020-10-19T14:49:00Z"/>
          <w:rFonts w:ascii="Lucida Console" w:hAnsi="Lucida Console" w:cs="Courier New"/>
          <w:color w:val="000000"/>
          <w:sz w:val="20"/>
          <w:szCs w:val="20"/>
        </w:rPr>
      </w:pPr>
      <w:ins w:id="3307" w:author="Dalit Roth" w:date="2020-10-19T14:49:00Z">
        <w:r w:rsidRPr="006A372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>Proportion   0.222   0.312   0.380   0.086</w:t>
        </w:r>
      </w:ins>
    </w:p>
    <w:p w14:paraId="49EBFAD2" w14:textId="77777777" w:rsidR="00F758F6" w:rsidRPr="00C469C2" w:rsidRDefault="00F758F6" w:rsidP="00F758F6">
      <w:pPr>
        <w:bidi/>
        <w:spacing w:line="276" w:lineRule="auto"/>
        <w:rPr>
          <w:ins w:id="3308" w:author="Dalit Roth" w:date="2020-10-19T14:49:00Z"/>
          <w:rFonts w:asciiTheme="minorBidi" w:hAnsiTheme="minorBidi" w:cstheme="minorBidi" w:hint="cs"/>
          <w:color w:val="000000" w:themeColor="text1"/>
          <w:sz w:val="20"/>
          <w:szCs w:val="20"/>
          <w:rtl/>
        </w:rPr>
      </w:pPr>
    </w:p>
    <w:p w14:paraId="7D0213A4" w14:textId="77777777" w:rsidR="00F758F6" w:rsidRPr="00CA4B32" w:rsidRDefault="00F758F6" w:rsidP="00F758F6">
      <w:pPr>
        <w:bidi/>
        <w:spacing w:line="276" w:lineRule="auto"/>
        <w:rPr>
          <w:ins w:id="3309" w:author="Dalit Roth" w:date="2020-10-19T14:49:00Z"/>
          <w:rFonts w:asciiTheme="minorBidi" w:hAnsiTheme="minorBidi" w:cstheme="minorBidi"/>
          <w:noProof/>
          <w:color w:val="000000" w:themeColor="text1"/>
          <w:sz w:val="20"/>
          <w:szCs w:val="20"/>
          <w:u w:val="single"/>
          <w:rtl/>
        </w:rPr>
      </w:pPr>
      <w:ins w:id="3310" w:author="Dalit Roth" w:date="2020-10-19T14:49:00Z"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 xml:space="preserve">מבחן 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</w:rPr>
          <w:t xml:space="preserve"> Chi-square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 xml:space="preserve">מול ה 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</w:rPr>
          <w:t>revenue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>:</w:t>
        </w:r>
      </w:ins>
    </w:p>
    <w:p w14:paraId="53B8741C" w14:textId="77777777" w:rsidR="00F758F6" w:rsidRPr="00AA1AAF" w:rsidRDefault="00F758F6" w:rsidP="00F758F6">
      <w:pPr>
        <w:pStyle w:val="HTML"/>
        <w:shd w:val="clear" w:color="auto" w:fill="FFFFFF"/>
        <w:wordWrap w:val="0"/>
        <w:rPr>
          <w:ins w:id="3311" w:author="Dalit Roth" w:date="2020-10-19T14:49:00Z"/>
          <w:rFonts w:ascii="Lucida Console" w:hAnsi="Lucida Console"/>
          <w:color w:val="000000"/>
          <w:rtl/>
        </w:rPr>
      </w:pPr>
      <w:ins w:id="3312" w:author="Dalit Roth" w:date="2020-10-19T14:49:00Z">
        <w:r w:rsidRPr="00CA4B32">
          <w:rPr>
            <w:rFonts w:asciiTheme="minorBidi" w:hAnsiTheme="minorBidi" w:cstheme="minorBidi"/>
            <w:noProof/>
            <w:color w:val="FF0000"/>
          </w:rPr>
          <w:t xml:space="preserve">p-value = </w:t>
        </w:r>
        <w:r w:rsidRPr="006A372A">
          <w:rPr>
            <w:rFonts w:ascii="Lucida Console" w:hAnsi="Lucida Console"/>
            <w:color w:val="000000"/>
            <w:bdr w:val="none" w:sz="0" w:space="0" w:color="auto" w:frame="1"/>
          </w:rPr>
          <w:t>0.2437</w:t>
        </w:r>
      </w:ins>
    </w:p>
    <w:p w14:paraId="664B47FC" w14:textId="77777777" w:rsidR="00F758F6" w:rsidRPr="00AA1AAF" w:rsidRDefault="00F758F6" w:rsidP="00F758F6">
      <w:pPr>
        <w:pStyle w:val="HTML"/>
        <w:shd w:val="clear" w:color="auto" w:fill="FFFFFF"/>
        <w:wordWrap w:val="0"/>
        <w:rPr>
          <w:ins w:id="3313" w:author="Dalit Roth" w:date="2020-10-19T14:49:00Z"/>
          <w:rFonts w:ascii="Lucida Console" w:hAnsi="Lucida Console"/>
          <w:color w:val="000000"/>
        </w:rPr>
      </w:pPr>
      <w:ins w:id="3314" w:author="Dalit Roth" w:date="2020-10-19T14:49:00Z">
        <w:r w:rsidRPr="00CA4B32">
          <w:rPr>
            <w:rFonts w:asciiTheme="minorBidi" w:hAnsiTheme="minorBidi" w:cstheme="minorBidi"/>
            <w:noProof/>
            <w:color w:val="000000" w:themeColor="text1"/>
          </w:rPr>
          <w:t>X-squared =</w:t>
        </w:r>
        <w:r w:rsidRPr="00AA1AAF">
          <w:rPr>
            <w:rStyle w:val="a5"/>
            <w:rFonts w:ascii="Lucida Console" w:hAnsi="Lucida Console"/>
            <w:color w:val="000000"/>
            <w:bdr w:val="none" w:sz="0" w:space="0" w:color="auto" w:frame="1"/>
          </w:rPr>
          <w:t xml:space="preserve"> </w:t>
        </w:r>
        <w:r w:rsidRPr="006A372A">
          <w:rPr>
            <w:rFonts w:ascii="Lucida Console" w:hAnsi="Lucida Console"/>
            <w:color w:val="000000"/>
            <w:bdr w:val="none" w:sz="0" w:space="0" w:color="auto" w:frame="1"/>
          </w:rPr>
          <w:t>5759.</w:t>
        </w:r>
      </w:ins>
    </w:p>
    <w:p w14:paraId="71158B60" w14:textId="77777777" w:rsidR="00F758F6" w:rsidRPr="006A372A" w:rsidRDefault="00F758F6" w:rsidP="00F758F6">
      <w:pPr>
        <w:pStyle w:val="HTML"/>
        <w:shd w:val="clear" w:color="auto" w:fill="FFFFFF"/>
        <w:wordWrap w:val="0"/>
        <w:rPr>
          <w:ins w:id="3315" w:author="Dalit Roth" w:date="2020-10-19T14:49:00Z"/>
          <w:rFonts w:ascii="Lucida Console" w:hAnsi="Lucida Console"/>
          <w:color w:val="000000"/>
        </w:rPr>
      </w:pPr>
      <w:ins w:id="3316" w:author="Dalit Roth" w:date="2020-10-19T14:49:00Z">
        <w:r w:rsidRPr="00CA4B32">
          <w:rPr>
            <w:rFonts w:asciiTheme="minorBidi" w:hAnsiTheme="minorBidi" w:cstheme="minorBidi"/>
            <w:noProof/>
            <w:color w:val="000000" w:themeColor="text1"/>
          </w:rPr>
          <w:t>df =</w:t>
        </w:r>
        <w:r w:rsidRPr="00AA1AAF">
          <w:rPr>
            <w:rStyle w:val="a5"/>
            <w:rFonts w:ascii="Lucida Console" w:hAnsi="Lucida Console"/>
            <w:color w:val="000000"/>
            <w:bdr w:val="none" w:sz="0" w:space="0" w:color="auto" w:frame="1"/>
          </w:rPr>
          <w:t xml:space="preserve"> </w:t>
        </w:r>
        <w:r w:rsidRPr="006A372A">
          <w:rPr>
            <w:rFonts w:ascii="Lucida Console" w:hAnsi="Lucida Console"/>
            <w:color w:val="000000"/>
            <w:bdr w:val="none" w:sz="0" w:space="0" w:color="auto" w:frame="1"/>
          </w:rPr>
          <w:t>5686</w:t>
        </w:r>
      </w:ins>
    </w:p>
    <w:p w14:paraId="6290D33D" w14:textId="77777777" w:rsidR="00F758F6" w:rsidRPr="00AA1AAF" w:rsidRDefault="00F758F6" w:rsidP="00F758F6">
      <w:pPr>
        <w:pStyle w:val="HTML"/>
        <w:shd w:val="clear" w:color="auto" w:fill="FFFFFF"/>
        <w:wordWrap w:val="0"/>
        <w:rPr>
          <w:ins w:id="3317" w:author="Dalit Roth" w:date="2020-10-19T14:49:00Z"/>
          <w:rFonts w:ascii="Lucida Console" w:hAnsi="Lucida Console"/>
          <w:color w:val="000000"/>
        </w:rPr>
      </w:pPr>
    </w:p>
    <w:p w14:paraId="6904C49E" w14:textId="77777777" w:rsidR="00F758F6" w:rsidRPr="00CA4B32" w:rsidRDefault="00F758F6" w:rsidP="00F758F6">
      <w:pPr>
        <w:pStyle w:val="HTML"/>
        <w:shd w:val="clear" w:color="auto" w:fill="FFFFFF"/>
        <w:wordWrap w:val="0"/>
        <w:rPr>
          <w:ins w:id="3318" w:author="Dalit Roth" w:date="2020-10-19T14:49:00Z"/>
          <w:rFonts w:asciiTheme="minorBidi" w:hAnsiTheme="minorBidi" w:cstheme="minorBidi"/>
          <w:color w:val="000000"/>
        </w:rPr>
      </w:pPr>
    </w:p>
    <w:p w14:paraId="76F7CC18" w14:textId="77777777" w:rsidR="00F758F6" w:rsidRDefault="00F758F6" w:rsidP="00F758F6">
      <w:pPr>
        <w:bidi/>
        <w:spacing w:line="276" w:lineRule="auto"/>
        <w:rPr>
          <w:ins w:id="3319" w:author="Dalit Roth" w:date="2020-10-19T14:49:00Z"/>
          <w:rFonts w:asciiTheme="minorBidi" w:hAnsiTheme="minorBidi" w:cstheme="minorBidi"/>
          <w:color w:val="000000" w:themeColor="text1"/>
          <w:sz w:val="20"/>
          <w:szCs w:val="20"/>
          <w:rtl/>
        </w:rPr>
      </w:pPr>
    </w:p>
    <w:p w14:paraId="1B5DA7BC" w14:textId="77777777" w:rsidR="00F758F6" w:rsidRPr="00CA4B32" w:rsidRDefault="00F758F6" w:rsidP="00F758F6">
      <w:pPr>
        <w:bidi/>
        <w:spacing w:line="276" w:lineRule="auto"/>
        <w:rPr>
          <w:ins w:id="3320" w:author="Dalit Roth" w:date="2020-10-19T14:49:00Z"/>
          <w:rFonts w:asciiTheme="minorBidi" w:hAnsiTheme="minorBidi" w:cstheme="minorBidi"/>
          <w:color w:val="000000" w:themeColor="text1"/>
          <w:sz w:val="20"/>
          <w:szCs w:val="20"/>
          <w:rtl/>
        </w:rPr>
      </w:pPr>
      <w:ins w:id="3321" w:author="Dalit Roth" w:date="2020-10-19T14:49:00Z"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תצוגה גרפית מול ה-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revenue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: במקרה הזה אין התפלגות של ה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revenue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 משום שמעל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 xml:space="preserve">  </w:t>
        </w:r>
        <w:proofErr w:type="spellStart"/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movie_id</w:t>
        </w:r>
        <w:proofErr w:type="spellEnd"/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 xml:space="preserve">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 3000 אין ערכי 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</w:rPr>
          <w:t>revenue</w:t>
        </w:r>
        <w:r w:rsidRPr="00CA4B32">
          <w:rPr>
            <w:rFonts w:asciiTheme="minorBidi" w:hAnsiTheme="minorBidi" w:cstheme="minorBidi"/>
            <w:color w:val="000000" w:themeColor="text1"/>
            <w:sz w:val="20"/>
            <w:szCs w:val="20"/>
            <w:rtl/>
          </w:rPr>
          <w:t xml:space="preserve">. </w:t>
        </w:r>
      </w:ins>
    </w:p>
    <w:p w14:paraId="72F8AA3D" w14:textId="77777777" w:rsidR="00F758F6" w:rsidRDefault="00F758F6" w:rsidP="00F758F6">
      <w:pPr>
        <w:bidi/>
        <w:rPr>
          <w:ins w:id="3322" w:author="Dalit Roth" w:date="2020-10-19T14:49:00Z"/>
          <w:rFonts w:asciiTheme="minorBidi" w:hAnsiTheme="minorBidi"/>
        </w:rPr>
      </w:pPr>
    </w:p>
    <w:p w14:paraId="12E77FFF" w14:textId="334C9C3F" w:rsidR="00A623DA" w:rsidDel="00F758F6" w:rsidRDefault="00F758F6" w:rsidP="00F758F6">
      <w:pPr>
        <w:bidi/>
        <w:rPr>
          <w:del w:id="3323" w:author="Dalit Roth" w:date="2020-10-19T14:50:00Z"/>
          <w:rFonts w:asciiTheme="minorBidi" w:hAnsiTheme="minorBidi"/>
          <w:rtl/>
        </w:rPr>
        <w:pPrChange w:id="3324" w:author="Dalit Roth" w:date="2020-10-19T14:50:00Z">
          <w:pPr>
            <w:bidi/>
          </w:pPr>
        </w:pPrChange>
      </w:pPr>
      <w:ins w:id="3325" w:author="Dalit Roth" w:date="2020-10-19T14:49:00Z">
        <w:r w:rsidRPr="006A372A">
          <w:rPr>
            <w:rFonts w:asciiTheme="minorBidi" w:hAnsiTheme="minorBidi"/>
            <w:noProof/>
            <w:rtl/>
          </w:rPr>
          <w:drawing>
            <wp:inline distT="0" distB="0" distL="0" distR="0" wp14:anchorId="3E829B36" wp14:editId="77E16979">
              <wp:extent cx="1552388" cy="1486894"/>
              <wp:effectExtent l="0" t="0" r="0" b="0"/>
              <wp:docPr id="325" name="תמונה 3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5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894" b="32851"/>
                      <a:stretch/>
                    </pic:blipFill>
                    <pic:spPr bwMode="auto">
                      <a:xfrm>
                        <a:off x="0" y="0"/>
                        <a:ext cx="1558246" cy="1492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8EE241A" w14:textId="12EBF7C7" w:rsidR="002D54C6" w:rsidDel="00F758F6" w:rsidRDefault="002D54C6" w:rsidP="002D54C6">
      <w:pPr>
        <w:bidi/>
        <w:rPr>
          <w:del w:id="3326" w:author="Dalit Roth" w:date="2020-10-19T14:49:00Z"/>
          <w:rFonts w:asciiTheme="minorBidi" w:hAnsiTheme="minorBidi"/>
          <w:rtl/>
        </w:rPr>
      </w:pPr>
    </w:p>
    <w:p w14:paraId="018D4A37" w14:textId="2464C6F2" w:rsidR="002D54C6" w:rsidDel="00F758F6" w:rsidRDefault="002D54C6" w:rsidP="002D54C6">
      <w:pPr>
        <w:bidi/>
        <w:rPr>
          <w:del w:id="3327" w:author="Dalit Roth" w:date="2020-10-19T14:49:00Z"/>
          <w:rFonts w:asciiTheme="minorBidi" w:hAnsiTheme="minorBidi"/>
          <w:rtl/>
        </w:rPr>
      </w:pPr>
    </w:p>
    <w:p w14:paraId="4930F6C6" w14:textId="7677EC7F" w:rsidR="002D54C6" w:rsidDel="00F758F6" w:rsidRDefault="002D54C6" w:rsidP="002D54C6">
      <w:pPr>
        <w:bidi/>
        <w:rPr>
          <w:del w:id="3328" w:author="Dalit Roth" w:date="2020-10-19T14:49:00Z"/>
          <w:rFonts w:asciiTheme="minorBidi" w:hAnsiTheme="minorBidi"/>
          <w:rtl/>
        </w:rPr>
      </w:pPr>
    </w:p>
    <w:p w14:paraId="71B8AF22" w14:textId="552393E0" w:rsidR="002D54C6" w:rsidDel="00F758F6" w:rsidRDefault="002D54C6" w:rsidP="002D54C6">
      <w:pPr>
        <w:bidi/>
        <w:rPr>
          <w:del w:id="3329" w:author="Dalit Roth" w:date="2020-10-19T14:49:00Z"/>
          <w:rFonts w:asciiTheme="minorBidi" w:hAnsiTheme="minorBidi"/>
          <w:rtl/>
        </w:rPr>
      </w:pPr>
    </w:p>
    <w:p w14:paraId="50ECE133" w14:textId="2A883FCA" w:rsidR="002D54C6" w:rsidDel="00F758F6" w:rsidRDefault="002D54C6" w:rsidP="002D54C6">
      <w:pPr>
        <w:bidi/>
        <w:rPr>
          <w:del w:id="3330" w:author="Dalit Roth" w:date="2020-10-19T14:49:00Z"/>
          <w:rFonts w:asciiTheme="minorBidi" w:hAnsiTheme="minorBidi"/>
          <w:rtl/>
        </w:rPr>
      </w:pPr>
    </w:p>
    <w:p w14:paraId="4803EF31" w14:textId="59FBF73A" w:rsidR="002D54C6" w:rsidDel="00F758F6" w:rsidRDefault="002D54C6" w:rsidP="002D54C6">
      <w:pPr>
        <w:bidi/>
        <w:rPr>
          <w:del w:id="3331" w:author="Dalit Roth" w:date="2020-10-19T14:49:00Z"/>
          <w:rFonts w:asciiTheme="minorBidi" w:hAnsiTheme="minorBidi"/>
          <w:rtl/>
        </w:rPr>
      </w:pPr>
    </w:p>
    <w:p w14:paraId="32485067" w14:textId="1B413B37" w:rsidR="002D54C6" w:rsidDel="00F758F6" w:rsidRDefault="002D54C6" w:rsidP="002D54C6">
      <w:pPr>
        <w:bidi/>
        <w:rPr>
          <w:del w:id="3332" w:author="Dalit Roth" w:date="2020-10-19T14:49:00Z"/>
          <w:rFonts w:asciiTheme="minorBidi" w:hAnsiTheme="minorBidi"/>
          <w:rtl/>
        </w:rPr>
      </w:pPr>
    </w:p>
    <w:p w14:paraId="30895E82" w14:textId="20FB7D8A" w:rsidR="002D54C6" w:rsidDel="00F758F6" w:rsidRDefault="002D54C6" w:rsidP="002D54C6">
      <w:pPr>
        <w:bidi/>
        <w:rPr>
          <w:del w:id="3333" w:author="Dalit Roth" w:date="2020-10-19T14:49:00Z"/>
          <w:rFonts w:asciiTheme="minorBidi" w:hAnsiTheme="minorBidi"/>
          <w:rtl/>
        </w:rPr>
      </w:pPr>
    </w:p>
    <w:p w14:paraId="6B0BE894" w14:textId="42E6609D" w:rsidR="002D54C6" w:rsidDel="00F758F6" w:rsidRDefault="002D54C6" w:rsidP="002D54C6">
      <w:pPr>
        <w:bidi/>
        <w:rPr>
          <w:del w:id="3334" w:author="Dalit Roth" w:date="2020-10-19T14:49:00Z"/>
          <w:rFonts w:asciiTheme="minorBidi" w:hAnsiTheme="minorBidi"/>
          <w:rtl/>
        </w:rPr>
      </w:pPr>
    </w:p>
    <w:p w14:paraId="1B1541C7" w14:textId="1989217F" w:rsidR="002D54C6" w:rsidDel="00F758F6" w:rsidRDefault="002D54C6" w:rsidP="002D54C6">
      <w:pPr>
        <w:bidi/>
        <w:rPr>
          <w:del w:id="3335" w:author="Dalit Roth" w:date="2020-10-19T14:49:00Z"/>
          <w:rFonts w:asciiTheme="minorBidi" w:hAnsiTheme="minorBidi"/>
          <w:rtl/>
        </w:rPr>
      </w:pPr>
    </w:p>
    <w:p w14:paraId="3CD6D370" w14:textId="187A4269" w:rsidR="002D54C6" w:rsidDel="00F758F6" w:rsidRDefault="002D54C6" w:rsidP="002D54C6">
      <w:pPr>
        <w:bidi/>
        <w:rPr>
          <w:del w:id="3336" w:author="Dalit Roth" w:date="2020-10-19T14:49:00Z"/>
          <w:rFonts w:asciiTheme="minorBidi" w:hAnsiTheme="minorBidi"/>
          <w:rtl/>
        </w:rPr>
      </w:pPr>
    </w:p>
    <w:p w14:paraId="25527E01" w14:textId="68B8A741" w:rsidR="002D54C6" w:rsidDel="00F758F6" w:rsidRDefault="002D54C6" w:rsidP="002D54C6">
      <w:pPr>
        <w:bidi/>
        <w:rPr>
          <w:del w:id="3337" w:author="Dalit Roth" w:date="2020-10-19T14:49:00Z"/>
          <w:rFonts w:asciiTheme="minorBidi" w:hAnsiTheme="minorBidi"/>
          <w:rtl/>
        </w:rPr>
      </w:pPr>
    </w:p>
    <w:p w14:paraId="0EF55FFA" w14:textId="766FBADB" w:rsidR="002D54C6" w:rsidDel="00F758F6" w:rsidRDefault="002D54C6" w:rsidP="002D54C6">
      <w:pPr>
        <w:bidi/>
        <w:rPr>
          <w:del w:id="3338" w:author="Dalit Roth" w:date="2020-10-19T14:49:00Z"/>
          <w:rFonts w:asciiTheme="minorBidi" w:hAnsiTheme="minorBidi"/>
          <w:rtl/>
        </w:rPr>
      </w:pPr>
    </w:p>
    <w:p w14:paraId="376056E0" w14:textId="05F197D6" w:rsidR="002D54C6" w:rsidDel="00F758F6" w:rsidRDefault="002D54C6" w:rsidP="002D54C6">
      <w:pPr>
        <w:bidi/>
        <w:rPr>
          <w:del w:id="3339" w:author="Dalit Roth" w:date="2020-10-19T14:49:00Z"/>
          <w:rFonts w:asciiTheme="minorBidi" w:hAnsiTheme="minorBidi"/>
          <w:rtl/>
        </w:rPr>
      </w:pPr>
    </w:p>
    <w:p w14:paraId="205A92A8" w14:textId="4DB90D6C" w:rsidR="002D54C6" w:rsidDel="00F758F6" w:rsidRDefault="002D54C6" w:rsidP="002D54C6">
      <w:pPr>
        <w:bidi/>
        <w:rPr>
          <w:del w:id="3340" w:author="Dalit Roth" w:date="2020-10-19T14:49:00Z"/>
          <w:rFonts w:asciiTheme="minorBidi" w:hAnsiTheme="minorBidi"/>
          <w:rtl/>
        </w:rPr>
      </w:pPr>
    </w:p>
    <w:p w14:paraId="4F44D2A2" w14:textId="1E5167FF" w:rsidR="002D54C6" w:rsidDel="00F758F6" w:rsidRDefault="002D54C6" w:rsidP="002D54C6">
      <w:pPr>
        <w:bidi/>
        <w:rPr>
          <w:del w:id="3341" w:author="Dalit Roth" w:date="2020-10-19T14:49:00Z"/>
          <w:rFonts w:asciiTheme="minorBidi" w:hAnsiTheme="minorBidi"/>
          <w:rtl/>
        </w:rPr>
      </w:pPr>
    </w:p>
    <w:p w14:paraId="340F5EA1" w14:textId="77777777" w:rsidR="002D54C6" w:rsidRDefault="002D54C6" w:rsidP="002D54C6">
      <w:pPr>
        <w:bidi/>
        <w:rPr>
          <w:rFonts w:asciiTheme="minorBidi" w:hAnsiTheme="minorBidi"/>
          <w:rtl/>
        </w:rPr>
      </w:pPr>
    </w:p>
    <w:p w14:paraId="3CE12CAA" w14:textId="77777777" w:rsidR="00341041" w:rsidRPr="00341041" w:rsidRDefault="00732154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341041">
        <w:rPr>
          <w:rFonts w:asciiTheme="minorBidi" w:hAnsiTheme="minorBidi" w:cstheme="minorBidi"/>
          <w:u w:val="single"/>
        </w:rPr>
        <w:lastRenderedPageBreak/>
        <w:t>actor2_movies_cnt</w:t>
      </w:r>
      <w:r w:rsidRPr="00341041">
        <w:rPr>
          <w:rFonts w:asciiTheme="minorBidi" w:hAnsiTheme="minorBidi" w:cstheme="minorBidi"/>
          <w:u w:val="single"/>
          <w:rtl/>
        </w:rPr>
        <w:t>:</w:t>
      </w:r>
    </w:p>
    <w:p w14:paraId="2D541A91" w14:textId="257B3F57" w:rsidR="00E200C8" w:rsidRPr="00341041" w:rsidRDefault="00E200C8" w:rsidP="00341041">
      <w:pPr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341041">
        <w:rPr>
          <w:rFonts w:asciiTheme="minorBidi" w:hAnsiTheme="minorBidi" w:cstheme="minorBidi"/>
          <w:rtl/>
        </w:rPr>
        <w:t>ערכים קיימים: 7,375</w:t>
      </w:r>
    </w:p>
    <w:p w14:paraId="0E8C022C" w14:textId="29D9B546" w:rsidR="00E200C8" w:rsidRDefault="00E200C8" w:rsidP="00E200C8">
      <w:pPr>
        <w:bidi/>
        <w:spacing w:line="276" w:lineRule="auto"/>
        <w:rPr>
          <w:rFonts w:asciiTheme="minorBidi" w:hAnsiTheme="minorBidi" w:cstheme="minorBidi"/>
        </w:rPr>
      </w:pPr>
      <w:r w:rsidRPr="00E200C8">
        <w:rPr>
          <w:rFonts w:asciiTheme="minorBidi" w:hAnsiTheme="minorBidi" w:cstheme="minorBidi"/>
          <w:rtl/>
        </w:rPr>
        <w:t>ערכים חסרים: אין</w:t>
      </w:r>
      <w:r w:rsidRPr="00E200C8">
        <w:rPr>
          <w:rFonts w:asciiTheme="minorBidi" w:hAnsiTheme="minorBidi" w:cstheme="minorBidi" w:hint="cs"/>
          <w:rtl/>
        </w:rPr>
        <w:t xml:space="preserve">. עם זאת, נראה כי ישנה קבוצה של 634 ערכים, בין מספר סידורי 3037 ל- 3673 שבה יש חוסר של הערכים והם מופיעים כאפסים. הפכנו את הערכים האלה ל- </w:t>
      </w:r>
      <w:r w:rsidRPr="00E200C8">
        <w:rPr>
          <w:rFonts w:asciiTheme="minorBidi" w:hAnsiTheme="minorBidi" w:cstheme="minorBidi" w:hint="cs"/>
        </w:rPr>
        <w:t>NA</w:t>
      </w:r>
      <w:r w:rsidRPr="00E200C8">
        <w:rPr>
          <w:rFonts w:asciiTheme="minorBidi" w:hAnsiTheme="minorBidi" w:cstheme="minorBidi" w:hint="cs"/>
          <w:rtl/>
        </w:rPr>
        <w:t>. את כל הניתוח ביצענו על המשתנה החדש.</w:t>
      </w:r>
    </w:p>
    <w:p w14:paraId="250285E8" w14:textId="17A0B3CD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51936" behindDoc="0" locked="0" layoutInCell="1" allowOverlap="1" wp14:anchorId="5723B780" wp14:editId="1D984583">
            <wp:simplePos x="0" y="0"/>
            <wp:positionH relativeFrom="column">
              <wp:posOffset>3473450</wp:posOffset>
            </wp:positionH>
            <wp:positionV relativeFrom="paragraph">
              <wp:posOffset>1905</wp:posOffset>
            </wp:positionV>
            <wp:extent cx="1803400" cy="1803400"/>
            <wp:effectExtent l="0" t="0" r="6350" b="6350"/>
            <wp:wrapThrough wrapText="bothSides">
              <wp:wrapPolygon edited="0">
                <wp:start x="0" y="0"/>
                <wp:lineTo x="0" y="21448"/>
                <wp:lineTo x="21448" y="21448"/>
                <wp:lineTo x="21448" y="0"/>
                <wp:lineTo x="0" y="0"/>
              </wp:wrapPolygon>
            </wp:wrapThrough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A58AA" w14:textId="1A2B2755" w:rsidR="006F6CF9" w:rsidRPr="00E200C8" w:rsidRDefault="006F6CF9" w:rsidP="006F6CF9">
      <w:pPr>
        <w:bidi/>
        <w:spacing w:line="276" w:lineRule="auto"/>
        <w:rPr>
          <w:rFonts w:asciiTheme="minorBidi" w:hAnsiTheme="minorBidi" w:cstheme="minorBidi"/>
          <w:rtl/>
        </w:rPr>
      </w:pPr>
      <w:r w:rsidRPr="006F6CF9">
        <w:rPr>
          <w:noProof/>
        </w:rPr>
        <w:drawing>
          <wp:anchor distT="0" distB="0" distL="114300" distR="114300" simplePos="0" relativeHeight="251752960" behindDoc="0" locked="0" layoutInCell="1" allowOverlap="1" wp14:anchorId="1464B846" wp14:editId="75AF847C">
            <wp:simplePos x="0" y="0"/>
            <wp:positionH relativeFrom="column">
              <wp:posOffset>1504950</wp:posOffset>
            </wp:positionH>
            <wp:positionV relativeFrom="paragraph">
              <wp:posOffset>3810</wp:posOffset>
            </wp:positionV>
            <wp:extent cx="14478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hrough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7BF30" w14:textId="77777777" w:rsidR="006F6CF9" w:rsidRDefault="006F6CF9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5CD19871" w14:textId="0764034E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67E32C34" w14:textId="77777777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2174D99B" w14:textId="61C1A607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3CBB264B" w14:textId="3A70C542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3C27B86C" w14:textId="2211F7DB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</w:t>
      </w:r>
    </w:p>
    <w:p w14:paraId="173087A6" w14:textId="029A55AD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5105C6AF" w14:textId="74E1D698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27AC84CD" w14:textId="394CAB96" w:rsidR="00732154" w:rsidRDefault="00732154" w:rsidP="006F6CF9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A57C8" w:rsidRPr="00C33D60" w14:paraId="56E1374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5E7E260" w14:textId="0E2F4F03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BE477D5" w14:textId="54D7AF8F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6D6031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B40711A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3FC8B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402E466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E00FC71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A57C8" w:rsidRPr="00C33D60" w14:paraId="27955F9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9131396" w14:textId="670E9D6C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BE32515" w14:textId="208CD871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41243F6" w14:textId="5C3B40D2" w:rsidR="002A57C8" w:rsidRPr="00673D2F" w:rsidRDefault="00E200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BC60A15" w14:textId="4A8E2C17" w:rsidR="002A57C8" w:rsidRPr="00673D2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77DC00A" w14:textId="3EEE0EDD" w:rsidR="002A57C8" w:rsidRPr="00673D2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</w:t>
            </w:r>
            <w:r w:rsidR="00673D2F"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3D1594" w14:textId="1403D906" w:rsidR="002A57C8" w:rsidRPr="00673D2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8718F5B" w14:textId="68409DA0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  <w:tr w:rsidR="002A57C8" w:rsidRPr="00C33D60" w14:paraId="506A0A4B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87FF86C" w14:textId="744C683E" w:rsidR="002A57C8" w:rsidRPr="00BA15B0" w:rsidRDefault="002A57C8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507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E200C8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(סה"כ 1141)</w:t>
            </w:r>
          </w:p>
        </w:tc>
      </w:tr>
      <w:tr w:rsidR="002A57C8" w:rsidRPr="00C33D60" w14:paraId="6AFBB6D5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F19CEE4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2CD07" w14:textId="11E2F9A3" w:rsidR="002A57C8" w:rsidRPr="002A57C8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E207B55" w14:textId="341740F3" w:rsidR="002A57C8" w:rsidRPr="00B112FF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</w:t>
            </w:r>
            <w:r w:rsidR="00E200C8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624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28340A" w14:textId="4538A148" w:rsidR="002A57C8" w:rsidRPr="002A57C8" w:rsidRDefault="00E200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1461140A" w14:textId="7379E87B" w:rsidR="002A57C8" w:rsidRPr="00673D2F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</w:t>
            </w:r>
            <w:r w:rsidR="00673D2F" w:rsidRPr="00673D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6B4A8425" w14:textId="68A2C7E4" w:rsidR="002A57C8" w:rsidRPr="002A57C8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4BC6858" w14:textId="3E319295" w:rsidR="002A57C8" w:rsidRPr="002A57C8" w:rsidRDefault="00E200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6</w:t>
            </w:r>
          </w:p>
        </w:tc>
      </w:tr>
    </w:tbl>
    <w:p w14:paraId="6E81E9E2" w14:textId="25518CBD" w:rsidR="002A57C8" w:rsidRDefault="002A57C8" w:rsidP="002A57C8">
      <w:pPr>
        <w:bidi/>
        <w:spacing w:line="276" w:lineRule="auto"/>
        <w:rPr>
          <w:rFonts w:asciiTheme="minorBidi" w:hAnsiTheme="minorBidi" w:cstheme="minorBidi"/>
        </w:rPr>
      </w:pPr>
    </w:p>
    <w:p w14:paraId="0B2CB603" w14:textId="28039293" w:rsidR="008970A6" w:rsidRDefault="00E200C8" w:rsidP="008970A6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מכיוון שמדד הרגרסיה נמוך וכן הערכים החסרים הם </w:t>
      </w:r>
      <w:r>
        <w:rPr>
          <w:rFonts w:asciiTheme="minorBidi" w:hAnsiTheme="minorBidi" w:cstheme="minorBidi"/>
        </w:rPr>
        <w:t>not at random</w:t>
      </w:r>
      <w:r>
        <w:rPr>
          <w:rFonts w:asciiTheme="minorBidi" w:hAnsiTheme="minorBidi" w:cstheme="minorBidi" w:hint="cs"/>
          <w:rtl/>
        </w:rPr>
        <w:t xml:space="preserve"> ואי אפשר להשלים אותם, לא נעמיק בניתוח של המשתנה הזה.</w:t>
      </w:r>
    </w:p>
    <w:p w14:paraId="1008CA08" w14:textId="1AA96E94" w:rsidR="00E200C8" w:rsidRDefault="006F6CF9" w:rsidP="00E200C8">
      <w:pPr>
        <w:bidi/>
        <w:spacing w:line="276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53984" behindDoc="0" locked="0" layoutInCell="1" allowOverlap="1" wp14:anchorId="6BD57B93" wp14:editId="697A7757">
            <wp:simplePos x="0" y="0"/>
            <wp:positionH relativeFrom="column">
              <wp:posOffset>234315</wp:posOffset>
            </wp:positionH>
            <wp:positionV relativeFrom="paragraph">
              <wp:posOffset>80010</wp:posOffset>
            </wp:positionV>
            <wp:extent cx="2725420" cy="2432050"/>
            <wp:effectExtent l="0" t="0" r="0" b="6350"/>
            <wp:wrapThrough wrapText="bothSides">
              <wp:wrapPolygon edited="0">
                <wp:start x="0" y="0"/>
                <wp:lineTo x="0" y="21487"/>
                <wp:lineTo x="21439" y="21487"/>
                <wp:lineTo x="21439" y="0"/>
                <wp:lineTo x="0" y="0"/>
              </wp:wrapPolygon>
            </wp:wrapThrough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1AD04" w14:textId="1291232F" w:rsidR="006F6CF9" w:rsidRDefault="006F6CF9">
      <w:pPr>
        <w:spacing w:after="160" w:line="259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55008" behindDoc="0" locked="0" layoutInCell="1" allowOverlap="1" wp14:anchorId="0226A9EC" wp14:editId="1A412CD5">
            <wp:simplePos x="0" y="0"/>
            <wp:positionH relativeFrom="column">
              <wp:posOffset>3194050</wp:posOffset>
            </wp:positionH>
            <wp:positionV relativeFrom="paragraph">
              <wp:posOffset>5715</wp:posOffset>
            </wp:positionV>
            <wp:extent cx="2025650" cy="2025650"/>
            <wp:effectExtent l="0" t="0" r="0" b="0"/>
            <wp:wrapThrough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hrough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/>
        </w:rPr>
        <w:br w:type="page"/>
      </w:r>
    </w:p>
    <w:p w14:paraId="2B7A9454" w14:textId="3CB1706C" w:rsidR="00FD1932" w:rsidRPr="00FD1932" w:rsidRDefault="00555632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actor2_movies_5y_cnt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</w:t>
      </w:r>
      <w:r w:rsidR="004E2F59">
        <w:rPr>
          <w:rFonts w:asciiTheme="minorBidi" w:hAnsiTheme="minorBidi" w:hint="cs"/>
          <w:color w:val="FF0000"/>
          <w:rtl/>
        </w:rPr>
        <w:t>-</w:t>
      </w:r>
    </w:p>
    <w:p w14:paraId="1B6E64E7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5A28FDAB" w14:textId="77777777" w:rsidR="001D625D" w:rsidRPr="00FD1932" w:rsidRDefault="00555632" w:rsidP="001D625D">
      <w:pPr>
        <w:bidi/>
        <w:spacing w:line="276" w:lineRule="auto"/>
        <w:ind w:left="2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</w:t>
      </w:r>
      <w:r w:rsidR="001D625D">
        <w:rPr>
          <w:rFonts w:asciiTheme="minorBidi" w:hAnsiTheme="minorBidi" w:cstheme="minorBidi"/>
        </w:rPr>
        <w:t xml:space="preserve">: </w:t>
      </w:r>
      <w:r w:rsidR="001D625D" w:rsidRPr="00FD1932">
        <w:rPr>
          <w:rFonts w:asciiTheme="minorBidi" w:hAnsiTheme="minorBidi" w:cstheme="minorBidi" w:hint="cs"/>
          <w:rtl/>
        </w:rPr>
        <w:t xml:space="preserve">גם כאן הפכנו את ה 0 ברשומות הללו (בין 3031 ל 3667) ל </w:t>
      </w:r>
      <w:r w:rsidR="001D625D" w:rsidRPr="00FD1932">
        <w:rPr>
          <w:rFonts w:asciiTheme="minorBidi" w:hAnsiTheme="minorBidi" w:cstheme="minorBidi" w:hint="cs"/>
        </w:rPr>
        <w:t>NA</w:t>
      </w:r>
    </w:p>
    <w:p w14:paraId="26238D41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620"/>
        <w:gridCol w:w="1260"/>
      </w:tblGrid>
      <w:tr w:rsidR="00505895" w:rsidRPr="00C33D60" w14:paraId="74CC2327" w14:textId="77777777" w:rsidTr="00FA3D51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B3521EC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0632A0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774F6F4E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D6E08B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4150FC45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5AEAA7D9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7736264A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505895" w:rsidRPr="00C33D60" w14:paraId="140AA721" w14:textId="77777777" w:rsidTr="00FA3D51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66D797D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0DAA70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6594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1.915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8DB2F2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3BAC3CB7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2.559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A1FAA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6194E5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  <w:tr w:rsidR="00FD1932" w:rsidRPr="00C33D60" w14:paraId="43EFAA4A" w14:textId="77777777" w:rsidTr="002475AF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730F39DC" w14:textId="77777777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2A2BA75B" w14:textId="77777777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7C02067" w14:textId="77777777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50A80129" w14:textId="77777777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58415164" w14:textId="77777777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80" w:type="dxa"/>
            <w:gridSpan w:val="2"/>
            <w:shd w:val="clear" w:color="auto" w:fill="auto"/>
            <w:noWrap/>
            <w:vAlign w:val="bottom"/>
          </w:tcPr>
          <w:p w14:paraId="0D2E4A93" w14:textId="4EABB1FB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Without outliers</w:t>
            </w:r>
          </w:p>
        </w:tc>
      </w:tr>
      <w:tr w:rsidR="00FD1932" w:rsidRPr="00C33D60" w14:paraId="2085E8C5" w14:textId="77777777" w:rsidTr="00FA3D51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2647F3BE" w14:textId="2BD7BE54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315E7FA4" w14:textId="7739AFCE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1537239" w14:textId="1125EE75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FD1932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1.541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4951BEA9" w14:textId="7B1A5F9A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600C3DF2" w14:textId="37BEBD8D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1.931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50B163F9" w14:textId="3DD29B32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40553959" w14:textId="53989791" w:rsidR="00FD1932" w:rsidRPr="00505895" w:rsidRDefault="00FD1932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</w:tbl>
    <w:p w14:paraId="28780C30" w14:textId="3704247C" w:rsidR="00505895" w:rsidRPr="00C33D60" w:rsidRDefault="00505895" w:rsidP="00505895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345</w:t>
      </w:r>
    </w:p>
    <w:p w14:paraId="79D5130E" w14:textId="17BB0078" w:rsidR="006703E0" w:rsidRPr="00C33D60" w:rsidRDefault="00FD1932" w:rsidP="006703E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777536" behindDoc="1" locked="0" layoutInCell="1" allowOverlap="1" wp14:anchorId="29A9C591" wp14:editId="5161B441">
            <wp:simplePos x="0" y="0"/>
            <wp:positionH relativeFrom="column">
              <wp:posOffset>41275</wp:posOffset>
            </wp:positionH>
            <wp:positionV relativeFrom="paragraph">
              <wp:posOffset>74295</wp:posOffset>
            </wp:positionV>
            <wp:extent cx="2517775" cy="1937385"/>
            <wp:effectExtent l="0" t="0" r="0" b="5715"/>
            <wp:wrapTight wrapText="bothSides">
              <wp:wrapPolygon edited="0">
                <wp:start x="0" y="0"/>
                <wp:lineTo x="0" y="21451"/>
                <wp:lineTo x="21409" y="21451"/>
                <wp:lineTo x="21409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632"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778560" behindDoc="1" locked="0" layoutInCell="1" allowOverlap="1" wp14:anchorId="1CC12DB2" wp14:editId="2C4D0964">
            <wp:simplePos x="0" y="0"/>
            <wp:positionH relativeFrom="column">
              <wp:posOffset>2729230</wp:posOffset>
            </wp:positionH>
            <wp:positionV relativeFrom="paragraph">
              <wp:posOffset>3175</wp:posOffset>
            </wp:positionV>
            <wp:extent cx="2131060" cy="1998345"/>
            <wp:effectExtent l="0" t="0" r="2540" b="1905"/>
            <wp:wrapTight wrapText="bothSides">
              <wp:wrapPolygon edited="0">
                <wp:start x="0" y="0"/>
                <wp:lineTo x="0" y="21415"/>
                <wp:lineTo x="21433" y="21415"/>
                <wp:lineTo x="21433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8F246" w14:textId="77777777" w:rsidR="006703E0" w:rsidRDefault="006703E0" w:rsidP="006703E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6703E0" w:rsidRPr="00121AD7" w14:paraId="0012C1F5" w14:textId="77777777" w:rsidTr="002475A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8360BD" w14:textId="348E8CE0" w:rsidR="006703E0" w:rsidRPr="00766A67" w:rsidRDefault="006703E0" w:rsidP="002475A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ho = </w:t>
            </w:r>
            <w:r w:rsidRPr="006703E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0.3045591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E230F7E" w14:textId="4DCD8358" w:rsidR="006703E0" w:rsidRPr="00121AD7" w:rsidRDefault="006703E0" w:rsidP="002475A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t>S =</w:t>
            </w:r>
            <w:r w:rsidRPr="006703E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3107628289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2165700" w14:textId="77777777" w:rsidR="006703E0" w:rsidRPr="00121AD7" w:rsidRDefault="006703E0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E146926" w14:textId="77777777" w:rsidR="006703E0" w:rsidRPr="00121AD7" w:rsidRDefault="006703E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6703E0" w:rsidRPr="00121AD7" w14:paraId="57DE513F" w14:textId="77777777" w:rsidTr="002475A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AA77DBD" w14:textId="56075AAF" w:rsidR="006703E0" w:rsidRPr="00766A67" w:rsidRDefault="006703E0" w:rsidP="002475A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ho = </w:t>
            </w:r>
            <w:r w:rsidRPr="006703E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0.2980726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68F9C2C" w14:textId="59EE7F63" w:rsidR="006703E0" w:rsidRPr="00121AD7" w:rsidRDefault="006703E0" w:rsidP="002475A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t xml:space="preserve">S = </w:t>
            </w:r>
            <w:r w:rsidRPr="006703E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2693938747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E67034D" w14:textId="77777777" w:rsidR="006703E0" w:rsidRPr="00121AD7" w:rsidRDefault="006703E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766A6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0F6671C" w14:textId="77777777" w:rsidR="006703E0" w:rsidRPr="00121AD7" w:rsidRDefault="006703E0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37818446" w14:textId="645C2BC7" w:rsidR="001D625D" w:rsidRDefault="001D625D" w:rsidP="001D625D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1D046D08" wp14:editId="226E0AC3">
            <wp:simplePos x="0" y="0"/>
            <wp:positionH relativeFrom="column">
              <wp:posOffset>-347980</wp:posOffset>
            </wp:positionH>
            <wp:positionV relativeFrom="paragraph">
              <wp:posOffset>184150</wp:posOffset>
            </wp:positionV>
            <wp:extent cx="2870200" cy="2208530"/>
            <wp:effectExtent l="0" t="0" r="6350" b="1270"/>
            <wp:wrapTight wrapText="bothSides">
              <wp:wrapPolygon edited="0">
                <wp:start x="0" y="0"/>
                <wp:lineTo x="0" y="21426"/>
                <wp:lineTo x="21504" y="21426"/>
                <wp:lineTo x="21504" y="0"/>
                <wp:lineTo x="0" y="0"/>
              </wp:wrapPolygon>
            </wp:wrapTight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9584" behindDoc="1" locked="0" layoutInCell="1" allowOverlap="1" wp14:anchorId="030C4266" wp14:editId="729F8E9D">
            <wp:simplePos x="0" y="0"/>
            <wp:positionH relativeFrom="column">
              <wp:posOffset>2426970</wp:posOffset>
            </wp:positionH>
            <wp:positionV relativeFrom="paragraph">
              <wp:posOffset>189230</wp:posOffset>
            </wp:positionV>
            <wp:extent cx="2861945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23" y="21488"/>
                <wp:lineTo x="21423" y="0"/>
                <wp:lineTo x="0" y="0"/>
              </wp:wrapPolygon>
            </wp:wrapTight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C4379" w14:textId="006E8248" w:rsidR="001D625D" w:rsidRDefault="001D625D" w:rsidP="001D625D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</w:p>
    <w:p w14:paraId="5681818E" w14:textId="3022002A" w:rsidR="001D625D" w:rsidRDefault="001D625D" w:rsidP="001D625D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  <w:rtl/>
        </w:rPr>
      </w:pPr>
      <w:r>
        <w:rPr>
          <w:rFonts w:ascii="Lucida Console" w:hAnsi="Lucida Console" w:hint="cs"/>
          <w:color w:val="000000"/>
          <w:bdr w:val="none" w:sz="0" w:space="0" w:color="auto" w:frame="1"/>
          <w:rtl/>
        </w:rPr>
        <w:t xml:space="preserve">לאחר הפיכת המשתנה לקטגוריה </w:t>
      </w:r>
      <w:r>
        <w:rPr>
          <w:rFonts w:ascii="Lucida Console" w:hAnsi="Lucida Console"/>
          <w:color w:val="000000"/>
          <w:bdr w:val="none" w:sz="0" w:space="0" w:color="auto" w:frame="1"/>
          <w:rtl/>
        </w:rPr>
        <w:t>–</w:t>
      </w:r>
      <w:r>
        <w:rPr>
          <w:rFonts w:ascii="Lucida Console" w:hAnsi="Lucida Console" w:hint="cs"/>
          <w:color w:val="000000"/>
          <w:bdr w:val="none" w:sz="0" w:space="0" w:color="auto" w:frame="1"/>
          <w:rtl/>
        </w:rPr>
        <w:t xml:space="preserve"> מבחן חי</w:t>
      </w:r>
      <w:r w:rsidR="00AB1281">
        <w:rPr>
          <w:rFonts w:ascii="Lucida Console" w:hAnsi="Lucida Console" w:hint="cs"/>
          <w:color w:val="000000"/>
          <w:bdr w:val="none" w:sz="0" w:space="0" w:color="auto" w:frame="1"/>
          <w:rtl/>
        </w:rPr>
        <w:t xml:space="preserve"> </w:t>
      </w:r>
      <w:r>
        <w:rPr>
          <w:rFonts w:ascii="Lucida Console" w:hAnsi="Lucida Console" w:hint="cs"/>
          <w:color w:val="000000"/>
          <w:bdr w:val="none" w:sz="0" w:space="0" w:color="auto" w:frame="1"/>
          <w:rtl/>
        </w:rPr>
        <w:t xml:space="preserve">בריבוע </w:t>
      </w:r>
      <w:r>
        <w:rPr>
          <w:rFonts w:ascii="Lucida Console" w:hAnsi="Lucida Console"/>
          <w:color w:val="000000"/>
          <w:bdr w:val="none" w:sz="0" w:space="0" w:color="auto" w:frame="1"/>
          <w:rtl/>
        </w:rPr>
        <w:t>–</w:t>
      </w:r>
      <w:r>
        <w:rPr>
          <w:rFonts w:ascii="Lucida Console" w:hAnsi="Lucida Console" w:hint="cs"/>
          <w:color w:val="000000"/>
          <w:bdr w:val="none" w:sz="0" w:space="0" w:color="auto" w:frame="1"/>
          <w:rtl/>
        </w:rPr>
        <w:t xml:space="preserve"> לא מצא קשר מובהק</w:t>
      </w:r>
    </w:p>
    <w:p w14:paraId="41540BFD" w14:textId="77777777" w:rsidR="001D625D" w:rsidRDefault="001D625D" w:rsidP="001D625D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</w:p>
    <w:p w14:paraId="659B8D37" w14:textId="5B264C18" w:rsidR="001D625D" w:rsidRPr="001D625D" w:rsidRDefault="001D625D" w:rsidP="001D625D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u w:val="single"/>
          <w:bdr w:val="none" w:sz="0" w:space="0" w:color="auto" w:frame="1"/>
        </w:rPr>
      </w:pPr>
      <w:r w:rsidRPr="001D625D">
        <w:rPr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1D625D">
        <w:rPr>
          <w:rFonts w:ascii="Lucida Console" w:hAnsi="Lucida Console"/>
          <w:color w:val="000000"/>
          <w:u w:val="single"/>
          <w:bdr w:val="none" w:sz="0" w:space="0" w:color="auto" w:frame="1"/>
        </w:rPr>
        <w:t xml:space="preserve">High    Low Medium   None </w:t>
      </w:r>
    </w:p>
    <w:p w14:paraId="1B8571CA" w14:textId="7198734B" w:rsidR="001D625D" w:rsidRPr="001D625D" w:rsidRDefault="001D625D" w:rsidP="001D6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25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  2176   2579   1986    634 </w:t>
      </w:r>
    </w:p>
    <w:p w14:paraId="4DE00BA6" w14:textId="77777777" w:rsidR="001D625D" w:rsidRPr="001D625D" w:rsidRDefault="001D625D" w:rsidP="001D6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72BB8EC" w14:textId="77777777" w:rsidR="001D625D" w:rsidRPr="001D625D" w:rsidRDefault="001D625D" w:rsidP="001D6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1D625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1D625D"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Pearson's Chi-squared test</w:t>
      </w:r>
    </w:p>
    <w:p w14:paraId="5361F280" w14:textId="77777777" w:rsidR="001D625D" w:rsidRPr="001D625D" w:rsidRDefault="001D625D" w:rsidP="001D6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FA0FE40" w14:textId="77777777" w:rsidR="001D625D" w:rsidRPr="001D625D" w:rsidRDefault="001D625D" w:rsidP="001D6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25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data:  movie_ff$actor2_movies_5y_cnt4 and </w:t>
      </w:r>
      <w:proofErr w:type="spellStart"/>
      <w:r w:rsidRPr="001D625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>movie_ff$revenue</w:t>
      </w:r>
      <w:proofErr w:type="spellEnd"/>
    </w:p>
    <w:p w14:paraId="0E46D0B8" w14:textId="77777777" w:rsidR="001D625D" w:rsidRPr="001D625D" w:rsidRDefault="001D625D" w:rsidP="001D6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</w:rPr>
      </w:pPr>
      <w:r w:rsidRPr="001D625D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 xml:space="preserve">X-squared = 5761.2, df = 5686, </w:t>
      </w:r>
      <w:r w:rsidRPr="001D625D">
        <w:rPr>
          <w:rFonts w:ascii="Lucida Console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p-value = 0.2392</w:t>
      </w:r>
    </w:p>
    <w:p w14:paraId="0ED5E926" w14:textId="64FF728D" w:rsidR="006703E0" w:rsidRDefault="006703E0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103631C6" w14:textId="77777777" w:rsidR="0065437D" w:rsidRDefault="0065437D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08118EFE" w14:textId="77777777" w:rsidR="006703E0" w:rsidRDefault="006703E0" w:rsidP="006703E0">
      <w:pPr>
        <w:bidi/>
        <w:spacing w:line="276" w:lineRule="auto"/>
        <w:rPr>
          <w:rFonts w:asciiTheme="minorBidi" w:hAnsiTheme="minorBidi" w:cstheme="minorBidi"/>
          <w:highlight w:val="magenta"/>
          <w:u w:val="single"/>
          <w:rtl/>
        </w:rPr>
      </w:pPr>
    </w:p>
    <w:tbl>
      <w:tblPr>
        <w:tblStyle w:val="a4"/>
        <w:bidiVisual/>
        <w:tblW w:w="0" w:type="auto"/>
        <w:tblInd w:w="378" w:type="dxa"/>
        <w:tblLayout w:type="fixed"/>
        <w:tblLook w:val="04A0" w:firstRow="1" w:lastRow="0" w:firstColumn="1" w:lastColumn="0" w:noHBand="0" w:noVBand="1"/>
        <w:tblPrChange w:id="3342" w:author="Dalit Roth" w:date="2020-10-19T14:56:00Z">
          <w:tblPr>
            <w:tblStyle w:val="a4"/>
            <w:bidiVisual/>
            <w:tblW w:w="0" w:type="auto"/>
            <w:tblInd w:w="378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2075"/>
        <w:gridCol w:w="2569"/>
        <w:gridCol w:w="3274"/>
        <w:tblGridChange w:id="3343">
          <w:tblGrid>
            <w:gridCol w:w="2075"/>
            <w:gridCol w:w="2160"/>
            <w:gridCol w:w="3683"/>
          </w:tblGrid>
        </w:tblGridChange>
      </w:tblGrid>
      <w:tr w:rsidR="0065437D" w:rsidRPr="00C33D60" w14:paraId="189C45DE" w14:textId="77777777" w:rsidTr="0054156B">
        <w:tc>
          <w:tcPr>
            <w:tcW w:w="2075" w:type="dxa"/>
            <w:tcPrChange w:id="3344" w:author="Dalit Roth" w:date="2020-10-19T14:56:00Z">
              <w:tcPr>
                <w:tcW w:w="2075" w:type="dxa"/>
              </w:tcPr>
            </w:tcPrChange>
          </w:tcPr>
          <w:p w14:paraId="56592B39" w14:textId="34C2F99C" w:rsidR="0065437D" w:rsidRPr="0054156B" w:rsidRDefault="0065437D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sz w:val="20"/>
                <w:szCs w:val="20"/>
                <w:highlight w:val="magenta"/>
                <w:u w:val="single"/>
                <w:rPrChange w:id="3345" w:author="Dalit Roth" w:date="2020-10-19T14:56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</w:pPr>
            <w:r w:rsidRPr="0054156B">
              <w:rPr>
                <w:rFonts w:asciiTheme="minorBidi" w:hAnsiTheme="minorBidi" w:cstheme="minorBidi"/>
                <w:sz w:val="20"/>
                <w:szCs w:val="20"/>
                <w:highlight w:val="magenta"/>
                <w:u w:val="single"/>
                <w:rPrChange w:id="3346" w:author="Dalit Roth" w:date="2020-10-19T14:56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  <w:t>sw_female_actor0</w:t>
            </w:r>
          </w:p>
          <w:p w14:paraId="1431151B" w14:textId="77777777" w:rsidR="0065437D" w:rsidRPr="0054156B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sz w:val="20"/>
                <w:szCs w:val="20"/>
                <w:u w:val="single"/>
                <w:rtl/>
                <w:rPrChange w:id="3347" w:author="Dalit Roth" w:date="2020-10-19T14:56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</w:p>
        </w:tc>
        <w:tc>
          <w:tcPr>
            <w:tcW w:w="2569" w:type="dxa"/>
            <w:tcPrChange w:id="3348" w:author="Dalit Roth" w:date="2020-10-19T14:56:00Z">
              <w:tcPr>
                <w:tcW w:w="2160" w:type="dxa"/>
              </w:tcPr>
            </w:tcPrChange>
          </w:tcPr>
          <w:p w14:paraId="38BD3003" w14:textId="77777777" w:rsidR="00F758F6" w:rsidRPr="0054156B" w:rsidRDefault="00F758F6" w:rsidP="00F758F6">
            <w:pPr>
              <w:bidi/>
              <w:rPr>
                <w:ins w:id="3349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350" w:author="Dalit Roth" w:date="2020-10-19T14:56:00Z">
                  <w:rPr>
                    <w:ins w:id="3351" w:author="Dalit Roth" w:date="2020-10-19T14:54:00Z"/>
                    <w:rFonts w:asciiTheme="minorBidi" w:hAnsiTheme="minorBidi"/>
                    <w:rtl/>
                  </w:rPr>
                </w:rPrChange>
              </w:rPr>
            </w:pPr>
            <w:ins w:id="3352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353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t>ערכים קיימים: 6,593</w:t>
              </w:r>
            </w:ins>
          </w:p>
          <w:p w14:paraId="4CE7C2EC" w14:textId="77777777" w:rsidR="00F758F6" w:rsidRPr="0054156B" w:rsidRDefault="00F758F6" w:rsidP="00F758F6">
            <w:pPr>
              <w:bidi/>
              <w:rPr>
                <w:ins w:id="3354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355" w:author="Dalit Roth" w:date="2020-10-19T14:56:00Z">
                  <w:rPr>
                    <w:ins w:id="3356" w:author="Dalit Roth" w:date="2020-10-19T14:54:00Z"/>
                    <w:rFonts w:asciiTheme="minorBidi" w:hAnsiTheme="minorBidi"/>
                    <w:rtl/>
                  </w:rPr>
                </w:rPrChange>
              </w:rPr>
            </w:pPr>
            <w:ins w:id="3357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358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t>ערכים חסרים: 934</w:t>
              </w:r>
            </w:ins>
          </w:p>
          <w:p w14:paraId="722DBDC9" w14:textId="77777777" w:rsidR="00F758F6" w:rsidRPr="0054156B" w:rsidRDefault="00F758F6" w:rsidP="00F758F6">
            <w:pPr>
              <w:bidi/>
              <w:rPr>
                <w:ins w:id="3359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360" w:author="Dalit Roth" w:date="2020-10-19T14:56:00Z">
                  <w:rPr>
                    <w:ins w:id="3361" w:author="Dalit Roth" w:date="2020-10-19T14:54:00Z"/>
                    <w:rFonts w:asciiTheme="minorBidi" w:hAnsiTheme="minorBidi"/>
                    <w:rtl/>
                  </w:rPr>
                </w:rPrChange>
              </w:rPr>
            </w:pPr>
            <w:ins w:id="3362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363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t xml:space="preserve">מספר קטגוריות: 2 (1503- כן, 4938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364" w:author="Dalit Roth" w:date="2020-10-19T14:56:00Z">
                    <w:rPr>
                      <w:rFonts w:asciiTheme="minorBidi" w:hAnsiTheme="minorBidi"/>
                      <w:rtl/>
                    </w:rPr>
                  </w:rPrChange>
                </w:rPr>
                <w:t>–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365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t xml:space="preserve"> לא)</w:t>
              </w:r>
            </w:ins>
          </w:p>
          <w:p w14:paraId="5FD6B0FE" w14:textId="77777777" w:rsidR="00F758F6" w:rsidRPr="0054156B" w:rsidRDefault="00F758F6" w:rsidP="00F758F6">
            <w:pPr>
              <w:bidi/>
              <w:spacing w:line="276" w:lineRule="auto"/>
              <w:rPr>
                <w:ins w:id="3366" w:author="Dalit Roth" w:date="2020-10-19T14:54:00Z"/>
                <w:rFonts w:asciiTheme="minorBidi" w:hAnsiTheme="minorBidi" w:cstheme="minorBidi"/>
                <w:sz w:val="20"/>
                <w:szCs w:val="20"/>
                <w:u w:val="single"/>
                <w:rtl/>
                <w:rPrChange w:id="3367" w:author="Dalit Roth" w:date="2020-10-19T14:56:00Z">
                  <w:rPr>
                    <w:ins w:id="3368" w:author="Dalit Roth" w:date="2020-10-19T14:54:00Z"/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</w:p>
          <w:p w14:paraId="4A50EC8B" w14:textId="77777777" w:rsidR="00F758F6" w:rsidRPr="0054156B" w:rsidRDefault="00F758F6" w:rsidP="00F758F6">
            <w:pPr>
              <w:bidi/>
              <w:spacing w:line="276" w:lineRule="auto"/>
              <w:rPr>
                <w:ins w:id="3369" w:author="Dalit Roth" w:date="2020-10-19T14:54:00Z"/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  <w:rPrChange w:id="3370" w:author="Dalit Roth" w:date="2020-10-19T14:56:00Z">
                  <w:rPr>
                    <w:ins w:id="3371" w:author="Dalit Roth" w:date="2020-10-19T14:54:00Z"/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</w:pPr>
            <w:ins w:id="3372" w:author="Dalit Roth" w:date="2020-10-19T14:54:00Z">
              <w:r w:rsidRPr="0054156B">
                <w:rPr>
                  <w:rFonts w:asciiTheme="minorBidi" w:hAnsiTheme="minorBidi" w:cstheme="minorBidi"/>
                  <w:noProof/>
                  <w:sz w:val="20"/>
                  <w:szCs w:val="20"/>
                  <w:u w:val="single"/>
                  <w:rtl/>
                  <w:rPrChange w:id="3373" w:author="Dalit Roth" w:date="2020-10-19T14:56:00Z">
                    <w:rPr>
                      <w:rFonts w:asciiTheme="minorBidi" w:hAnsiTheme="minorBidi" w:cstheme="minorBidi"/>
                      <w:noProof/>
                      <w:sz w:val="20"/>
                      <w:szCs w:val="20"/>
                      <w:u w:val="single"/>
                      <w:rtl/>
                    </w:rPr>
                  </w:rPrChange>
                </w:rPr>
                <w:t xml:space="preserve">מבחן </w:t>
              </w:r>
              <w:r w:rsidRPr="0054156B">
                <w:rPr>
                  <w:rFonts w:asciiTheme="minorBidi" w:hAnsiTheme="minorBidi" w:cstheme="minorBidi"/>
                  <w:noProof/>
                  <w:sz w:val="20"/>
                  <w:szCs w:val="20"/>
                  <w:u w:val="single"/>
                  <w:rPrChange w:id="3374" w:author="Dalit Roth" w:date="2020-10-19T14:56:00Z">
                    <w:rPr>
                      <w:rFonts w:asciiTheme="minorBidi" w:hAnsiTheme="minorBidi" w:cstheme="minorBidi"/>
                      <w:noProof/>
                      <w:sz w:val="20"/>
                      <w:szCs w:val="20"/>
                      <w:u w:val="single"/>
                    </w:rPr>
                  </w:rPrChange>
                </w:rPr>
                <w:t>Chi-square</w:t>
              </w:r>
              <w:r w:rsidRPr="0054156B">
                <w:rPr>
                  <w:rFonts w:asciiTheme="minorBidi" w:hAnsiTheme="minorBidi" w:cstheme="minorBidi"/>
                  <w:noProof/>
                  <w:sz w:val="20"/>
                  <w:szCs w:val="20"/>
                  <w:u w:val="single"/>
                  <w:rtl/>
                  <w:rPrChange w:id="3375" w:author="Dalit Roth" w:date="2020-10-19T14:56:00Z">
                    <w:rPr>
                      <w:rFonts w:asciiTheme="minorBidi" w:hAnsiTheme="minorBidi" w:cstheme="minorBidi"/>
                      <w:noProof/>
                      <w:sz w:val="20"/>
                      <w:szCs w:val="20"/>
                      <w:u w:val="single"/>
                      <w:rtl/>
                    </w:rPr>
                  </w:rPrChange>
                </w:rPr>
                <w:t>:</w:t>
              </w:r>
            </w:ins>
          </w:p>
          <w:p w14:paraId="1D8F7C65" w14:textId="77777777" w:rsidR="00F758F6" w:rsidRPr="0054156B" w:rsidRDefault="00F758F6" w:rsidP="00F758F6">
            <w:pPr>
              <w:pStyle w:val="HTML"/>
              <w:shd w:val="clear" w:color="auto" w:fill="FFFFFF"/>
              <w:wordWrap w:val="0"/>
              <w:rPr>
                <w:ins w:id="3376" w:author="Dalit Roth" w:date="2020-10-19T14:54:00Z"/>
                <w:rFonts w:asciiTheme="minorBidi" w:hAnsiTheme="minorBidi" w:cstheme="minorBidi"/>
                <w:color w:val="000000"/>
                <w:rPrChange w:id="3377" w:author="Dalit Roth" w:date="2020-10-19T14:56:00Z">
                  <w:rPr>
                    <w:ins w:id="3378" w:author="Dalit Roth" w:date="2020-10-19T14:54:00Z"/>
                    <w:rFonts w:ascii="Lucida Console" w:hAnsi="Lucida Console"/>
                    <w:color w:val="000000"/>
                    <w:sz w:val="16"/>
                    <w:szCs w:val="16"/>
                  </w:rPr>
                </w:rPrChange>
              </w:rPr>
            </w:pPr>
            <w:ins w:id="3379" w:author="Dalit Roth" w:date="2020-10-19T14:54:00Z">
              <w:r w:rsidRPr="0054156B">
                <w:rPr>
                  <w:rFonts w:asciiTheme="minorBidi" w:hAnsiTheme="minorBidi" w:cstheme="minorBidi"/>
                  <w:noProof/>
                  <w:rPrChange w:id="3380" w:author="Dalit Roth" w:date="2020-10-19T14:56:00Z">
                    <w:rPr>
                      <w:noProof/>
                      <w:sz w:val="16"/>
                      <w:szCs w:val="16"/>
                    </w:rPr>
                  </w:rPrChange>
                </w:rPr>
                <w:t xml:space="preserve">p-value = </w:t>
              </w:r>
              <w:r w:rsidRPr="0054156B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3381" w:author="Dalit Roth" w:date="2020-10-19T14:56:00Z">
                    <w:rPr>
                      <w:rFonts w:ascii="Lucida Console" w:hAnsi="Lucida Console"/>
                      <w:color w:val="000000"/>
                      <w:sz w:val="16"/>
                      <w:szCs w:val="16"/>
                      <w:bdr w:val="none" w:sz="0" w:space="0" w:color="auto" w:frame="1"/>
                    </w:rPr>
                  </w:rPrChange>
                </w:rPr>
                <w:t>0.6799</w:t>
              </w:r>
            </w:ins>
          </w:p>
          <w:p w14:paraId="24A3F7C0" w14:textId="77777777" w:rsidR="00F758F6" w:rsidRPr="0054156B" w:rsidRDefault="00F758F6" w:rsidP="00F758F6">
            <w:pPr>
              <w:pStyle w:val="HTML"/>
              <w:shd w:val="clear" w:color="auto" w:fill="FFFFFF"/>
              <w:wordWrap w:val="0"/>
              <w:rPr>
                <w:ins w:id="3382" w:author="Dalit Roth" w:date="2020-10-19T14:54:00Z"/>
                <w:rFonts w:asciiTheme="minorBidi" w:hAnsiTheme="minorBidi" w:cstheme="minorBidi"/>
                <w:color w:val="000000"/>
                <w:rtl/>
                <w:rPrChange w:id="3383" w:author="Dalit Roth" w:date="2020-10-19T14:56:00Z">
                  <w:rPr>
                    <w:ins w:id="3384" w:author="Dalit Roth" w:date="2020-10-19T14:54:00Z"/>
                    <w:rFonts w:ascii="Lucida Console" w:hAnsi="Lucida Console" w:hint="cs"/>
                    <w:color w:val="000000"/>
                    <w:sz w:val="16"/>
                    <w:szCs w:val="16"/>
                    <w:rtl/>
                  </w:rPr>
                </w:rPrChange>
              </w:rPr>
            </w:pPr>
            <w:ins w:id="3385" w:author="Dalit Roth" w:date="2020-10-19T14:54:00Z">
              <w:r w:rsidRPr="0054156B">
                <w:rPr>
                  <w:rFonts w:asciiTheme="minorBidi" w:hAnsiTheme="minorBidi" w:cstheme="minorBidi"/>
                  <w:noProof/>
                  <w:rPrChange w:id="3386" w:author="Dalit Roth" w:date="2020-10-19T14:56:00Z">
                    <w:rPr>
                      <w:noProof/>
                      <w:sz w:val="16"/>
                      <w:szCs w:val="16"/>
                    </w:rPr>
                  </w:rPrChange>
                </w:rPr>
                <w:t xml:space="preserve">X-squared = </w:t>
              </w:r>
              <w:r w:rsidRPr="0054156B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3387" w:author="Dalit Roth" w:date="2020-10-19T14:56:00Z">
                    <w:rPr>
                      <w:rFonts w:ascii="Lucida Console" w:hAnsi="Lucida Console"/>
                      <w:color w:val="000000"/>
                      <w:sz w:val="16"/>
                      <w:szCs w:val="16"/>
                      <w:bdr w:val="none" w:sz="0" w:space="0" w:color="auto" w:frame="1"/>
                    </w:rPr>
                  </w:rPrChange>
                </w:rPr>
                <w:t>5635.6</w:t>
              </w:r>
            </w:ins>
          </w:p>
          <w:p w14:paraId="4164380C" w14:textId="77777777" w:rsidR="00F758F6" w:rsidRPr="0054156B" w:rsidRDefault="00F758F6" w:rsidP="00F758F6">
            <w:pPr>
              <w:pStyle w:val="HTML"/>
              <w:shd w:val="clear" w:color="auto" w:fill="FFFFFF"/>
              <w:wordWrap w:val="0"/>
              <w:rPr>
                <w:ins w:id="3388" w:author="Dalit Roth" w:date="2020-10-19T14:54:00Z"/>
                <w:rFonts w:asciiTheme="minorBidi" w:hAnsiTheme="minorBidi" w:cstheme="minorBidi"/>
                <w:color w:val="000000"/>
                <w:rPrChange w:id="3389" w:author="Dalit Roth" w:date="2020-10-19T14:56:00Z">
                  <w:rPr>
                    <w:ins w:id="3390" w:author="Dalit Roth" w:date="2020-10-19T14:54:00Z"/>
                    <w:rFonts w:ascii="Lucida Console" w:hAnsi="Lucida Console"/>
                    <w:color w:val="000000"/>
                    <w:sz w:val="16"/>
                    <w:szCs w:val="16"/>
                  </w:rPr>
                </w:rPrChange>
              </w:rPr>
            </w:pPr>
            <w:ins w:id="3391" w:author="Dalit Roth" w:date="2020-10-19T14:54:00Z">
              <w:r w:rsidRPr="0054156B">
                <w:rPr>
                  <w:rFonts w:asciiTheme="minorBidi" w:hAnsiTheme="minorBidi" w:cstheme="minorBidi"/>
                  <w:noProof/>
                  <w:rPrChange w:id="3392" w:author="Dalit Roth" w:date="2020-10-19T14:56:00Z">
                    <w:rPr>
                      <w:rFonts w:asciiTheme="minorBidi" w:hAnsiTheme="minorBidi" w:cstheme="minorBidi"/>
                      <w:noProof/>
                      <w:sz w:val="16"/>
                      <w:szCs w:val="16"/>
                    </w:rPr>
                  </w:rPrChange>
                </w:rPr>
                <w:t xml:space="preserve">df = </w:t>
              </w:r>
              <w:r w:rsidRPr="0054156B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3393" w:author="Dalit Roth" w:date="2020-10-19T14:56:00Z">
                    <w:rPr>
                      <w:rFonts w:ascii="Lucida Console" w:hAnsi="Lucida Console"/>
                      <w:color w:val="000000"/>
                      <w:sz w:val="16"/>
                      <w:szCs w:val="16"/>
                      <w:bdr w:val="none" w:sz="0" w:space="0" w:color="auto" w:frame="1"/>
                    </w:rPr>
                  </w:rPrChange>
                </w:rPr>
                <w:t>5686</w:t>
              </w:r>
            </w:ins>
          </w:p>
          <w:p w14:paraId="3CC70026" w14:textId="77777777" w:rsidR="00F758F6" w:rsidRPr="0054156B" w:rsidRDefault="00F758F6" w:rsidP="00F758F6">
            <w:pPr>
              <w:bidi/>
              <w:spacing w:line="276" w:lineRule="auto"/>
              <w:rPr>
                <w:ins w:id="3394" w:author="Dalit Roth" w:date="2020-10-19T14:54:00Z"/>
                <w:rFonts w:asciiTheme="minorBidi" w:hAnsiTheme="minorBidi" w:cstheme="minorBidi"/>
                <w:sz w:val="20"/>
                <w:szCs w:val="20"/>
                <w:u w:val="single"/>
                <w:rtl/>
                <w:rPrChange w:id="3395" w:author="Dalit Roth" w:date="2020-10-19T14:56:00Z">
                  <w:rPr>
                    <w:ins w:id="3396" w:author="Dalit Roth" w:date="2020-10-19T14:54:00Z"/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</w:p>
          <w:p w14:paraId="395D78D6" w14:textId="77777777" w:rsidR="00F758F6" w:rsidRPr="0054156B" w:rsidRDefault="00F758F6" w:rsidP="00F758F6">
            <w:pPr>
              <w:bidi/>
              <w:spacing w:line="276" w:lineRule="auto"/>
              <w:rPr>
                <w:ins w:id="3397" w:author="Dalit Roth" w:date="2020-10-19T14:54:00Z"/>
                <w:rFonts w:asciiTheme="minorBidi" w:hAnsiTheme="minorBidi" w:cstheme="minorBidi"/>
                <w:sz w:val="20"/>
                <w:szCs w:val="20"/>
                <w:u w:val="single"/>
                <w:rtl/>
                <w:rPrChange w:id="3398" w:author="Dalit Roth" w:date="2020-10-19T14:56:00Z">
                  <w:rPr>
                    <w:ins w:id="3399" w:author="Dalit Roth" w:date="2020-10-19T14:54:00Z"/>
                    <w:rFonts w:asciiTheme="minorBidi" w:hAnsiTheme="minorBidi" w:cstheme="minorBidi"/>
                    <w:sz w:val="18"/>
                    <w:szCs w:val="18"/>
                    <w:u w:val="single"/>
                    <w:rtl/>
                  </w:rPr>
                </w:rPrChange>
              </w:rPr>
            </w:pPr>
            <w:ins w:id="3400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  <w:rtl/>
                  <w:rPrChange w:id="3401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highlight w:val="yellow"/>
                      <w:u w:val="single"/>
                      <w:rtl/>
                    </w:rPr>
                  </w:rPrChange>
                </w:rPr>
                <w:t xml:space="preserve">משום מה ההתפלגות של ה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  <w:rPrChange w:id="3402" w:author="Dalit Roth" w:date="2020-10-19T14:56:00Z">
                    <w:rPr>
                      <w:rFonts w:asciiTheme="minorBidi" w:hAnsiTheme="minorBidi" w:cstheme="minorBidi"/>
                      <w:sz w:val="18"/>
                      <w:szCs w:val="18"/>
                      <w:highlight w:val="yellow"/>
                      <w:u w:val="single"/>
                    </w:rPr>
                  </w:rPrChange>
                </w:rPr>
                <w:t xml:space="preserve">revenue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  <w:rtl/>
                  <w:rPrChange w:id="3403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highlight w:val="yellow"/>
                      <w:u w:val="single"/>
                      <w:rtl/>
                    </w:rPr>
                  </w:rPrChange>
                </w:rPr>
                <w:t xml:space="preserve"> של ה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  <w:rPrChange w:id="3404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highlight w:val="yellow"/>
                      <w:u w:val="single"/>
                    </w:rPr>
                  </w:rPrChange>
                </w:rPr>
                <w:t>NA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  <w:rtl/>
                  <w:rPrChange w:id="3405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highlight w:val="yellow"/>
                      <w:u w:val="single"/>
                      <w:rtl/>
                    </w:rPr>
                  </w:rPrChange>
                </w:rPr>
                <w:t xml:space="preserve"> נראית שונה משתי הקבוצות האחרות. אולי שווה להמשיך לחקור למרות שמבחן ה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  <w:rPrChange w:id="3406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highlight w:val="yellow"/>
                      <w:u w:val="single"/>
                    </w:rPr>
                  </w:rPrChange>
                </w:rPr>
                <w:t>X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  <w:rtl/>
                  <w:rPrChange w:id="3407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highlight w:val="yellow"/>
                      <w:u w:val="single"/>
                      <w:rtl/>
                    </w:rPr>
                  </w:rPrChange>
                </w:rPr>
                <w:t xml:space="preserve"> אינו מובהק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u w:val="single"/>
                  <w:rtl/>
                  <w:rPrChange w:id="3408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u w:val="single"/>
                      <w:rtl/>
                    </w:rPr>
                  </w:rPrChange>
                </w:rPr>
                <w:t xml:space="preserve">. </w:t>
              </w:r>
            </w:ins>
          </w:p>
          <w:p w14:paraId="51F18B13" w14:textId="77777777" w:rsidR="00F758F6" w:rsidRPr="0054156B" w:rsidRDefault="00F758F6" w:rsidP="00F758F6">
            <w:pPr>
              <w:bidi/>
              <w:spacing w:line="276" w:lineRule="auto"/>
              <w:jc w:val="both"/>
              <w:rPr>
                <w:ins w:id="3409" w:author="Dalit Roth" w:date="2020-10-19T14:54:00Z"/>
                <w:rFonts w:asciiTheme="minorBidi" w:hAnsiTheme="minorBidi" w:cstheme="minorBidi"/>
                <w:sz w:val="20"/>
                <w:szCs w:val="20"/>
                <w:u w:val="single"/>
                <w:rtl/>
                <w:rPrChange w:id="3410" w:author="Dalit Roth" w:date="2020-10-19T14:56:00Z">
                  <w:rPr>
                    <w:ins w:id="3411" w:author="Dalit Roth" w:date="2020-10-19T14:54:00Z"/>
                    <w:rFonts w:asciiTheme="minorBidi" w:hAnsiTheme="minorBidi" w:cstheme="minorBidi"/>
                    <w:sz w:val="18"/>
                    <w:szCs w:val="18"/>
                    <w:u w:val="single"/>
                    <w:rtl/>
                  </w:rPr>
                </w:rPrChange>
              </w:rPr>
              <w:pPrChange w:id="3412" w:author="Dalit Roth" w:date="2020-10-19T14:55:00Z">
                <w:pPr>
                  <w:bidi/>
                  <w:spacing w:line="276" w:lineRule="auto"/>
                </w:pPr>
              </w:pPrChange>
            </w:pPr>
          </w:p>
          <w:p w14:paraId="3A712FDE" w14:textId="77777777" w:rsidR="00F758F6" w:rsidRPr="0054156B" w:rsidRDefault="00F758F6" w:rsidP="00F758F6">
            <w:pPr>
              <w:bidi/>
              <w:spacing w:line="276" w:lineRule="auto"/>
              <w:jc w:val="both"/>
              <w:rPr>
                <w:ins w:id="3413" w:author="Dalit Roth" w:date="2020-10-19T14:54:00Z"/>
                <w:rFonts w:asciiTheme="minorBidi" w:hAnsiTheme="minorBidi" w:cstheme="minorBidi"/>
                <w:sz w:val="20"/>
                <w:szCs w:val="20"/>
                <w:u w:val="single"/>
                <w:rtl/>
                <w:rPrChange w:id="3414" w:author="Dalit Roth" w:date="2020-10-19T14:56:00Z">
                  <w:rPr>
                    <w:ins w:id="3415" w:author="Dalit Roth" w:date="2020-10-19T14:54:00Z"/>
                    <w:rFonts w:asciiTheme="minorBidi" w:hAnsiTheme="minorBidi" w:cstheme="minorBidi"/>
                    <w:sz w:val="18"/>
                    <w:szCs w:val="18"/>
                    <w:u w:val="single"/>
                    <w:rtl/>
                  </w:rPr>
                </w:rPrChange>
              </w:rPr>
              <w:pPrChange w:id="3416" w:author="Dalit Roth" w:date="2020-10-19T14:55:00Z">
                <w:pPr>
                  <w:bidi/>
                  <w:spacing w:line="276" w:lineRule="auto"/>
                </w:pPr>
              </w:pPrChange>
            </w:pPr>
            <w:ins w:id="3417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u w:val="single"/>
                  <w:rtl/>
                  <w:rPrChange w:id="3418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u w:val="single"/>
                      <w:rtl/>
                    </w:rPr>
                  </w:rPrChange>
                </w:rPr>
                <w:t>בדיקת חוסרים:</w:t>
              </w:r>
            </w:ins>
          </w:p>
          <w:p w14:paraId="23463AEE" w14:textId="77777777" w:rsidR="00F758F6" w:rsidRPr="0054156B" w:rsidRDefault="00F758F6" w:rsidP="00F758F6">
            <w:pPr>
              <w:bidi/>
              <w:spacing w:line="276" w:lineRule="auto"/>
              <w:jc w:val="both"/>
              <w:rPr>
                <w:ins w:id="3419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420" w:author="Dalit Roth" w:date="2020-10-19T14:56:00Z">
                  <w:rPr>
                    <w:ins w:id="3421" w:author="Dalit Roth" w:date="2020-10-19T14:54:00Z"/>
                    <w:rFonts w:asciiTheme="minorBidi" w:hAnsiTheme="minorBidi" w:cstheme="minorBidi" w:hint="cs"/>
                    <w:sz w:val="18"/>
                    <w:szCs w:val="18"/>
                    <w:rtl/>
                  </w:rPr>
                </w:rPrChange>
              </w:rPr>
              <w:pPrChange w:id="3422" w:author="Dalit Roth" w:date="2020-10-19T14:55:00Z">
                <w:pPr>
                  <w:bidi/>
                  <w:spacing w:line="276" w:lineRule="auto"/>
                </w:pPr>
              </w:pPrChange>
            </w:pPr>
            <w:ins w:id="3423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424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>שינינו את הקבוצות ל0,1</w:t>
              </w:r>
            </w:ins>
          </w:p>
          <w:p w14:paraId="584F89C9" w14:textId="77777777" w:rsidR="00F758F6" w:rsidRPr="0054156B" w:rsidRDefault="00F758F6" w:rsidP="00F758F6">
            <w:pPr>
              <w:pStyle w:val="HTML"/>
              <w:shd w:val="clear" w:color="auto" w:fill="FFFFFF"/>
              <w:wordWrap w:val="0"/>
              <w:jc w:val="right"/>
              <w:rPr>
                <w:ins w:id="3425" w:author="Dalit Roth" w:date="2020-10-19T14:54:00Z"/>
                <w:rFonts w:asciiTheme="minorBidi" w:hAnsiTheme="minorBidi" w:cstheme="minorBidi"/>
                <w:rtl/>
                <w:rPrChange w:id="3426" w:author="Dalit Roth" w:date="2020-10-19T14:56:00Z">
                  <w:rPr>
                    <w:ins w:id="3427" w:author="Dalit Roth" w:date="2020-10-19T14:54:00Z"/>
                    <w:rFonts w:asciiTheme="minorBidi" w:hAnsiTheme="minorBidi" w:cstheme="minorBidi"/>
                    <w:sz w:val="18"/>
                    <w:szCs w:val="18"/>
                    <w:rtl/>
                  </w:rPr>
                </w:rPrChange>
              </w:rPr>
              <w:pPrChange w:id="3428" w:author="Dalit Roth" w:date="2020-10-19T14:55:00Z">
                <w:pPr>
                  <w:pStyle w:val="HTML"/>
                  <w:shd w:val="clear" w:color="auto" w:fill="FFFFFF"/>
                  <w:wordWrap w:val="0"/>
                </w:pPr>
              </w:pPrChange>
            </w:pPr>
            <w:ins w:id="3429" w:author="Dalit Roth" w:date="2020-10-19T14:54:00Z">
              <w:r w:rsidRPr="0054156B">
                <w:rPr>
                  <w:rFonts w:asciiTheme="minorBidi" w:hAnsiTheme="minorBidi" w:cstheme="minorBidi"/>
                  <w:rtl/>
                  <w:rPrChange w:id="3430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בדיקת רנדומליות ע"י רגרסיה לוגיסטית </w:t>
              </w:r>
              <w:r w:rsidRPr="0054156B">
                <w:rPr>
                  <w:rFonts w:asciiTheme="minorBidi" w:hAnsiTheme="minorBidi" w:cstheme="minorBidi"/>
                  <w:rtl/>
                  <w:rPrChange w:id="3431" w:author="Dalit Roth" w:date="2020-10-19T14:56:00Z">
                    <w:rPr>
                      <w:rFonts w:asciiTheme="minorBidi" w:hAnsiTheme="minorBidi" w:cstheme="minorBidi"/>
                      <w:sz w:val="18"/>
                      <w:szCs w:val="18"/>
                      <w:rtl/>
                    </w:rPr>
                  </w:rPrChange>
                </w:rPr>
                <w:t>–</w:t>
              </w:r>
              <w:r w:rsidRPr="0054156B">
                <w:rPr>
                  <w:rFonts w:asciiTheme="minorBidi" w:hAnsiTheme="minorBidi" w:cstheme="minorBidi"/>
                  <w:rtl/>
                  <w:rPrChange w:id="3432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 יש קשר משמעותי ל3 </w:t>
              </w:r>
            </w:ins>
          </w:p>
          <w:p w14:paraId="7E65CF3D" w14:textId="77777777" w:rsidR="00F758F6" w:rsidRPr="0054156B" w:rsidRDefault="00F758F6" w:rsidP="00F758F6">
            <w:pPr>
              <w:pStyle w:val="HTML"/>
              <w:shd w:val="clear" w:color="auto" w:fill="FFFFFF"/>
              <w:wordWrap w:val="0"/>
              <w:jc w:val="right"/>
              <w:rPr>
                <w:ins w:id="3433" w:author="Dalit Roth" w:date="2020-10-19T14:54:00Z"/>
                <w:rFonts w:asciiTheme="minorBidi" w:hAnsiTheme="minorBidi" w:cstheme="minorBidi"/>
                <w:rtl/>
                <w:rPrChange w:id="3434" w:author="Dalit Roth" w:date="2020-10-19T14:56:00Z">
                  <w:rPr>
                    <w:ins w:id="3435" w:author="Dalit Roth" w:date="2020-10-19T14:54:00Z"/>
                    <w:rFonts w:asciiTheme="minorBidi" w:hAnsiTheme="minorBidi" w:cstheme="minorBidi"/>
                    <w:sz w:val="18"/>
                    <w:szCs w:val="18"/>
                    <w:rtl/>
                  </w:rPr>
                </w:rPrChange>
              </w:rPr>
              <w:pPrChange w:id="3436" w:author="Dalit Roth" w:date="2020-10-19T14:55:00Z">
                <w:pPr>
                  <w:pStyle w:val="HTML"/>
                  <w:shd w:val="clear" w:color="auto" w:fill="FFFFFF"/>
                  <w:wordWrap w:val="0"/>
                </w:pPr>
              </w:pPrChange>
            </w:pPr>
            <w:ins w:id="3437" w:author="Dalit Roth" w:date="2020-10-19T14:54:00Z">
              <w:r w:rsidRPr="0054156B">
                <w:rPr>
                  <w:rFonts w:asciiTheme="minorBidi" w:hAnsiTheme="minorBidi" w:cstheme="minorBidi"/>
                  <w:rtl/>
                  <w:rPrChange w:id="3438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משתנים </w:t>
              </w:r>
              <w:r w:rsidRPr="0054156B">
                <w:rPr>
                  <w:rFonts w:asciiTheme="minorBidi" w:hAnsiTheme="minorBidi" w:cstheme="minorBidi"/>
                  <w:rtl/>
                  <w:rPrChange w:id="3439" w:author="Dalit Roth" w:date="2020-10-19T14:56:00Z">
                    <w:rPr>
                      <w:rFonts w:asciiTheme="minorBidi" w:hAnsiTheme="minorBidi" w:cstheme="minorBidi"/>
                      <w:sz w:val="18"/>
                      <w:szCs w:val="18"/>
                      <w:rtl/>
                    </w:rPr>
                  </w:rPrChange>
                </w:rPr>
                <w:t>–</w:t>
              </w:r>
            </w:ins>
          </w:p>
          <w:p w14:paraId="22CC5498" w14:textId="77777777" w:rsidR="00F758F6" w:rsidRPr="0054156B" w:rsidRDefault="00F758F6" w:rsidP="00F758F6">
            <w:pPr>
              <w:pStyle w:val="HTML"/>
              <w:shd w:val="clear" w:color="auto" w:fill="FFFFFF"/>
              <w:wordWrap w:val="0"/>
              <w:jc w:val="right"/>
              <w:rPr>
                <w:ins w:id="3440" w:author="Dalit Roth" w:date="2020-10-19T14:54:00Z"/>
                <w:rFonts w:asciiTheme="minorBidi" w:hAnsiTheme="minorBidi" w:cstheme="minorBidi"/>
                <w:color w:val="000000"/>
                <w:bdr w:val="none" w:sz="0" w:space="0" w:color="auto" w:frame="1"/>
                <w:rtl/>
                <w:rPrChange w:id="3441" w:author="Dalit Roth" w:date="2020-10-19T14:56:00Z">
                  <w:rPr>
                    <w:ins w:id="3442" w:author="Dalit Roth" w:date="2020-10-19T14:54:00Z"/>
                    <w:rFonts w:ascii="Lucida Console" w:hAnsi="Lucida Console"/>
                    <w:color w:val="000000"/>
                    <w:sz w:val="10"/>
                    <w:szCs w:val="10"/>
                    <w:bdr w:val="none" w:sz="0" w:space="0" w:color="auto" w:frame="1"/>
                    <w:rtl/>
                  </w:rPr>
                </w:rPrChange>
              </w:rPr>
              <w:pPrChange w:id="3443" w:author="Dalit Roth" w:date="2020-10-19T14:55:00Z">
                <w:pPr>
                  <w:pStyle w:val="HTML"/>
                  <w:shd w:val="clear" w:color="auto" w:fill="FFFFFF"/>
                  <w:wordWrap w:val="0"/>
                </w:pPr>
              </w:pPrChange>
            </w:pPr>
            <w:ins w:id="3444" w:author="Dalit Roth" w:date="2020-10-19T14:54:00Z">
              <w:r w:rsidRPr="0054156B">
                <w:rPr>
                  <w:rFonts w:asciiTheme="minorBidi" w:hAnsiTheme="minorBidi" w:cstheme="minorBidi"/>
                  <w:rtl/>
                  <w:rPrChange w:id="3445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 </w:t>
              </w:r>
              <w:r w:rsidRPr="0054156B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3446" w:author="Dalit Roth" w:date="2020-10-19T14:56:00Z">
                    <w:rPr>
                      <w:rFonts w:ascii="Lucida Console" w:hAnsi="Lucida Console"/>
                      <w:color w:val="000000"/>
                      <w:sz w:val="10"/>
                      <w:szCs w:val="10"/>
                      <w:bdr w:val="none" w:sz="0" w:space="0" w:color="auto" w:frame="1"/>
                    </w:rPr>
                  </w:rPrChange>
                </w:rPr>
                <w:t xml:space="preserve">actor1_movies_5y_cnt3         </w:t>
              </w:r>
            </w:ins>
          </w:p>
          <w:p w14:paraId="13D60165" w14:textId="77777777" w:rsidR="00F758F6" w:rsidRPr="0054156B" w:rsidRDefault="00F758F6" w:rsidP="00F758F6">
            <w:pPr>
              <w:pStyle w:val="HTML"/>
              <w:shd w:val="clear" w:color="auto" w:fill="FFFFFF"/>
              <w:wordWrap w:val="0"/>
              <w:jc w:val="right"/>
              <w:rPr>
                <w:ins w:id="3447" w:author="Dalit Roth" w:date="2020-10-19T14:54:00Z"/>
                <w:rFonts w:asciiTheme="minorBidi" w:hAnsiTheme="minorBidi" w:cstheme="minorBidi"/>
                <w:color w:val="000000"/>
                <w:rPrChange w:id="3448" w:author="Dalit Roth" w:date="2020-10-19T14:56:00Z">
                  <w:rPr>
                    <w:ins w:id="3449" w:author="Dalit Roth" w:date="2020-10-19T14:54:00Z"/>
                    <w:rFonts w:ascii="Lucida Console" w:hAnsi="Lucida Console"/>
                    <w:color w:val="000000"/>
                    <w:sz w:val="10"/>
                    <w:szCs w:val="10"/>
                  </w:rPr>
                </w:rPrChange>
              </w:rPr>
              <w:pPrChange w:id="3450" w:author="Dalit Roth" w:date="2020-10-19T14:55:00Z">
                <w:pPr>
                  <w:pStyle w:val="HTML"/>
                  <w:shd w:val="clear" w:color="auto" w:fill="FFFFFF"/>
                  <w:wordWrap w:val="0"/>
                </w:pPr>
              </w:pPrChange>
            </w:pPr>
            <w:ins w:id="3451" w:author="Dalit Roth" w:date="2020-10-19T14:54:00Z">
              <w:r w:rsidRPr="0054156B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3452" w:author="Dalit Roth" w:date="2020-10-19T14:56:00Z">
                    <w:rPr>
                      <w:rFonts w:ascii="Lucida Console" w:hAnsi="Lucida Console"/>
                      <w:color w:val="000000"/>
                      <w:sz w:val="10"/>
                      <w:szCs w:val="10"/>
                      <w:bdr w:val="none" w:sz="0" w:space="0" w:color="auto" w:frame="1"/>
                    </w:rPr>
                  </w:rPrChange>
                </w:rPr>
                <w:t xml:space="preserve">0.0288 *  </w:t>
              </w:r>
            </w:ins>
          </w:p>
          <w:p w14:paraId="7F30701D" w14:textId="77777777" w:rsidR="0054156B" w:rsidRDefault="00F758F6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ins w:id="3453" w:author="Dalit Roth" w:date="2020-10-19T14:56:00Z"/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</w:rPr>
            </w:pPr>
            <w:ins w:id="3454" w:author="Dalit Roth" w:date="2020-10-19T14:54:00Z">
              <w:r w:rsidRPr="0054156B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455" w:author="Dalit Roth" w:date="2020-10-19T14:56:00Z">
                    <w:rPr>
                      <w:rFonts w:ascii="Lucida Console" w:hAnsi="Lucida Console" w:cs="Courier New"/>
                      <w:color w:val="000000"/>
                      <w:sz w:val="10"/>
                      <w:szCs w:val="10"/>
                      <w:bdr w:val="none" w:sz="0" w:space="0" w:color="auto" w:frame="1"/>
                    </w:rPr>
                  </w:rPrChange>
                </w:rPr>
                <w:t xml:space="preserve">budget    </w:t>
              </w:r>
            </w:ins>
          </w:p>
          <w:p w14:paraId="14003FAF" w14:textId="7F6C777A" w:rsidR="00F758F6" w:rsidRPr="0054156B" w:rsidRDefault="00F758F6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ins w:id="3456" w:author="Dalit Roth" w:date="2020-10-19T14:54:00Z"/>
                <w:rFonts w:asciiTheme="minorBidi" w:hAnsiTheme="minorBidi" w:cstheme="minorBidi"/>
                <w:color w:val="000000"/>
                <w:sz w:val="20"/>
                <w:szCs w:val="20"/>
                <w:rPrChange w:id="3457" w:author="Dalit Roth" w:date="2020-10-19T14:56:00Z">
                  <w:rPr>
                    <w:ins w:id="3458" w:author="Dalit Roth" w:date="2020-10-19T14:54:00Z"/>
                    <w:rFonts w:ascii="Lucida Console" w:hAnsi="Lucida Console" w:cs="Courier New"/>
                    <w:color w:val="000000"/>
                    <w:sz w:val="10"/>
                    <w:szCs w:val="10"/>
                  </w:rPr>
                </w:rPrChange>
              </w:rPr>
              <w:pPrChange w:id="3459" w:author="Dalit Roth" w:date="2020-10-19T14:55:00Z">
                <w:pPr>
                  <w:shd w:val="clear" w:color="auto" w:fill="FFFFFF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wordWrap w:val="0"/>
                </w:pPr>
              </w:pPrChange>
            </w:pPr>
            <w:ins w:id="3460" w:author="Dalit Roth" w:date="2020-10-19T14:54:00Z">
              <w:r w:rsidRPr="0054156B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461" w:author="Dalit Roth" w:date="2020-10-19T14:56:00Z">
                    <w:rPr>
                      <w:rFonts w:ascii="Lucida Console" w:hAnsi="Lucida Console" w:cs="Courier New"/>
                      <w:color w:val="000000"/>
                      <w:sz w:val="10"/>
                      <w:szCs w:val="10"/>
                      <w:bdr w:val="none" w:sz="0" w:space="0" w:color="auto" w:frame="1"/>
                    </w:rPr>
                  </w:rPrChange>
                </w:rPr>
                <w:t xml:space="preserve">                     1.58e-06 ***</w:t>
              </w:r>
            </w:ins>
          </w:p>
          <w:p w14:paraId="6897D4B2" w14:textId="77777777" w:rsidR="00F758F6" w:rsidRPr="0054156B" w:rsidRDefault="00F758F6" w:rsidP="00F758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ins w:id="3462" w:author="Dalit Roth" w:date="2020-10-19T14:54:00Z"/>
                <w:rFonts w:asciiTheme="minorBidi" w:hAnsiTheme="minorBidi" w:cstheme="minorBidi"/>
                <w:color w:val="000000"/>
                <w:sz w:val="20"/>
                <w:szCs w:val="20"/>
                <w:rPrChange w:id="3463" w:author="Dalit Roth" w:date="2020-10-19T14:56:00Z">
                  <w:rPr>
                    <w:ins w:id="3464" w:author="Dalit Roth" w:date="2020-10-19T14:54:00Z"/>
                    <w:rFonts w:ascii="Lucida Console" w:hAnsi="Lucida Console" w:cs="Courier New"/>
                    <w:color w:val="000000"/>
                    <w:sz w:val="10"/>
                    <w:szCs w:val="10"/>
                  </w:rPr>
                </w:rPrChange>
              </w:rPr>
              <w:pPrChange w:id="3465" w:author="Dalit Roth" w:date="2020-10-19T14:55:00Z">
                <w:pPr>
                  <w:shd w:val="clear" w:color="auto" w:fill="FFFFFF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wordWrap w:val="0"/>
                </w:pPr>
              </w:pPrChange>
            </w:pPr>
            <w:proofErr w:type="spellStart"/>
            <w:ins w:id="3466" w:author="Dalit Roth" w:date="2020-10-19T14:54:00Z">
              <w:r w:rsidRPr="0054156B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467" w:author="Dalit Roth" w:date="2020-10-19T14:56:00Z">
                    <w:rPr>
                      <w:rFonts w:ascii="Lucida Console" w:hAnsi="Lucida Console" w:cs="Courier New"/>
                      <w:color w:val="000000"/>
                      <w:sz w:val="10"/>
                      <w:szCs w:val="10"/>
                      <w:bdr w:val="none" w:sz="0" w:space="0" w:color="auto" w:frame="1"/>
                    </w:rPr>
                  </w:rPrChange>
                </w:rPr>
                <w:t>depart_Production_female</w:t>
              </w:r>
              <w:proofErr w:type="spellEnd"/>
              <w:r w:rsidRPr="0054156B">
                <w:rPr>
                  <w:rFonts w:asciiTheme="minorBidi" w:hAnsiTheme="minorBidi" w:cstheme="minorBidi"/>
                  <w:color w:val="000000"/>
                  <w:sz w:val="20"/>
                  <w:szCs w:val="20"/>
                  <w:bdr w:val="none" w:sz="0" w:space="0" w:color="auto" w:frame="1"/>
                  <w:rPrChange w:id="3468" w:author="Dalit Roth" w:date="2020-10-19T14:56:00Z">
                    <w:rPr>
                      <w:rFonts w:ascii="Lucida Console" w:hAnsi="Lucida Console" w:cs="Courier New"/>
                      <w:color w:val="000000"/>
                      <w:sz w:val="10"/>
                      <w:szCs w:val="10"/>
                      <w:bdr w:val="none" w:sz="0" w:space="0" w:color="auto" w:frame="1"/>
                    </w:rPr>
                  </w:rPrChange>
                </w:rPr>
                <w:t xml:space="preserve">       9 8.54e-05 ***</w:t>
              </w:r>
            </w:ins>
          </w:p>
          <w:p w14:paraId="23C78C61" w14:textId="77777777" w:rsidR="00F758F6" w:rsidRPr="0054156B" w:rsidRDefault="00F758F6" w:rsidP="00F758F6">
            <w:pPr>
              <w:bidi/>
              <w:spacing w:line="276" w:lineRule="auto"/>
              <w:rPr>
                <w:ins w:id="3469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470" w:author="Dalit Roth" w:date="2020-10-19T14:56:00Z">
                  <w:rPr>
                    <w:ins w:id="3471" w:author="Dalit Roth" w:date="2020-10-19T14:54:00Z"/>
                    <w:rFonts w:asciiTheme="minorBidi" w:hAnsiTheme="minorBidi" w:cstheme="minorBidi"/>
                    <w:sz w:val="18"/>
                    <w:szCs w:val="18"/>
                    <w:rtl/>
                  </w:rPr>
                </w:rPrChange>
              </w:rPr>
            </w:pPr>
          </w:p>
          <w:p w14:paraId="3961254D" w14:textId="77777777" w:rsidR="00F758F6" w:rsidRPr="0054156B" w:rsidRDefault="00F758F6" w:rsidP="00F758F6">
            <w:pPr>
              <w:bidi/>
              <w:spacing w:line="276" w:lineRule="auto"/>
              <w:rPr>
                <w:ins w:id="3472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473" w:author="Dalit Roth" w:date="2020-10-19T14:56:00Z">
                  <w:rPr>
                    <w:ins w:id="3474" w:author="Dalit Roth" w:date="2020-10-19T14:54:00Z"/>
                    <w:rFonts w:asciiTheme="minorBidi" w:hAnsiTheme="minorBidi" w:cstheme="minorBidi"/>
                    <w:sz w:val="18"/>
                    <w:szCs w:val="18"/>
                    <w:rtl/>
                  </w:rPr>
                </w:rPrChange>
              </w:rPr>
            </w:pPr>
            <w:ins w:id="3475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476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ולכן יש השפעה של משתנה על החוסרים וכנראה שהוא לא רנדומלי. בנוסף כל  600 הרשומות החסרות הראו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rPrChange w:id="3477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</w:rPr>
                  </w:rPrChange>
                </w:rPr>
                <w:t xml:space="preserve">NA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478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ברצף.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479" w:author="Dalit Roth" w:date="2020-10-19T14:56:00Z">
                    <w:rPr>
                      <w:rFonts w:asciiTheme="minorBidi" w:hAnsiTheme="minorBidi" w:cstheme="minorBidi"/>
                      <w:sz w:val="18"/>
                      <w:szCs w:val="18"/>
                      <w:rtl/>
                    </w:rPr>
                  </w:rPrChange>
                </w:rPr>
                <w:t>–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480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 </w:t>
              </w:r>
              <w:r w:rsidRPr="0054156B">
                <w:rPr>
                  <w:rFonts w:asciiTheme="minorBidi" w:hAnsiTheme="minorBidi" w:cstheme="minorBidi"/>
                  <w:sz w:val="20"/>
                  <w:szCs w:val="20"/>
                  <w:rPrChange w:id="3481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</w:rPr>
                  </w:rPrChange>
                </w:rPr>
                <w:t>MNAR</w:t>
              </w:r>
            </w:ins>
          </w:p>
          <w:p w14:paraId="5EE0E06D" w14:textId="77777777" w:rsidR="00F758F6" w:rsidRPr="0054156B" w:rsidRDefault="00F758F6" w:rsidP="00F758F6">
            <w:pPr>
              <w:bidi/>
              <w:spacing w:line="276" w:lineRule="auto"/>
              <w:rPr>
                <w:ins w:id="3482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483" w:author="Dalit Roth" w:date="2020-10-19T14:56:00Z">
                  <w:rPr>
                    <w:ins w:id="3484" w:author="Dalit Roth" w:date="2020-10-19T14:54:00Z"/>
                    <w:rFonts w:asciiTheme="minorBidi" w:hAnsiTheme="minorBidi" w:cstheme="minorBidi"/>
                    <w:sz w:val="18"/>
                    <w:szCs w:val="18"/>
                    <w:rtl/>
                  </w:rPr>
                </w:rPrChange>
              </w:rPr>
            </w:pPr>
          </w:p>
          <w:p w14:paraId="740E8D30" w14:textId="77777777" w:rsidR="00F758F6" w:rsidRPr="0054156B" w:rsidRDefault="00F758F6" w:rsidP="00F758F6">
            <w:pPr>
              <w:bidi/>
              <w:spacing w:line="276" w:lineRule="auto"/>
              <w:rPr>
                <w:ins w:id="3485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486" w:author="Dalit Roth" w:date="2020-10-19T14:56:00Z">
                  <w:rPr>
                    <w:ins w:id="3487" w:author="Dalit Roth" w:date="2020-10-19T14:54:00Z"/>
                    <w:rFonts w:asciiTheme="minorBidi" w:hAnsiTheme="minorBidi" w:cstheme="minorBidi"/>
                    <w:sz w:val="18"/>
                    <w:szCs w:val="18"/>
                    <w:rtl/>
                  </w:rPr>
                </w:rPrChange>
              </w:rPr>
            </w:pPr>
            <w:ins w:id="3488" w:author="Dalit Roth" w:date="2020-10-19T14:54:00Z">
              <w:r w:rsidRPr="0054156B">
                <w:rPr>
                  <w:rFonts w:asciiTheme="minorBidi" w:hAnsiTheme="minorBidi" w:cstheme="minorBidi"/>
                  <w:sz w:val="20"/>
                  <w:szCs w:val="20"/>
                  <w:rtl/>
                  <w:rPrChange w:id="3489" w:author="Dalit Roth" w:date="2020-10-19T14:56:00Z">
                    <w:rPr>
                      <w:rFonts w:asciiTheme="minorBidi" w:hAnsiTheme="minorBidi" w:cstheme="minorBidi" w:hint="cs"/>
                      <w:sz w:val="18"/>
                      <w:szCs w:val="18"/>
                      <w:rtl/>
                    </w:rPr>
                  </w:rPrChange>
                </w:rPr>
                <w:t xml:space="preserve">לא צריך להפוך לקטגוריות כי הוא כבר 3 קטגוריות. </w:t>
              </w:r>
            </w:ins>
          </w:p>
          <w:p w14:paraId="5154731E" w14:textId="2BC601DB" w:rsidR="002D54C6" w:rsidRPr="0054156B" w:rsidDel="00F758F6" w:rsidRDefault="002D54C6" w:rsidP="002D54C6">
            <w:pPr>
              <w:bidi/>
              <w:rPr>
                <w:del w:id="3490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491" w:author="Dalit Roth" w:date="2020-10-19T14:56:00Z">
                  <w:rPr>
                    <w:del w:id="3492" w:author="Dalit Roth" w:date="2020-10-19T14:54:00Z"/>
                    <w:rFonts w:asciiTheme="minorBidi" w:hAnsiTheme="minorBidi"/>
                    <w:rtl/>
                  </w:rPr>
                </w:rPrChange>
              </w:rPr>
            </w:pPr>
            <w:del w:id="3493" w:author="Dalit Roth" w:date="2020-10-19T14:54:00Z">
              <w:r w:rsidRPr="0054156B" w:rsidDel="00F758F6">
                <w:rPr>
                  <w:rFonts w:asciiTheme="minorBidi" w:hAnsiTheme="minorBidi" w:cstheme="minorBidi"/>
                  <w:sz w:val="20"/>
                  <w:szCs w:val="20"/>
                  <w:rtl/>
                  <w:rPrChange w:id="3494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delText>ערכים קיימים: 6,593</w:delText>
              </w:r>
            </w:del>
          </w:p>
          <w:p w14:paraId="2FD12B5A" w14:textId="0D8B4B44" w:rsidR="002D54C6" w:rsidRPr="0054156B" w:rsidDel="00F758F6" w:rsidRDefault="002D54C6" w:rsidP="002D54C6">
            <w:pPr>
              <w:bidi/>
              <w:rPr>
                <w:del w:id="3495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496" w:author="Dalit Roth" w:date="2020-10-19T14:56:00Z">
                  <w:rPr>
                    <w:del w:id="3497" w:author="Dalit Roth" w:date="2020-10-19T14:54:00Z"/>
                    <w:rFonts w:asciiTheme="minorBidi" w:hAnsiTheme="minorBidi"/>
                    <w:rtl/>
                  </w:rPr>
                </w:rPrChange>
              </w:rPr>
            </w:pPr>
            <w:del w:id="3498" w:author="Dalit Roth" w:date="2020-10-19T14:54:00Z">
              <w:r w:rsidRPr="0054156B" w:rsidDel="00F758F6">
                <w:rPr>
                  <w:rFonts w:asciiTheme="minorBidi" w:hAnsiTheme="minorBidi" w:cstheme="minorBidi"/>
                  <w:sz w:val="20"/>
                  <w:szCs w:val="20"/>
                  <w:rtl/>
                  <w:rPrChange w:id="3499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delText>ערכים חסרים: 934</w:delText>
              </w:r>
            </w:del>
          </w:p>
          <w:p w14:paraId="0678F34A" w14:textId="779F639B" w:rsidR="002D54C6" w:rsidRPr="0054156B" w:rsidDel="00F758F6" w:rsidRDefault="002D54C6" w:rsidP="002D54C6">
            <w:pPr>
              <w:bidi/>
              <w:rPr>
                <w:del w:id="3500" w:author="Dalit Roth" w:date="2020-10-19T14:54:00Z"/>
                <w:rFonts w:asciiTheme="minorBidi" w:hAnsiTheme="minorBidi" w:cstheme="minorBidi"/>
                <w:sz w:val="20"/>
                <w:szCs w:val="20"/>
                <w:rtl/>
                <w:rPrChange w:id="3501" w:author="Dalit Roth" w:date="2020-10-19T14:56:00Z">
                  <w:rPr>
                    <w:del w:id="3502" w:author="Dalit Roth" w:date="2020-10-19T14:54:00Z"/>
                    <w:rFonts w:asciiTheme="minorBidi" w:hAnsiTheme="minorBidi"/>
                    <w:rtl/>
                  </w:rPr>
                </w:rPrChange>
              </w:rPr>
            </w:pPr>
            <w:del w:id="3503" w:author="Dalit Roth" w:date="2020-10-19T14:54:00Z">
              <w:r w:rsidRPr="0054156B" w:rsidDel="00F758F6">
                <w:rPr>
                  <w:rFonts w:asciiTheme="minorBidi" w:hAnsiTheme="minorBidi" w:cstheme="minorBidi"/>
                  <w:sz w:val="20"/>
                  <w:szCs w:val="20"/>
                  <w:rtl/>
                  <w:rPrChange w:id="3504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delText xml:space="preserve">מספר קטגוריות: 2 (1503- כן, 4938 </w:delText>
              </w:r>
              <w:r w:rsidRPr="0054156B" w:rsidDel="00F758F6">
                <w:rPr>
                  <w:rFonts w:asciiTheme="minorBidi" w:hAnsiTheme="minorBidi" w:cstheme="minorBidi"/>
                  <w:sz w:val="20"/>
                  <w:szCs w:val="20"/>
                  <w:rtl/>
                  <w:rPrChange w:id="3505" w:author="Dalit Roth" w:date="2020-10-19T14:56:00Z">
                    <w:rPr>
                      <w:rFonts w:asciiTheme="minorBidi" w:hAnsiTheme="minorBidi"/>
                      <w:rtl/>
                    </w:rPr>
                  </w:rPrChange>
                </w:rPr>
                <w:delText>–</w:delText>
              </w:r>
              <w:r w:rsidRPr="0054156B" w:rsidDel="00F758F6">
                <w:rPr>
                  <w:rFonts w:asciiTheme="minorBidi" w:hAnsiTheme="minorBidi" w:cstheme="minorBidi"/>
                  <w:sz w:val="20"/>
                  <w:szCs w:val="20"/>
                  <w:rtl/>
                  <w:rPrChange w:id="3506" w:author="Dalit Roth" w:date="2020-10-19T14:56:00Z">
                    <w:rPr>
                      <w:rFonts w:asciiTheme="minorBidi" w:hAnsiTheme="minorBidi" w:hint="cs"/>
                      <w:rtl/>
                    </w:rPr>
                  </w:rPrChange>
                </w:rPr>
                <w:delText xml:space="preserve"> לא)</w:delText>
              </w:r>
            </w:del>
          </w:p>
          <w:p w14:paraId="6A3AC56E" w14:textId="77777777" w:rsidR="0065437D" w:rsidRPr="0054156B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u w:val="single"/>
                <w:rtl/>
                <w:rPrChange w:id="3507" w:author="Dalit Roth" w:date="2020-10-19T14:56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</w:p>
        </w:tc>
        <w:tc>
          <w:tcPr>
            <w:tcW w:w="3274" w:type="dxa"/>
            <w:tcPrChange w:id="3508" w:author="Dalit Roth" w:date="2020-10-19T14:56:00Z">
              <w:tcPr>
                <w:tcW w:w="3683" w:type="dxa"/>
              </w:tcPr>
            </w:tcPrChange>
          </w:tcPr>
          <w:p w14:paraId="6BB4F808" w14:textId="4E9969BE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9304C1">
              <w:rPr>
                <w:rFonts w:cs="Arial"/>
                <w:noProof/>
                <w:rtl/>
              </w:rPr>
              <w:drawing>
                <wp:inline distT="0" distB="0" distL="0" distR="0" wp14:anchorId="5FCA09A4" wp14:editId="6E2F0A94">
                  <wp:extent cx="1749756" cy="1390099"/>
                  <wp:effectExtent l="0" t="0" r="3175" b="635"/>
                  <wp:docPr id="139" name="תמונה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10" b="37559"/>
                          <a:stretch/>
                        </pic:blipFill>
                        <pic:spPr bwMode="auto">
                          <a:xfrm>
                            <a:off x="0" y="0"/>
                            <a:ext cx="1757897" cy="139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ins w:id="3509" w:author="Dalit Roth" w:date="2020-10-19T14:55:00Z">
              <w:r w:rsidR="00F758F6" w:rsidRPr="00576674">
                <w:rPr>
                  <w:rFonts w:asciiTheme="minorBidi" w:hAnsiTheme="minorBidi" w:cs="Arial"/>
                  <w:noProof/>
                  <w:u w:val="single"/>
                  <w:rtl/>
                </w:rPr>
                <w:drawing>
                  <wp:inline distT="0" distB="0" distL="0" distR="0" wp14:anchorId="609A7242" wp14:editId="1DB5BF30">
                    <wp:extent cx="1543615" cy="1421394"/>
                    <wp:effectExtent l="0" t="0" r="0" b="0"/>
                    <wp:docPr id="200" name="תמונה 20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4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9682" b="31295"/>
                            <a:stretch/>
                          </pic:blipFill>
                          <pic:spPr bwMode="auto">
                            <a:xfrm>
                              <a:off x="0" y="0"/>
                              <a:ext cx="1543615" cy="142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 w:rsidR="00F758F6">
                <w:rPr>
                  <w:rFonts w:asciiTheme="minorBidi" w:hAnsiTheme="minorBidi" w:cstheme="minorBidi"/>
                  <w:noProof/>
                  <w:u w:val="single"/>
                </w:rPr>
                <w:drawing>
                  <wp:inline distT="0" distB="0" distL="0" distR="0" wp14:anchorId="6E7A6CC5" wp14:editId="60744BCF">
                    <wp:extent cx="1718161" cy="1207826"/>
                    <wp:effectExtent l="0" t="0" r="0" b="0"/>
                    <wp:docPr id="358" name="תמונה 35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19632" cy="120886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65437D" w:rsidRPr="00C33D60" w14:paraId="1C07C272" w14:textId="77777777" w:rsidTr="0054156B">
        <w:tc>
          <w:tcPr>
            <w:tcW w:w="2075" w:type="dxa"/>
            <w:tcPrChange w:id="3510" w:author="Dalit Roth" w:date="2020-10-19T14:56:00Z">
              <w:tcPr>
                <w:tcW w:w="2075" w:type="dxa"/>
              </w:tcPr>
            </w:tcPrChange>
          </w:tcPr>
          <w:p w14:paraId="4242174E" w14:textId="6D887381" w:rsidR="0065437D" w:rsidRPr="00C33D60" w:rsidRDefault="0065437D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sw_female_actor1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7AA51D61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569" w:type="dxa"/>
            <w:tcPrChange w:id="3511" w:author="Dalit Roth" w:date="2020-10-19T14:56:00Z">
              <w:tcPr>
                <w:tcW w:w="2160" w:type="dxa"/>
              </w:tcPr>
            </w:tcPrChange>
          </w:tcPr>
          <w:p w14:paraId="359A826B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038A088F" w14:textId="77777777" w:rsidR="0065437D" w:rsidRPr="00C33D60" w:rsidRDefault="0065437D" w:rsidP="00E95E74">
            <w:pPr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61770693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(2,500 - כן, 4,093 – לא)</w:t>
            </w:r>
          </w:p>
          <w:p w14:paraId="5A1D5D10" w14:textId="77777777" w:rsid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44374CBC" w14:textId="4E4221F4" w:rsidR="00FF5C9A" w:rsidRPr="00C06A67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1887A968" w14:textId="422E85B4" w:rsidR="00FF5C9A" w:rsidRP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FF5C9A">
              <w:rPr>
                <w:noProof/>
              </w:rPr>
              <w:t xml:space="preserve">p-value = 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0.6142</w:t>
            </w:r>
          </w:p>
          <w:p w14:paraId="277ABDD8" w14:textId="511337CD" w:rsidR="00FF5C9A" w:rsidRP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FF5C9A">
              <w:rPr>
                <w:noProof/>
              </w:rPr>
              <w:t xml:space="preserve">X-squared = 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2757.8</w:t>
            </w:r>
          </w:p>
          <w:p w14:paraId="50EB79B7" w14:textId="2ACB6A9B" w:rsidR="00FF5C9A" w:rsidRPr="0065437D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f = 2780</w:t>
            </w:r>
          </w:p>
        </w:tc>
        <w:tc>
          <w:tcPr>
            <w:tcW w:w="3274" w:type="dxa"/>
            <w:tcPrChange w:id="3512" w:author="Dalit Roth" w:date="2020-10-19T14:56:00Z">
              <w:tcPr>
                <w:tcW w:w="3683" w:type="dxa"/>
              </w:tcPr>
            </w:tcPrChange>
          </w:tcPr>
          <w:p w14:paraId="74A93FF6" w14:textId="32344459" w:rsidR="0065437D" w:rsidRPr="00C33D60" w:rsidRDefault="00CD7B6A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01D65F50" wp14:editId="688D26F4">
                  <wp:simplePos x="0" y="0"/>
                  <wp:positionH relativeFrom="column">
                    <wp:posOffset>617220</wp:posOffset>
                  </wp:positionH>
                  <wp:positionV relativeFrom="paragraph">
                    <wp:posOffset>1715135</wp:posOffset>
                  </wp:positionV>
                  <wp:extent cx="1604645" cy="1431290"/>
                  <wp:effectExtent l="0" t="0" r="0" b="0"/>
                  <wp:wrapThrough wrapText="bothSides">
                    <wp:wrapPolygon edited="0">
                      <wp:start x="0" y="0"/>
                      <wp:lineTo x="0" y="21274"/>
                      <wp:lineTo x="21284" y="21274"/>
                      <wp:lineTo x="21284" y="0"/>
                      <wp:lineTo x="0" y="0"/>
                    </wp:wrapPolygon>
                  </wp:wrapThrough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435520" behindDoc="0" locked="0" layoutInCell="1" allowOverlap="1" wp14:anchorId="078711AC" wp14:editId="0A1C47EB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70485</wp:posOffset>
                  </wp:positionV>
                  <wp:extent cx="1703705" cy="1703705"/>
                  <wp:effectExtent l="0" t="0" r="0" b="0"/>
                  <wp:wrapThrough wrapText="bothSides">
                    <wp:wrapPolygon edited="0">
                      <wp:start x="0" y="0"/>
                      <wp:lineTo x="0" y="21254"/>
                      <wp:lineTo x="21254" y="21254"/>
                      <wp:lineTo x="21254" y="0"/>
                      <wp:lineTo x="0" y="0"/>
                    </wp:wrapPolygon>
                  </wp:wrapThrough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70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65B9D09C" w14:textId="77777777" w:rsidTr="0054156B">
        <w:tc>
          <w:tcPr>
            <w:tcW w:w="2075" w:type="dxa"/>
            <w:tcPrChange w:id="3513" w:author="Dalit Roth" w:date="2020-10-19T14:56:00Z">
              <w:tcPr>
                <w:tcW w:w="2075" w:type="dxa"/>
              </w:tcPr>
            </w:tcPrChange>
          </w:tcPr>
          <w:p w14:paraId="3F084627" w14:textId="5B7F67D9" w:rsidR="0065437D" w:rsidRPr="00C33D60" w:rsidRDefault="0065437D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lastRenderedPageBreak/>
              <w:t>sw_female_actor2</w:t>
            </w:r>
          </w:p>
          <w:p w14:paraId="5CE4E0C6" w14:textId="77777777" w:rsidR="0065437D" w:rsidRPr="00C33D60" w:rsidRDefault="0065437D" w:rsidP="00360447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569" w:type="dxa"/>
            <w:tcPrChange w:id="3514" w:author="Dalit Roth" w:date="2020-10-19T14:56:00Z">
              <w:tcPr>
                <w:tcW w:w="2160" w:type="dxa"/>
              </w:tcPr>
            </w:tcPrChange>
          </w:tcPr>
          <w:p w14:paraId="17B20938" w14:textId="77777777" w:rsidR="0065437D" w:rsidRPr="00C06A67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קיימים: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6587</w:t>
            </w:r>
          </w:p>
          <w:p w14:paraId="24185BEC" w14:textId="77777777" w:rsidR="0065437D" w:rsidRPr="00C06A67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חסרים: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788</w:t>
            </w:r>
          </w:p>
          <w:p w14:paraId="3AF671EF" w14:textId="77777777" w:rsid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2226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- כן,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4361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– לא)</w:t>
            </w:r>
          </w:p>
          <w:p w14:paraId="4C7ED068" w14:textId="77777777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6A0D276D" w14:textId="77777777" w:rsid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rtl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5752.8, df = 5686</w:t>
            </w:r>
          </w:p>
          <w:p w14:paraId="0F8B299F" w14:textId="6225AEEE" w:rsidR="00C06A67" w:rsidRP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0.2644</w:t>
            </w:r>
          </w:p>
          <w:p w14:paraId="538FE3AB" w14:textId="58DD8111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274" w:type="dxa"/>
            <w:tcPrChange w:id="3515" w:author="Dalit Roth" w:date="2020-10-19T14:56:00Z">
              <w:tcPr>
                <w:tcW w:w="3683" w:type="dxa"/>
              </w:tcPr>
            </w:tcPrChange>
          </w:tcPr>
          <w:p w14:paraId="521E0BDC" w14:textId="5AD87D8E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E558EEC" wp14:editId="79FFBDB6">
                  <wp:extent cx="1905000" cy="19050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294A16FE" w14:textId="77777777" w:rsidTr="0054156B">
        <w:tc>
          <w:tcPr>
            <w:tcW w:w="2075" w:type="dxa"/>
            <w:tcPrChange w:id="3516" w:author="Dalit Roth" w:date="2020-10-19T14:56:00Z">
              <w:tcPr>
                <w:tcW w:w="2075" w:type="dxa"/>
              </w:tcPr>
            </w:tcPrChange>
          </w:tcPr>
          <w:p w14:paraId="566AA5BA" w14:textId="1117236D" w:rsidR="0065437D" w:rsidRPr="00C33D60" w:rsidRDefault="0065437D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highlight w:val="magenta"/>
              </w:rPr>
              <w:t>sw_male_actor0</w:t>
            </w:r>
          </w:p>
          <w:p w14:paraId="7CECC45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569" w:type="dxa"/>
            <w:tcPrChange w:id="3517" w:author="Dalit Roth" w:date="2020-10-19T14:56:00Z">
              <w:tcPr>
                <w:tcW w:w="2160" w:type="dxa"/>
              </w:tcPr>
            </w:tcPrChange>
          </w:tcPr>
          <w:p w14:paraId="542F6B40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3A324A05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364E7E81" w14:textId="77A3952B" w:rsidR="002D54C6" w:rsidRDefault="002D54C6" w:rsidP="002D54C6">
            <w:pPr>
              <w:bidi/>
              <w:rPr>
                <w:ins w:id="3518" w:author="Dalit Roth" w:date="2020-10-19T14:57:00Z"/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(4471- כן, 1970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  <w:r w:rsidRPr="009304C1">
              <w:rPr>
                <w:rFonts w:asciiTheme="minorBidi" w:hAnsiTheme="minorBidi"/>
              </w:rPr>
              <w:t xml:space="preserve"> </w:t>
            </w:r>
          </w:p>
          <w:p w14:paraId="599E7E71" w14:textId="77777777" w:rsidR="0054156B" w:rsidRDefault="0054156B" w:rsidP="0054156B">
            <w:pPr>
              <w:bidi/>
              <w:rPr>
                <w:rFonts w:asciiTheme="minorBidi" w:hAnsiTheme="minorBidi"/>
                <w:rtl/>
              </w:rPr>
              <w:pPrChange w:id="3519" w:author="Dalit Roth" w:date="2020-10-19T14:57:00Z">
                <w:pPr>
                  <w:bidi/>
                </w:pPr>
              </w:pPrChange>
            </w:pPr>
          </w:p>
          <w:p w14:paraId="1BD934EF" w14:textId="77777777" w:rsidR="0054156B" w:rsidRPr="00C06A67" w:rsidRDefault="0054156B" w:rsidP="0054156B">
            <w:pPr>
              <w:bidi/>
              <w:spacing w:line="276" w:lineRule="auto"/>
              <w:rPr>
                <w:ins w:id="3520" w:author="Dalit Roth" w:date="2020-10-19T14:57:00Z"/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ins w:id="3521" w:author="Dalit Roth" w:date="2020-10-19T14:57:00Z">
              <w:r w:rsidRPr="00C06A67">
                <w:rPr>
                  <w:rFonts w:asciiTheme="minorBidi" w:hAnsiTheme="minorBidi" w:cstheme="minorBidi"/>
                  <w:noProof/>
                  <w:sz w:val="20"/>
                  <w:szCs w:val="20"/>
                  <w:u w:val="single"/>
                  <w:rtl/>
                </w:rPr>
                <w:t xml:space="preserve">מבחן </w:t>
              </w:r>
              <w:r w:rsidRPr="00C06A67">
                <w:rPr>
                  <w:rFonts w:asciiTheme="minorBidi" w:hAnsiTheme="minorBidi" w:cstheme="minorBidi"/>
                  <w:noProof/>
                  <w:sz w:val="20"/>
                  <w:szCs w:val="20"/>
                  <w:u w:val="single"/>
                </w:rPr>
                <w:t>Chi-square</w:t>
              </w:r>
              <w:r w:rsidRPr="00C06A67">
                <w:rPr>
                  <w:rFonts w:asciiTheme="minorBidi" w:hAnsiTheme="minorBidi" w:cstheme="minorBidi"/>
                  <w:noProof/>
                  <w:sz w:val="20"/>
                  <w:szCs w:val="20"/>
                  <w:u w:val="single"/>
                  <w:rtl/>
                </w:rPr>
                <w:t>:</w:t>
              </w:r>
            </w:ins>
          </w:p>
          <w:p w14:paraId="76D082D2" w14:textId="77777777" w:rsidR="0054156B" w:rsidRPr="00D5589B" w:rsidRDefault="0054156B" w:rsidP="0054156B">
            <w:pPr>
              <w:pStyle w:val="HTML"/>
              <w:shd w:val="clear" w:color="auto" w:fill="FFFFFF"/>
              <w:wordWrap w:val="0"/>
              <w:rPr>
                <w:ins w:id="3522" w:author="Dalit Roth" w:date="2020-10-19T14:57:00Z"/>
                <w:rFonts w:ascii="Lucida Console" w:hAnsi="Lucida Console"/>
                <w:color w:val="000000"/>
              </w:rPr>
            </w:pPr>
            <w:ins w:id="3523" w:author="Dalit Roth" w:date="2020-10-19T14:57:00Z">
              <w:r w:rsidRPr="00C06A67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X-squared = </w:t>
              </w:r>
              <w:r w:rsidRPr="00D5589B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5634</w:t>
              </w:r>
            </w:ins>
          </w:p>
          <w:p w14:paraId="3837B5DD" w14:textId="77777777" w:rsidR="0054156B" w:rsidRPr="00D5589B" w:rsidRDefault="0054156B" w:rsidP="0054156B">
            <w:pPr>
              <w:pStyle w:val="HTML"/>
              <w:shd w:val="clear" w:color="auto" w:fill="FFFFFF"/>
              <w:wordWrap w:val="0"/>
              <w:rPr>
                <w:ins w:id="3524" w:author="Dalit Roth" w:date="2020-10-19T14:57:00Z"/>
                <w:rFonts w:ascii="Lucida Console" w:hAnsi="Lucida Console"/>
                <w:color w:val="000000"/>
                <w:rtl/>
              </w:rPr>
            </w:pPr>
            <w:ins w:id="3525" w:author="Dalit Roth" w:date="2020-10-19T14:57:00Z">
              <w:r w:rsidRPr="00C06A67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df = </w:t>
              </w:r>
              <w:r w:rsidRPr="00D5589B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5686</w:t>
              </w:r>
            </w:ins>
          </w:p>
          <w:p w14:paraId="4C48B7A0" w14:textId="77777777" w:rsidR="0054156B" w:rsidRPr="00D5589B" w:rsidRDefault="0054156B" w:rsidP="0054156B">
            <w:pPr>
              <w:pStyle w:val="HTML"/>
              <w:shd w:val="clear" w:color="auto" w:fill="FFFFFF"/>
              <w:wordWrap w:val="0"/>
              <w:rPr>
                <w:ins w:id="3526" w:author="Dalit Roth" w:date="2020-10-19T14:57:00Z"/>
                <w:rFonts w:ascii="Lucida Console" w:hAnsi="Lucida Console"/>
                <w:color w:val="000000"/>
              </w:rPr>
            </w:pPr>
            <w:ins w:id="3527" w:author="Dalit Roth" w:date="2020-10-19T14:57:00Z">
              <w:r w:rsidRPr="00C06A67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p-value = </w:t>
              </w:r>
              <w:r w:rsidRPr="00D5589B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0.6844</w:t>
              </w:r>
            </w:ins>
          </w:p>
          <w:p w14:paraId="1CB954E3" w14:textId="77777777" w:rsidR="0054156B" w:rsidRPr="00C06A67" w:rsidRDefault="0054156B" w:rsidP="0054156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528" w:author="Dalit Roth" w:date="2020-10-19T14:57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22348915" w14:textId="0CFA4130" w:rsidR="0065437D" w:rsidRPr="00C33D60" w:rsidRDefault="0054156B" w:rsidP="0054156B">
            <w:pPr>
              <w:bidi/>
              <w:spacing w:line="276" w:lineRule="auto"/>
              <w:rPr>
                <w:rFonts w:asciiTheme="minorBidi" w:hAnsiTheme="minorBidi" w:cstheme="minorBidi" w:hint="cs"/>
                <w:rtl/>
              </w:rPr>
            </w:pPr>
            <w:ins w:id="3529" w:author="Dalit Roth" w:date="2020-10-19T14:57:00Z">
              <w:r w:rsidRPr="00733357">
                <w:rPr>
                  <w:rFonts w:asciiTheme="minorBidi" w:hAnsiTheme="minorBidi" w:cstheme="minorBidi" w:hint="cs"/>
                  <w:sz w:val="20"/>
                  <w:szCs w:val="20"/>
                  <w:highlight w:val="yellow"/>
                  <w:u w:val="single"/>
                  <w:rtl/>
                </w:rPr>
                <w:t xml:space="preserve">ההתפלגות של ה </w:t>
              </w:r>
              <w:r w:rsidRPr="00733357">
                <w:rPr>
                  <w:rFonts w:asciiTheme="minorBidi" w:hAnsiTheme="minorBidi" w:cstheme="minorBidi"/>
                  <w:sz w:val="20"/>
                  <w:szCs w:val="20"/>
                  <w:highlight w:val="yellow"/>
                  <w:u w:val="single"/>
                </w:rPr>
                <w:t xml:space="preserve">revenue </w:t>
              </w:r>
              <w:r w:rsidRPr="00733357">
                <w:rPr>
                  <w:rFonts w:asciiTheme="minorBidi" w:hAnsiTheme="minorBidi" w:cstheme="minorBidi" w:hint="cs"/>
                  <w:sz w:val="20"/>
                  <w:szCs w:val="20"/>
                  <w:highlight w:val="yellow"/>
                  <w:u w:val="single"/>
                  <w:rtl/>
                </w:rPr>
                <w:t xml:space="preserve"> של ה </w:t>
              </w:r>
              <w:r w:rsidRPr="00733357">
                <w:rPr>
                  <w:rFonts w:asciiTheme="minorBidi" w:hAnsiTheme="minorBidi" w:cstheme="minorBidi" w:hint="cs"/>
                  <w:sz w:val="20"/>
                  <w:szCs w:val="20"/>
                  <w:highlight w:val="yellow"/>
                  <w:u w:val="single"/>
                </w:rPr>
                <w:t>NA</w:t>
              </w:r>
              <w:r w:rsidRPr="00733357">
                <w:rPr>
                  <w:rFonts w:asciiTheme="minorBidi" w:hAnsiTheme="minorBidi" w:cstheme="minorBidi" w:hint="cs"/>
                  <w:sz w:val="20"/>
                  <w:szCs w:val="20"/>
                  <w:highlight w:val="yellow"/>
                  <w:u w:val="single"/>
                  <w:rtl/>
                </w:rPr>
                <w:t xml:space="preserve"> נראית שונה משתי הקבוצות האחרות</w:t>
              </w:r>
              <w:r>
                <w:rPr>
                  <w:rFonts w:asciiTheme="minorBidi" w:hAnsiTheme="minorBidi" w:cstheme="minorBidi" w:hint="cs"/>
                  <w:sz w:val="20"/>
                  <w:szCs w:val="20"/>
                  <w:u w:val="single"/>
                  <w:rtl/>
                </w:rPr>
                <w:t>. הפיזור קטן יותר וגבולות הרבעונים נמוכים יותר.</w:t>
              </w:r>
            </w:ins>
          </w:p>
        </w:tc>
        <w:tc>
          <w:tcPr>
            <w:tcW w:w="3274" w:type="dxa"/>
            <w:tcPrChange w:id="3530" w:author="Dalit Roth" w:date="2020-10-19T14:56:00Z">
              <w:tcPr>
                <w:tcW w:w="3683" w:type="dxa"/>
              </w:tcPr>
            </w:tcPrChange>
          </w:tcPr>
          <w:p w14:paraId="455AF927" w14:textId="3E98DEF2" w:rsidR="0065437D" w:rsidRDefault="0054156B" w:rsidP="00360447">
            <w:pPr>
              <w:pStyle w:val="a3"/>
              <w:bidi/>
              <w:spacing w:line="276" w:lineRule="auto"/>
              <w:ind w:left="0"/>
              <w:rPr>
                <w:ins w:id="3531" w:author="Dalit Roth" w:date="2020-10-19T14:57:00Z"/>
                <w:rFonts w:asciiTheme="minorBidi" w:hAnsiTheme="minorBidi" w:cs="Arial"/>
                <w:noProof/>
                <w:rtl/>
              </w:rPr>
            </w:pPr>
            <w:ins w:id="3532" w:author="Dalit Roth" w:date="2020-10-19T14:58:00Z">
              <w:r w:rsidRPr="0086632D">
                <w:rPr>
                  <w:rFonts w:asciiTheme="minorBidi" w:hAnsiTheme="minorBidi" w:cs="Arial"/>
                  <w:noProof/>
                  <w:rtl/>
                </w:rPr>
                <w:drawing>
                  <wp:anchor distT="0" distB="0" distL="114300" distR="114300" simplePos="0" relativeHeight="251833856" behindDoc="0" locked="0" layoutInCell="1" allowOverlap="1" wp14:anchorId="5B0CB0B6" wp14:editId="631DE9EC">
                    <wp:simplePos x="0" y="0"/>
                    <wp:positionH relativeFrom="column">
                      <wp:posOffset>314689</wp:posOffset>
                    </wp:positionH>
                    <wp:positionV relativeFrom="paragraph">
                      <wp:posOffset>1449292</wp:posOffset>
                    </wp:positionV>
                    <wp:extent cx="1624992" cy="1550451"/>
                    <wp:effectExtent l="0" t="0" r="0" b="0"/>
                    <wp:wrapNone/>
                    <wp:docPr id="201" name="תמונה 20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5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6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569" b="31732"/>
                            <a:stretch/>
                          </pic:blipFill>
                          <pic:spPr bwMode="auto">
                            <a:xfrm>
                              <a:off x="0" y="0"/>
                              <a:ext cx="1624992" cy="1550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r w:rsidR="002D54C6" w:rsidRPr="009304C1">
              <w:rPr>
                <w:rFonts w:asciiTheme="minorBidi" w:hAnsiTheme="minorBidi" w:cs="Arial"/>
                <w:noProof/>
                <w:rtl/>
              </w:rPr>
              <w:drawing>
                <wp:inline distT="0" distB="0" distL="0" distR="0" wp14:anchorId="28782806" wp14:editId="0DA3F7DA">
                  <wp:extent cx="1811663" cy="1427098"/>
                  <wp:effectExtent l="0" t="0" r="0" b="1905"/>
                  <wp:docPr id="140" name="תמונה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48" b="39098"/>
                          <a:stretch/>
                        </pic:blipFill>
                        <pic:spPr bwMode="auto">
                          <a:xfrm>
                            <a:off x="0" y="0"/>
                            <a:ext cx="1840869" cy="1450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248DCC" w14:textId="17EF4651" w:rsidR="0054156B" w:rsidRPr="0054156B" w:rsidRDefault="0054156B" w:rsidP="0054156B">
            <w:pPr>
              <w:rPr>
                <w:ins w:id="3533" w:author="Dalit Roth" w:date="2020-10-19T14:57:00Z"/>
                <w:rtl/>
                <w:rPrChange w:id="3534" w:author="Dalit Roth" w:date="2020-10-19T14:57:00Z">
                  <w:rPr>
                    <w:ins w:id="3535" w:author="Dalit Roth" w:date="2020-10-19T14:57:00Z"/>
                    <w:rFonts w:asciiTheme="minorBidi" w:hAnsiTheme="minorBidi" w:cs="Arial"/>
                    <w:noProof/>
                    <w:rtl/>
                  </w:rPr>
                </w:rPrChange>
              </w:rPr>
              <w:pPrChange w:id="3536" w:author="Dalit Roth" w:date="2020-10-19T14:57:00Z">
                <w:pPr>
                  <w:pStyle w:val="a3"/>
                  <w:bidi/>
                  <w:spacing w:line="276" w:lineRule="auto"/>
                  <w:ind w:left="0"/>
                </w:pPr>
              </w:pPrChange>
            </w:pPr>
          </w:p>
          <w:p w14:paraId="3193E7BF" w14:textId="5E2B4F95" w:rsidR="0054156B" w:rsidRPr="0054156B" w:rsidRDefault="0054156B" w:rsidP="0054156B">
            <w:pPr>
              <w:rPr>
                <w:ins w:id="3537" w:author="Dalit Roth" w:date="2020-10-19T14:57:00Z"/>
                <w:rtl/>
                <w:rPrChange w:id="3538" w:author="Dalit Roth" w:date="2020-10-19T14:57:00Z">
                  <w:rPr>
                    <w:ins w:id="3539" w:author="Dalit Roth" w:date="2020-10-19T14:57:00Z"/>
                    <w:rFonts w:asciiTheme="minorBidi" w:hAnsiTheme="minorBidi" w:cs="Arial"/>
                    <w:noProof/>
                    <w:rtl/>
                  </w:rPr>
                </w:rPrChange>
              </w:rPr>
              <w:pPrChange w:id="3540" w:author="Dalit Roth" w:date="2020-10-19T14:57:00Z">
                <w:pPr>
                  <w:pStyle w:val="a3"/>
                  <w:bidi/>
                  <w:spacing w:line="276" w:lineRule="auto"/>
                  <w:ind w:left="0"/>
                </w:pPr>
              </w:pPrChange>
            </w:pPr>
          </w:p>
          <w:p w14:paraId="175DA70A" w14:textId="77777777" w:rsidR="0054156B" w:rsidRPr="0054156B" w:rsidRDefault="0054156B" w:rsidP="0054156B">
            <w:pPr>
              <w:rPr>
                <w:ins w:id="3541" w:author="Dalit Roth" w:date="2020-10-19T14:57:00Z"/>
                <w:rtl/>
                <w:rPrChange w:id="3542" w:author="Dalit Roth" w:date="2020-10-19T14:57:00Z">
                  <w:rPr>
                    <w:ins w:id="3543" w:author="Dalit Roth" w:date="2020-10-19T14:57:00Z"/>
                    <w:rFonts w:asciiTheme="minorBidi" w:hAnsiTheme="minorBidi" w:cs="Arial"/>
                    <w:noProof/>
                    <w:rtl/>
                  </w:rPr>
                </w:rPrChange>
              </w:rPr>
              <w:pPrChange w:id="3544" w:author="Dalit Roth" w:date="2020-10-19T14:57:00Z">
                <w:pPr>
                  <w:pStyle w:val="a3"/>
                  <w:bidi/>
                  <w:spacing w:line="276" w:lineRule="auto"/>
                  <w:ind w:left="0"/>
                </w:pPr>
              </w:pPrChange>
            </w:pPr>
          </w:p>
          <w:p w14:paraId="23A10730" w14:textId="77777777" w:rsidR="0054156B" w:rsidRDefault="0054156B" w:rsidP="0054156B">
            <w:pPr>
              <w:rPr>
                <w:ins w:id="3545" w:author="Dalit Roth" w:date="2020-10-19T14:57:00Z"/>
                <w:rFonts w:asciiTheme="minorBidi" w:hAnsiTheme="minorBidi" w:cs="Arial"/>
                <w:noProof/>
                <w:rtl/>
              </w:rPr>
            </w:pPr>
          </w:p>
          <w:p w14:paraId="36423261" w14:textId="44745AAE" w:rsidR="0054156B" w:rsidRDefault="0054156B" w:rsidP="0054156B">
            <w:pPr>
              <w:tabs>
                <w:tab w:val="left" w:pos="2177"/>
              </w:tabs>
              <w:rPr>
                <w:ins w:id="3546" w:author="Dalit Roth" w:date="2020-10-19T14:58:00Z"/>
              </w:rPr>
            </w:pPr>
            <w:ins w:id="3547" w:author="Dalit Roth" w:date="2020-10-19T14:57:00Z">
              <w:r>
                <w:tab/>
              </w:r>
            </w:ins>
          </w:p>
          <w:p w14:paraId="3EC7918F" w14:textId="0927E80E" w:rsidR="0054156B" w:rsidRDefault="0054156B" w:rsidP="0054156B">
            <w:pPr>
              <w:tabs>
                <w:tab w:val="left" w:pos="2177"/>
              </w:tabs>
              <w:rPr>
                <w:ins w:id="3548" w:author="Dalit Roth" w:date="2020-10-19T14:58:00Z"/>
              </w:rPr>
            </w:pPr>
          </w:p>
          <w:p w14:paraId="5AFE110A" w14:textId="5FE09010" w:rsidR="0054156B" w:rsidRDefault="0054156B" w:rsidP="0054156B">
            <w:pPr>
              <w:tabs>
                <w:tab w:val="left" w:pos="2177"/>
              </w:tabs>
              <w:rPr>
                <w:ins w:id="3549" w:author="Dalit Roth" w:date="2020-10-19T14:58:00Z"/>
              </w:rPr>
            </w:pPr>
          </w:p>
          <w:p w14:paraId="45039113" w14:textId="34E168E2" w:rsidR="0054156B" w:rsidRDefault="0054156B" w:rsidP="0054156B">
            <w:pPr>
              <w:tabs>
                <w:tab w:val="left" w:pos="2177"/>
              </w:tabs>
              <w:rPr>
                <w:ins w:id="3550" w:author="Dalit Roth" w:date="2020-10-19T14:58:00Z"/>
              </w:rPr>
            </w:pPr>
          </w:p>
          <w:p w14:paraId="46817DEB" w14:textId="77777777" w:rsidR="0054156B" w:rsidRDefault="0054156B" w:rsidP="0054156B">
            <w:pPr>
              <w:tabs>
                <w:tab w:val="left" w:pos="2177"/>
              </w:tabs>
              <w:rPr>
                <w:ins w:id="3551" w:author="Dalit Roth" w:date="2020-10-19T14:58:00Z"/>
              </w:rPr>
            </w:pPr>
          </w:p>
          <w:p w14:paraId="4C0B04C4" w14:textId="77777777" w:rsidR="0054156B" w:rsidRDefault="0054156B" w:rsidP="0054156B">
            <w:pPr>
              <w:tabs>
                <w:tab w:val="left" w:pos="2177"/>
              </w:tabs>
              <w:rPr>
                <w:ins w:id="3552" w:author="Dalit Roth" w:date="2020-10-19T14:58:00Z"/>
              </w:rPr>
            </w:pPr>
          </w:p>
          <w:p w14:paraId="547BB7E1" w14:textId="24939014" w:rsidR="0054156B" w:rsidRPr="0054156B" w:rsidRDefault="0054156B" w:rsidP="0054156B">
            <w:pPr>
              <w:tabs>
                <w:tab w:val="left" w:pos="2177"/>
              </w:tabs>
              <w:rPr>
                <w:rPrChange w:id="3553" w:author="Dalit Roth" w:date="2020-10-19T14:57:00Z">
                  <w:rPr>
                    <w:rFonts w:asciiTheme="minorBidi" w:hAnsiTheme="minorBidi" w:cstheme="minorBidi"/>
                    <w:noProof/>
                  </w:rPr>
                </w:rPrChange>
              </w:rPr>
              <w:pPrChange w:id="3554" w:author="Dalit Roth" w:date="2020-10-19T14:57:00Z">
                <w:pPr>
                  <w:pStyle w:val="a3"/>
                  <w:bidi/>
                  <w:spacing w:line="276" w:lineRule="auto"/>
                  <w:ind w:left="0"/>
                </w:pPr>
              </w:pPrChange>
            </w:pPr>
          </w:p>
        </w:tc>
      </w:tr>
      <w:tr w:rsidR="0065437D" w:rsidRPr="00C33D60" w14:paraId="76AD0FD0" w14:textId="77777777" w:rsidTr="0054156B">
        <w:tc>
          <w:tcPr>
            <w:tcW w:w="2075" w:type="dxa"/>
            <w:tcPrChange w:id="3555" w:author="Dalit Roth" w:date="2020-10-19T14:56:00Z">
              <w:tcPr>
                <w:tcW w:w="2075" w:type="dxa"/>
              </w:tcPr>
            </w:tcPrChange>
          </w:tcPr>
          <w:p w14:paraId="472CC354" w14:textId="5D2EF3BD" w:rsidR="0065437D" w:rsidRPr="00D4747B" w:rsidRDefault="0065437D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D4747B">
              <w:rPr>
                <w:rFonts w:asciiTheme="minorBidi" w:hAnsiTheme="minorBidi" w:cstheme="minorBidi"/>
                <w:u w:val="single"/>
              </w:rPr>
              <w:t>sw_male_actor1</w:t>
            </w:r>
            <w:r w:rsidRPr="00D4747B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1A60E977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569" w:type="dxa"/>
            <w:tcPrChange w:id="3556" w:author="Dalit Roth" w:date="2020-10-19T14:56:00Z">
              <w:tcPr>
                <w:tcW w:w="2160" w:type="dxa"/>
              </w:tcPr>
            </w:tcPrChange>
          </w:tcPr>
          <w:p w14:paraId="76DF692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73D301B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56FC1C25" w14:textId="77777777" w:rsid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(3,409 - כן, 3,184 – לא)</w:t>
            </w:r>
          </w:p>
          <w:p w14:paraId="7D2E5FA4" w14:textId="77777777" w:rsid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771824A4" w14:textId="77777777" w:rsidR="00FF5C9A" w:rsidRPr="00C06A67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4429066" w14:textId="54DB6DA2" w:rsidR="00FF5C9A" w:rsidRPr="00FF5C9A" w:rsidRDefault="00FF5C9A" w:rsidP="00FF5C9A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>p-value = 0.4899</w:t>
            </w:r>
          </w:p>
          <w:p w14:paraId="38AA9DC1" w14:textId="76F427EE" w:rsidR="00FF5C9A" w:rsidRPr="00FF5C9A" w:rsidRDefault="00FF5C9A" w:rsidP="00FF5C9A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>X-squared = 2781.2</w:t>
            </w:r>
          </w:p>
          <w:p w14:paraId="12E92FE2" w14:textId="0472C2F8" w:rsidR="00FF5C9A" w:rsidRPr="00C33D60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f = 2780</w:t>
            </w:r>
          </w:p>
        </w:tc>
        <w:tc>
          <w:tcPr>
            <w:tcW w:w="3274" w:type="dxa"/>
            <w:tcPrChange w:id="3557" w:author="Dalit Roth" w:date="2020-10-19T14:56:00Z">
              <w:tcPr>
                <w:tcW w:w="3683" w:type="dxa"/>
              </w:tcPr>
            </w:tcPrChange>
          </w:tcPr>
          <w:p w14:paraId="184E8847" w14:textId="77777777" w:rsidR="0083066A" w:rsidRDefault="0083066A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  <w:rtl/>
              </w:rPr>
            </w:pPr>
          </w:p>
          <w:p w14:paraId="63C57A03" w14:textId="77777777" w:rsidR="0083066A" w:rsidRDefault="0083066A" w:rsidP="0083066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  <w:rtl/>
              </w:rPr>
            </w:pPr>
          </w:p>
          <w:p w14:paraId="16DEA6AE" w14:textId="67A6E5E3" w:rsidR="0065437D" w:rsidRPr="00C33D60" w:rsidRDefault="0083066A" w:rsidP="0083066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08CE2855" wp14:editId="666815FF">
                  <wp:simplePos x="0" y="0"/>
                  <wp:positionH relativeFrom="column">
                    <wp:posOffset>729615</wp:posOffset>
                  </wp:positionH>
                  <wp:positionV relativeFrom="paragraph">
                    <wp:posOffset>1587500</wp:posOffset>
                  </wp:positionV>
                  <wp:extent cx="1466215" cy="1308100"/>
                  <wp:effectExtent l="0" t="0" r="635" b="6350"/>
                  <wp:wrapThrough wrapText="bothSides">
                    <wp:wrapPolygon edited="0">
                      <wp:start x="0" y="0"/>
                      <wp:lineTo x="0" y="21390"/>
                      <wp:lineTo x="21329" y="21390"/>
                      <wp:lineTo x="21329" y="0"/>
                      <wp:lineTo x="0" y="0"/>
                    </wp:wrapPolygon>
                  </wp:wrapThrough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215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437D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438592" behindDoc="0" locked="0" layoutInCell="1" allowOverlap="1" wp14:anchorId="126FA0D3" wp14:editId="4220D37E">
                  <wp:simplePos x="0" y="0"/>
                  <wp:positionH relativeFrom="column">
                    <wp:posOffset>679450</wp:posOffset>
                  </wp:positionH>
                  <wp:positionV relativeFrom="paragraph">
                    <wp:posOffset>0</wp:posOffset>
                  </wp:positionV>
                  <wp:extent cx="1587500" cy="1587500"/>
                  <wp:effectExtent l="0" t="0" r="0" b="0"/>
                  <wp:wrapThrough wrapText="bothSides">
                    <wp:wrapPolygon edited="0">
                      <wp:start x="0" y="0"/>
                      <wp:lineTo x="0" y="21254"/>
                      <wp:lineTo x="21254" y="21254"/>
                      <wp:lineTo x="21254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1FB3E9C1" w14:textId="77777777" w:rsidTr="0054156B">
        <w:tc>
          <w:tcPr>
            <w:tcW w:w="2075" w:type="dxa"/>
            <w:tcPrChange w:id="3558" w:author="Dalit Roth" w:date="2020-10-19T14:56:00Z">
              <w:tcPr>
                <w:tcW w:w="2075" w:type="dxa"/>
              </w:tcPr>
            </w:tcPrChange>
          </w:tcPr>
          <w:p w14:paraId="7ED9B494" w14:textId="0E846D3C" w:rsidR="00D4747B" w:rsidRPr="00C33D60" w:rsidRDefault="00D4747B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lastRenderedPageBreak/>
              <w:t>sw_male_actor2</w:t>
            </w:r>
          </w:p>
          <w:p w14:paraId="0D89403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569" w:type="dxa"/>
            <w:tcPrChange w:id="3559" w:author="Dalit Roth" w:date="2020-10-19T14:56:00Z">
              <w:tcPr>
                <w:tcW w:w="2160" w:type="dxa"/>
              </w:tcPr>
            </w:tcPrChange>
          </w:tcPr>
          <w:p w14:paraId="71DF2D9F" w14:textId="77777777" w:rsidR="00D4747B" w:rsidRPr="00C06A67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קיימים: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7,372</w:t>
            </w:r>
          </w:p>
          <w:p w14:paraId="19E610F2" w14:textId="77777777" w:rsidR="00D4747B" w:rsidRPr="00C06A67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חסרים: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788</w:t>
            </w:r>
          </w:p>
          <w:p w14:paraId="380E1341" w14:textId="77777777" w:rsidR="0065437D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3581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-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,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3006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–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0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)</w:t>
            </w:r>
          </w:p>
          <w:p w14:paraId="5CCB5E67" w14:textId="77777777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2C1993CD" w14:textId="77777777" w:rsidR="00681A34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rtl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5740.1, df = 5686</w:t>
            </w:r>
          </w:p>
          <w:p w14:paraId="5D83304D" w14:textId="7538A993" w:rsidR="00C06A67" w:rsidRP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0.3045</w:t>
            </w:r>
          </w:p>
          <w:p w14:paraId="6570765C" w14:textId="5F2D6292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274" w:type="dxa"/>
            <w:tcPrChange w:id="3560" w:author="Dalit Roth" w:date="2020-10-19T14:56:00Z">
              <w:tcPr>
                <w:tcW w:w="3683" w:type="dxa"/>
              </w:tcPr>
            </w:tcPrChange>
          </w:tcPr>
          <w:p w14:paraId="26798A1B" w14:textId="60446552" w:rsidR="0065437D" w:rsidRPr="00C33D60" w:rsidRDefault="00D4747B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AEFE93C" wp14:editId="005E6C48">
                  <wp:extent cx="1657350" cy="16573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472AAFD" w14:textId="77777777" w:rsidTr="0054156B">
        <w:tc>
          <w:tcPr>
            <w:tcW w:w="2075" w:type="dxa"/>
            <w:tcPrChange w:id="3561" w:author="Dalit Roth" w:date="2020-10-19T14:56:00Z">
              <w:tcPr>
                <w:tcW w:w="2075" w:type="dxa"/>
              </w:tcPr>
            </w:tcPrChange>
          </w:tcPr>
          <w:p w14:paraId="541B5094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569" w:type="dxa"/>
            <w:tcPrChange w:id="3562" w:author="Dalit Roth" w:date="2020-10-19T14:56:00Z">
              <w:tcPr>
                <w:tcW w:w="2160" w:type="dxa"/>
              </w:tcPr>
            </w:tcPrChange>
          </w:tcPr>
          <w:p w14:paraId="36EF11D6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274" w:type="dxa"/>
            <w:tcPrChange w:id="3563" w:author="Dalit Roth" w:date="2020-10-19T14:56:00Z">
              <w:tcPr>
                <w:tcW w:w="3683" w:type="dxa"/>
              </w:tcPr>
            </w:tcPrChange>
          </w:tcPr>
          <w:p w14:paraId="0C8C10F1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</w:tbl>
    <w:p w14:paraId="28439CED" w14:textId="77777777" w:rsidR="0065437D" w:rsidRP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</w:rPr>
      </w:pPr>
    </w:p>
    <w:p w14:paraId="58F28F3F" w14:textId="21F3BF59" w:rsidR="0047137E" w:rsidRDefault="0047137E" w:rsidP="0047137E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7137E">
        <w:rPr>
          <w:rFonts w:asciiTheme="minorBidi" w:hAnsiTheme="minorBidi" w:cstheme="minorBidi"/>
          <w:u w:val="single"/>
        </w:rPr>
        <w:t>sw_female_actor1</w:t>
      </w:r>
      <w:r>
        <w:rPr>
          <w:rFonts w:asciiTheme="minorBidi" w:hAnsiTheme="minorBidi" w:cstheme="minorBidi" w:hint="cs"/>
          <w:u w:val="single"/>
          <w:rtl/>
        </w:rPr>
        <w:t xml:space="preserve"> </w:t>
      </w:r>
      <w:r>
        <w:rPr>
          <w:rFonts w:asciiTheme="minorBidi" w:hAnsiTheme="minorBidi" w:cstheme="minorBidi"/>
          <w:u w:val="single"/>
          <w:rtl/>
        </w:rPr>
        <w:t>–</w:t>
      </w:r>
      <w:r>
        <w:rPr>
          <w:rFonts w:asciiTheme="minorBidi" w:hAnsiTheme="minorBidi" w:cstheme="minorBidi" w:hint="cs"/>
          <w:u w:val="single"/>
          <w:rtl/>
        </w:rPr>
        <w:t xml:space="preserve"> התייחסות לחסרים:</w:t>
      </w:r>
    </w:p>
    <w:p w14:paraId="4E3EF398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כדי לנתח את המשתנה בהתייחס לחוסרים, יצרנו שתי טבלאות חדשות, אחת שכוללת את הנתונים שבהם ה- </w:t>
      </w:r>
      <w:proofErr w:type="spellStart"/>
      <w:r>
        <w:rPr>
          <w:rFonts w:asciiTheme="minorBidi" w:hAnsiTheme="minorBidi" w:cstheme="minorBidi"/>
        </w:rPr>
        <w:t>actors_cnt</w:t>
      </w:r>
      <w:proofErr w:type="spellEnd"/>
      <w:r>
        <w:rPr>
          <w:rFonts w:asciiTheme="minorBidi" w:hAnsiTheme="minorBidi" w:cstheme="minorBidi" w:hint="cs"/>
          <w:rtl/>
        </w:rPr>
        <w:t xml:space="preserve"> קיים (ונקראת </w:t>
      </w:r>
      <w:proofErr w:type="spellStart"/>
      <w:r>
        <w:rPr>
          <w:rFonts w:asciiTheme="minorBidi" w:hAnsiTheme="minorBidi" w:cstheme="minorBidi"/>
        </w:rPr>
        <w:t>actors_cnt_full</w:t>
      </w:r>
      <w:proofErr w:type="spellEnd"/>
      <w:r>
        <w:rPr>
          <w:rFonts w:asciiTheme="minorBidi" w:hAnsiTheme="minorBidi" w:cstheme="minorBidi" w:hint="cs"/>
          <w:rtl/>
        </w:rPr>
        <w:t xml:space="preserve">) ואחרת שבה הוא </w:t>
      </w:r>
      <w:r>
        <w:rPr>
          <w:rFonts w:asciiTheme="minorBidi" w:hAnsiTheme="minorBidi" w:cstheme="minorBidi"/>
        </w:rPr>
        <w:t>missing</w:t>
      </w:r>
      <w:r>
        <w:rPr>
          <w:rFonts w:asciiTheme="minorBidi" w:hAnsiTheme="minorBidi" w:cstheme="minorBidi" w:hint="cs"/>
          <w:rtl/>
        </w:rPr>
        <w:t xml:space="preserve"> (</w:t>
      </w:r>
      <w:proofErr w:type="spellStart"/>
      <w:r>
        <w:rPr>
          <w:rFonts w:asciiTheme="minorBidi" w:hAnsiTheme="minorBidi" w:cstheme="minorBidi"/>
        </w:rPr>
        <w:t>actors_cnt_na</w:t>
      </w:r>
      <w:proofErr w:type="spellEnd"/>
      <w:r>
        <w:rPr>
          <w:rFonts w:asciiTheme="minorBidi" w:hAnsiTheme="minorBidi" w:cstheme="minorBidi" w:hint="cs"/>
          <w:rtl/>
        </w:rPr>
        <w:t xml:space="preserve">) והשווינו באמצעות </w:t>
      </w:r>
      <w:r>
        <w:rPr>
          <w:rFonts w:asciiTheme="minorBidi" w:hAnsiTheme="minorBidi" w:cstheme="minorBidi"/>
        </w:rPr>
        <w:t>t-test</w:t>
      </w:r>
      <w:r>
        <w:rPr>
          <w:rFonts w:asciiTheme="minorBidi" w:hAnsiTheme="minorBidi" w:cstheme="minorBidi" w:hint="cs"/>
          <w:rtl/>
        </w:rPr>
        <w:t xml:space="preserve"> את ה- </w:t>
      </w:r>
      <w:r>
        <w:rPr>
          <w:rFonts w:asciiTheme="minorBidi" w:hAnsiTheme="minorBidi" w:cstheme="minorBidi"/>
        </w:rPr>
        <w:t>revenue</w:t>
      </w:r>
      <w:r>
        <w:rPr>
          <w:rFonts w:asciiTheme="minorBidi" w:hAnsiTheme="minorBidi" w:cstheme="minorBidi" w:hint="cs"/>
          <w:rtl/>
        </w:rPr>
        <w:t xml:space="preserve"> בין שתיהן ובין כל אחת מהן לטבלה המקורית: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5740"/>
        <w:gridCol w:w="2556"/>
      </w:tblGrid>
      <w:tr w:rsidR="0047137E" w:rsidRPr="0047137E" w14:paraId="4B6B0B0F" w14:textId="77777777" w:rsidTr="002475AF">
        <w:tc>
          <w:tcPr>
            <w:tcW w:w="5900" w:type="dxa"/>
          </w:tcPr>
          <w:p w14:paraId="063AC179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Compared 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dataframes</w:t>
            </w:r>
            <w:proofErr w:type="spellEnd"/>
          </w:p>
        </w:tc>
        <w:tc>
          <w:tcPr>
            <w:tcW w:w="2622" w:type="dxa"/>
          </w:tcPr>
          <w:p w14:paraId="171CEADE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p-value</w:t>
            </w:r>
          </w:p>
        </w:tc>
      </w:tr>
      <w:tr w:rsidR="0047137E" w:rsidRPr="0047137E" w14:paraId="746BEC0C" w14:textId="77777777" w:rsidTr="002475AF">
        <w:tc>
          <w:tcPr>
            <w:tcW w:w="5900" w:type="dxa"/>
          </w:tcPr>
          <w:p w14:paraId="64941211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, sw_female_actor1_full)</w:t>
            </w:r>
          </w:p>
        </w:tc>
        <w:tc>
          <w:tcPr>
            <w:tcW w:w="2622" w:type="dxa"/>
          </w:tcPr>
          <w:p w14:paraId="1F860B4A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0.8511</w:t>
            </w:r>
          </w:p>
        </w:tc>
      </w:tr>
      <w:tr w:rsidR="0047137E" w:rsidRPr="0047137E" w14:paraId="0F73F83A" w14:textId="77777777" w:rsidTr="002475AF">
        <w:tc>
          <w:tcPr>
            <w:tcW w:w="5900" w:type="dxa"/>
          </w:tcPr>
          <w:p w14:paraId="6B4B8437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, sw_female_actor1_na)</w:t>
            </w:r>
          </w:p>
        </w:tc>
        <w:tc>
          <w:tcPr>
            <w:tcW w:w="2622" w:type="dxa"/>
          </w:tcPr>
          <w:p w14:paraId="4B1C158F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0.2972</w:t>
            </w:r>
          </w:p>
        </w:tc>
      </w:tr>
      <w:tr w:rsidR="0047137E" w:rsidRPr="0047137E" w14:paraId="2F352164" w14:textId="77777777" w:rsidTr="002475AF">
        <w:tc>
          <w:tcPr>
            <w:tcW w:w="5900" w:type="dxa"/>
          </w:tcPr>
          <w:p w14:paraId="6F068469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test(sw_female_actor1_full, sw_female_actor1_na)</w:t>
            </w:r>
          </w:p>
        </w:tc>
        <w:tc>
          <w:tcPr>
            <w:tcW w:w="2622" w:type="dxa"/>
          </w:tcPr>
          <w:p w14:paraId="6812AAF3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0.2862</w:t>
            </w:r>
          </w:p>
        </w:tc>
      </w:tr>
    </w:tbl>
    <w:p w14:paraId="68D9EE3C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</w:p>
    <w:p w14:paraId="74103965" w14:textId="1933874A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47137E">
        <w:rPr>
          <w:rFonts w:asciiTheme="minorBidi" w:hAnsiTheme="minorBidi" w:cstheme="minorBidi" w:hint="cs"/>
          <w:bdr w:val="none" w:sz="0" w:space="0" w:color="auto" w:frame="1"/>
          <w:rtl/>
          <w:lang/>
        </w:rPr>
        <w:t xml:space="preserve">נבדוק גם את התנהגות ה- </w:t>
      </w:r>
      <w:r w:rsidRPr="0047137E">
        <w:rPr>
          <w:rFonts w:asciiTheme="minorBidi" w:hAnsiTheme="minorBidi" w:cstheme="minorBidi"/>
          <w:bdr w:val="none" w:sz="0" w:space="0" w:color="auto" w:frame="1"/>
          <w:lang/>
        </w:rPr>
        <w:t>revenue</w:t>
      </w:r>
      <w:r w:rsidRPr="0047137E">
        <w:rPr>
          <w:rFonts w:asciiTheme="minorBidi" w:hAnsiTheme="minorBidi" w:cstheme="minorBidi" w:hint="cs"/>
          <w:bdr w:val="none" w:sz="0" w:space="0" w:color="auto" w:frame="1"/>
          <w:rtl/>
          <w:lang/>
        </w:rPr>
        <w:t xml:space="preserve"> בכל אחת מהטבלאות: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761"/>
        <w:gridCol w:w="2761"/>
        <w:gridCol w:w="2774"/>
      </w:tblGrid>
      <w:tr w:rsidR="0047137E" w:rsidRPr="0047137E" w14:paraId="61898340" w14:textId="77777777" w:rsidTr="002475AF">
        <w:tc>
          <w:tcPr>
            <w:tcW w:w="2840" w:type="dxa"/>
          </w:tcPr>
          <w:p w14:paraId="53DA571F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sw_female_actor1 _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na</w:t>
            </w:r>
            <w:proofErr w:type="spellEnd"/>
          </w:p>
        </w:tc>
        <w:tc>
          <w:tcPr>
            <w:tcW w:w="2841" w:type="dxa"/>
          </w:tcPr>
          <w:p w14:paraId="7A4D1B99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sw_female_actor1_full</w:t>
            </w:r>
          </w:p>
        </w:tc>
        <w:tc>
          <w:tcPr>
            <w:tcW w:w="2841" w:type="dxa"/>
          </w:tcPr>
          <w:p w14:paraId="7B28A687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</w:p>
        </w:tc>
      </w:tr>
      <w:tr w:rsidR="0047137E" w:rsidRPr="0047137E" w14:paraId="3844768F" w14:textId="77777777" w:rsidTr="002475AF">
        <w:tc>
          <w:tcPr>
            <w:tcW w:w="2840" w:type="dxa"/>
          </w:tcPr>
          <w:p w14:paraId="737D11FA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643392" behindDoc="0" locked="0" layoutInCell="1" allowOverlap="1" wp14:anchorId="35850AF7" wp14:editId="416CC206">
                  <wp:simplePos x="0" y="0"/>
                  <wp:positionH relativeFrom="column">
                    <wp:posOffset>967105</wp:posOffset>
                  </wp:positionH>
                  <wp:positionV relativeFrom="paragraph">
                    <wp:posOffset>180975</wp:posOffset>
                  </wp:positionV>
                  <wp:extent cx="508000" cy="565150"/>
                  <wp:effectExtent l="0" t="0" r="6350" b="6350"/>
                  <wp:wrapThrough wrapText="bothSides">
                    <wp:wrapPolygon edited="0">
                      <wp:start x="0" y="0"/>
                      <wp:lineTo x="0" y="21115"/>
                      <wp:lineTo x="21060" y="21115"/>
                      <wp:lineTo x="21060" y="0"/>
                      <wp:lineTo x="0" y="0"/>
                    </wp:wrapPolygon>
                  </wp:wrapThrough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drawing>
                <wp:anchor distT="0" distB="0" distL="114300" distR="114300" simplePos="0" relativeHeight="251638272" behindDoc="0" locked="0" layoutInCell="1" allowOverlap="1" wp14:anchorId="1583459F" wp14:editId="045C3F0B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107315</wp:posOffset>
                  </wp:positionV>
                  <wp:extent cx="659765" cy="659765"/>
                  <wp:effectExtent l="0" t="0" r="6985" b="6985"/>
                  <wp:wrapThrough wrapText="bothSides">
                    <wp:wrapPolygon edited="0">
                      <wp:start x="0" y="0"/>
                      <wp:lineTo x="0" y="21205"/>
                      <wp:lineTo x="21205" y="21205"/>
                      <wp:lineTo x="21205" y="0"/>
                      <wp:lineTo x="0" y="0"/>
                    </wp:wrapPolygon>
                  </wp:wrapThrough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765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20279AF5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641344" behindDoc="0" locked="0" layoutInCell="1" allowOverlap="1" wp14:anchorId="2D8F4083" wp14:editId="61EB4935">
                  <wp:simplePos x="0" y="0"/>
                  <wp:positionH relativeFrom="column">
                    <wp:posOffset>900668</wp:posOffset>
                  </wp:positionH>
                  <wp:positionV relativeFrom="paragraph">
                    <wp:posOffset>160038</wp:posOffset>
                  </wp:positionV>
                  <wp:extent cx="616585" cy="685165"/>
                  <wp:effectExtent l="0" t="0" r="0" b="635"/>
                  <wp:wrapThrough wrapText="bothSides">
                    <wp:wrapPolygon edited="0">
                      <wp:start x="0" y="0"/>
                      <wp:lineTo x="0" y="21019"/>
                      <wp:lineTo x="20688" y="21019"/>
                      <wp:lineTo x="20688" y="0"/>
                      <wp:lineTo x="0" y="0"/>
                    </wp:wrapPolygon>
                  </wp:wrapThrough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85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drawing>
                <wp:anchor distT="0" distB="0" distL="114300" distR="114300" simplePos="0" relativeHeight="251635200" behindDoc="0" locked="0" layoutInCell="1" allowOverlap="1" wp14:anchorId="0F7521AE" wp14:editId="1A6469A5">
                  <wp:simplePos x="0" y="0"/>
                  <wp:positionH relativeFrom="column">
                    <wp:posOffset>75826</wp:posOffset>
                  </wp:positionH>
                  <wp:positionV relativeFrom="paragraph">
                    <wp:posOffset>170705</wp:posOffset>
                  </wp:positionV>
                  <wp:extent cx="654050" cy="654050"/>
                  <wp:effectExtent l="0" t="0" r="0" b="0"/>
                  <wp:wrapThrough wrapText="bothSides">
                    <wp:wrapPolygon edited="0">
                      <wp:start x="0" y="0"/>
                      <wp:lineTo x="0" y="20761"/>
                      <wp:lineTo x="20761" y="20761"/>
                      <wp:lineTo x="20761" y="0"/>
                      <wp:lineTo x="0" y="0"/>
                    </wp:wrapPolygon>
                  </wp:wrapThrough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2A707BA7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632128" behindDoc="0" locked="0" layoutInCell="1" allowOverlap="1" wp14:anchorId="75FD7CB5" wp14:editId="1935AE4B">
                  <wp:simplePos x="0" y="0"/>
                  <wp:positionH relativeFrom="column">
                    <wp:posOffset>88510</wp:posOffset>
                  </wp:positionH>
                  <wp:positionV relativeFrom="paragraph">
                    <wp:posOffset>107407</wp:posOffset>
                  </wp:positionV>
                  <wp:extent cx="755015" cy="755015"/>
                  <wp:effectExtent l="0" t="0" r="6985" b="6985"/>
                  <wp:wrapThrough wrapText="bothSides">
                    <wp:wrapPolygon edited="0">
                      <wp:start x="0" y="0"/>
                      <wp:lineTo x="0" y="21255"/>
                      <wp:lineTo x="21255" y="21255"/>
                      <wp:lineTo x="21255" y="0"/>
                      <wp:lineTo x="0" y="0"/>
                    </wp:wrapPolygon>
                  </wp:wrapThrough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015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t xml:space="preserve"> </w:t>
            </w:r>
            <w:r w:rsidRPr="0047137E">
              <w:rPr>
                <w:noProof/>
              </w:rPr>
              <w:drawing>
                <wp:anchor distT="0" distB="0" distL="114300" distR="114300" simplePos="0" relativeHeight="251631104" behindDoc="0" locked="0" layoutInCell="1" allowOverlap="1" wp14:anchorId="3A8C60C5" wp14:editId="3B6C346F">
                  <wp:simplePos x="0" y="0"/>
                  <wp:positionH relativeFrom="column">
                    <wp:posOffset>913130</wp:posOffset>
                  </wp:positionH>
                  <wp:positionV relativeFrom="paragraph">
                    <wp:posOffset>32385</wp:posOffset>
                  </wp:positionV>
                  <wp:extent cx="817245" cy="908685"/>
                  <wp:effectExtent l="0" t="0" r="1905" b="5715"/>
                  <wp:wrapThrough wrapText="bothSides">
                    <wp:wrapPolygon edited="0">
                      <wp:start x="0" y="0"/>
                      <wp:lineTo x="0" y="21283"/>
                      <wp:lineTo x="21147" y="21283"/>
                      <wp:lineTo x="21147" y="0"/>
                      <wp:lineTo x="0" y="0"/>
                    </wp:wrapPolygon>
                  </wp:wrapThrough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F0079B3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11AD150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מכיוון שהערכים שהתקבלו לא מובהקים, לא ניתן להגיד שאין הבדל בין הקבוצות ולכן לא נרצה להתעלם מהשורות בעלות הנתונים החסרים.</w:t>
      </w:r>
    </w:p>
    <w:p w14:paraId="2CDCD01E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color w:val="FF0000"/>
          <w:rtl/>
        </w:rPr>
      </w:pPr>
      <w:r w:rsidRPr="005305B0">
        <w:rPr>
          <w:rFonts w:asciiTheme="minorBidi" w:hAnsiTheme="minorBidi" w:cstheme="minorBidi" w:hint="cs"/>
          <w:color w:val="FF0000"/>
          <w:rtl/>
        </w:rPr>
        <w:t xml:space="preserve">מצד שני, כשמסתכלים על הפיזור של ה- </w:t>
      </w:r>
      <w:r w:rsidRPr="005305B0">
        <w:rPr>
          <w:rFonts w:asciiTheme="minorBidi" w:hAnsiTheme="minorBidi" w:cstheme="minorBidi"/>
          <w:color w:val="FF0000"/>
        </w:rPr>
        <w:t>revenue</w:t>
      </w:r>
      <w:r w:rsidRPr="005305B0">
        <w:rPr>
          <w:rFonts w:asciiTheme="minorBidi" w:hAnsiTheme="minorBidi" w:cstheme="minorBidi" w:hint="cs"/>
          <w:color w:val="FF0000"/>
          <w:rtl/>
        </w:rPr>
        <w:t xml:space="preserve"> בטבלה המקורית ובזו שבה רק הערכים המלאים, נראה שהפיזור דומה, כלומר שהשורות עם הערכים הריקים לא השפיעו. אז מה עושים?</w:t>
      </w:r>
    </w:p>
    <w:p w14:paraId="2E28E897" w14:textId="77777777" w:rsidR="0047137E" w:rsidRPr="005305B0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t>מדדי הפיזור:</w:t>
      </w:r>
    </w:p>
    <w:tbl>
      <w:tblPr>
        <w:tblW w:w="8522" w:type="dxa"/>
        <w:tblLook w:val="04A0" w:firstRow="1" w:lastRow="0" w:firstColumn="1" w:lastColumn="0" w:noHBand="0" w:noVBand="1"/>
      </w:tblPr>
      <w:tblGrid>
        <w:gridCol w:w="744"/>
        <w:gridCol w:w="954"/>
        <w:gridCol w:w="955"/>
        <w:gridCol w:w="955"/>
        <w:gridCol w:w="1036"/>
        <w:gridCol w:w="1101"/>
        <w:gridCol w:w="1040"/>
        <w:gridCol w:w="1808"/>
      </w:tblGrid>
      <w:tr w:rsidR="0047137E" w:rsidRPr="00C33D60" w14:paraId="1A089C11" w14:textId="77777777" w:rsidTr="0047137E">
        <w:trPr>
          <w:trHeight w:val="26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E53ED5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7A8290E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93BAFFD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1DB55B3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673973C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  <w:proofErr w:type="spellEnd"/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B7D9F28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D4F8A83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2F819A49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47137E" w:rsidRPr="00C33D60" w14:paraId="0E1FACB3" w14:textId="77777777" w:rsidTr="0047137E">
        <w:trPr>
          <w:trHeight w:val="29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7FED5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1.000e+00</w:t>
            </w:r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8163B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9C202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6.688e+07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481C6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1.693e+07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34180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1.377e+08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4AAA9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2.405e+06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63E319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6.906e+07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0BF76B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m</w:t>
            </w: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ovie_ff$revenue</w:t>
            </w:r>
          </w:p>
        </w:tc>
      </w:tr>
      <w:tr w:rsidR="0047137E" w:rsidRPr="00C33D60" w14:paraId="6D50E5C7" w14:textId="77777777" w:rsidTr="0047137E">
        <w:trPr>
          <w:trHeight w:val="29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106EC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1.000e+00</w:t>
            </w:r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378E8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A228C8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6.621e+07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036BF4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1.710e+07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14DAE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1.35e+08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DBE1D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2.586e+06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133753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6.993e+07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3E4E5C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proofErr w:type="spellStart"/>
            <w:r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sw</w:t>
            </w:r>
            <w:proofErr w:type="spellEnd"/>
            <w:r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_</w:t>
            </w:r>
            <w:r w:rsidRPr="008334F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female_actor1_full</w:t>
            </w: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 xml:space="preserve"> $revenue</w:t>
            </w:r>
          </w:p>
        </w:tc>
      </w:tr>
      <w:tr w:rsidR="0047137E" w:rsidRPr="00C33D60" w14:paraId="1D3B88F8" w14:textId="77777777" w:rsidTr="0047137E">
        <w:trPr>
          <w:trHeight w:val="29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F2A3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4.000e+00</w:t>
            </w:r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82E0F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1.085e+09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3BBCED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9.549e+07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BDB3E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3.969e+06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698D6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2.237e+08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42363E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1.415e+05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79C99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E978FC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5.094e+07</w:t>
            </w:r>
          </w:p>
          <w:p w14:paraId="00AF7CA4" w14:textId="77777777" w:rsidR="0047137E" w:rsidRPr="00E978FC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4D5826" w14:textId="77777777" w:rsidR="0047137E" w:rsidRPr="008334FF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8334F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sw_female_actor1_na $revenue</w:t>
            </w:r>
          </w:p>
        </w:tc>
      </w:tr>
    </w:tbl>
    <w:p w14:paraId="7E39D5A0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4219E4E0" w14:textId="2EB3CFA6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rtl/>
        </w:rPr>
      </w:pPr>
      <w:bookmarkStart w:id="3564" w:name="_Hlk53766589"/>
      <w:r w:rsidRPr="005305B0">
        <w:rPr>
          <w:rFonts w:asciiTheme="minorBidi" w:hAnsiTheme="minorBidi" w:cstheme="minorBidi" w:hint="cs"/>
          <w:rtl/>
        </w:rPr>
        <w:t xml:space="preserve">מכיוון שלא נרצה לוותר על הנתונים ואי אפשר להשלים אותם, שכן כפי שראינו הם </w:t>
      </w:r>
      <w:r w:rsidRPr="005305B0">
        <w:rPr>
          <w:rFonts w:asciiTheme="minorBidi" w:hAnsiTheme="minorBidi" w:cstheme="minorBidi"/>
        </w:rPr>
        <w:t>missing not at random</w:t>
      </w:r>
      <w:r w:rsidRPr="005305B0">
        <w:rPr>
          <w:rFonts w:asciiTheme="minorBidi" w:hAnsiTheme="minorBidi" w:cstheme="minorBidi" w:hint="cs"/>
          <w:rtl/>
        </w:rPr>
        <w:t xml:space="preserve">, נייצר קטגוריות כדי לכלול גם את החסרים בקטגוריית </w:t>
      </w:r>
      <w:r w:rsidRPr="005305B0">
        <w:rPr>
          <w:rFonts w:asciiTheme="minorBidi" w:hAnsiTheme="minorBidi" w:cstheme="minorBidi"/>
        </w:rPr>
        <w:t>Missing</w:t>
      </w:r>
      <w:r w:rsidRPr="005305B0">
        <w:rPr>
          <w:rFonts w:asciiTheme="minorBidi" w:hAnsiTheme="minorBidi" w:cstheme="minorBidi" w:hint="cs"/>
          <w:rtl/>
        </w:rPr>
        <w:t xml:space="preserve">. נתבונן בהתנהגות ה- </w:t>
      </w:r>
      <w:r w:rsidRPr="005305B0">
        <w:rPr>
          <w:rFonts w:asciiTheme="minorBidi" w:hAnsiTheme="minorBidi" w:cstheme="minorBidi"/>
        </w:rPr>
        <w:t>revenue</w:t>
      </w:r>
      <w:r w:rsidRPr="005305B0">
        <w:rPr>
          <w:rFonts w:asciiTheme="minorBidi" w:hAnsiTheme="minorBidi" w:cstheme="minorBidi" w:hint="cs"/>
          <w:rtl/>
        </w:rPr>
        <w:t xml:space="preserve"> לאחר החלוקה לקטגוריות.</w:t>
      </w:r>
    </w:p>
    <w:bookmarkEnd w:id="3564"/>
    <w:p w14:paraId="6A7817BC" w14:textId="6D29354E" w:rsidR="0047137E" w:rsidRDefault="0047137E" w:rsidP="0047137E">
      <w:pPr>
        <w:bidi/>
        <w:spacing w:line="276" w:lineRule="auto"/>
        <w:rPr>
          <w:rFonts w:asciiTheme="minorBidi" w:hAnsiTheme="minorBidi" w:cstheme="minorBidi"/>
        </w:rPr>
      </w:pPr>
      <w:r w:rsidRPr="0047137E">
        <w:rPr>
          <w:rFonts w:asciiTheme="minorBidi" w:hAnsiTheme="minorBidi" w:cstheme="minorBidi"/>
          <w:rtl/>
        </w:rPr>
        <w:lastRenderedPageBreak/>
        <w:t xml:space="preserve">ערכים קיימים: </w:t>
      </w:r>
      <w:r w:rsidRPr="0047137E">
        <w:rPr>
          <w:rFonts w:asciiTheme="minorBidi" w:hAnsiTheme="minorBidi" w:cstheme="minorBidi" w:hint="cs"/>
          <w:rtl/>
        </w:rPr>
        <w:t>7</w:t>
      </w:r>
      <w:r w:rsidRPr="0047137E">
        <w:rPr>
          <w:rFonts w:asciiTheme="minorBidi" w:hAnsiTheme="minorBidi" w:cstheme="minorBidi"/>
          <w:rtl/>
        </w:rPr>
        <w:t>,</w:t>
      </w:r>
      <w:r w:rsidRPr="0047137E">
        <w:rPr>
          <w:rFonts w:asciiTheme="minorBidi" w:hAnsiTheme="minorBidi" w:cstheme="minorBidi" w:hint="cs"/>
          <w:rtl/>
        </w:rPr>
        <w:t>375, מחולקים לשלוש קטגוריות:</w:t>
      </w:r>
    </w:p>
    <w:p w14:paraId="60EED9A2" w14:textId="12F761BD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 w:rsidRPr="0047137E">
        <w:rPr>
          <w:noProof/>
        </w:rPr>
        <w:drawing>
          <wp:anchor distT="0" distB="0" distL="114300" distR="114300" simplePos="0" relativeHeight="251787776" behindDoc="0" locked="0" layoutInCell="1" allowOverlap="1" wp14:anchorId="376D3F64" wp14:editId="41246136">
            <wp:simplePos x="0" y="0"/>
            <wp:positionH relativeFrom="column">
              <wp:posOffset>3498850</wp:posOffset>
            </wp:positionH>
            <wp:positionV relativeFrom="paragraph">
              <wp:posOffset>1270</wp:posOffset>
            </wp:positionV>
            <wp:extent cx="1778000" cy="1778000"/>
            <wp:effectExtent l="0" t="0" r="0" b="0"/>
            <wp:wrapThrough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3845B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1CCB06F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709937E2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7E67BD9A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28116FEF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58DBC9A3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02949EAC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4DABDDBB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49B96EC0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02D48615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7F69509A" w14:textId="69DA9D61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  <w:rtl/>
        </w:rPr>
      </w:pPr>
      <w:r w:rsidRPr="0047137E">
        <w:rPr>
          <w:rFonts w:asciiTheme="minorBidi" w:hAnsiTheme="minorBidi" w:cstheme="minorBidi"/>
          <w:noProof/>
          <w:sz w:val="20"/>
          <w:szCs w:val="20"/>
          <w:u w:val="single"/>
          <w:rtl/>
        </w:rPr>
        <w:t xml:space="preserve">מבחן </w:t>
      </w:r>
      <w:r w:rsidRPr="0047137E">
        <w:rPr>
          <w:rFonts w:asciiTheme="minorBidi" w:hAnsiTheme="minorBidi" w:cstheme="minorBidi"/>
          <w:noProof/>
          <w:sz w:val="20"/>
          <w:szCs w:val="20"/>
          <w:u w:val="single"/>
        </w:rPr>
        <w:t>Chi-square</w:t>
      </w:r>
      <w:r w:rsidRPr="0047137E">
        <w:rPr>
          <w:rFonts w:asciiTheme="minorBidi" w:hAnsiTheme="minorBidi" w:cstheme="minorBidi"/>
          <w:noProof/>
          <w:sz w:val="20"/>
          <w:szCs w:val="20"/>
          <w:u w:val="single"/>
          <w:rtl/>
        </w:rPr>
        <w:t>:</w:t>
      </w:r>
    </w:p>
    <w:p w14:paraId="064610F8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47137E">
        <w:rPr>
          <w:noProof/>
        </w:rPr>
        <w:t xml:space="preserve">p-value = </w:t>
      </w:r>
      <w:r w:rsidRPr="0047137E">
        <w:rPr>
          <w:rFonts w:asciiTheme="minorBidi" w:hAnsiTheme="minorBidi" w:cstheme="minorBidi"/>
          <w:noProof/>
          <w:sz w:val="20"/>
          <w:szCs w:val="20"/>
        </w:rPr>
        <w:t>0.5459</w:t>
      </w:r>
    </w:p>
    <w:p w14:paraId="4905B8A9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47137E">
        <w:rPr>
          <w:noProof/>
        </w:rPr>
        <w:t xml:space="preserve">X-squared = </w:t>
      </w:r>
      <w:r w:rsidRPr="0047137E">
        <w:rPr>
          <w:rFonts w:asciiTheme="minorBidi" w:hAnsiTheme="minorBidi" w:cstheme="minorBidi"/>
          <w:noProof/>
          <w:sz w:val="20"/>
          <w:szCs w:val="20"/>
        </w:rPr>
        <w:t>5673.1</w:t>
      </w:r>
    </w:p>
    <w:p w14:paraId="7B89F891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noProof/>
          <w:sz w:val="20"/>
          <w:szCs w:val="20"/>
        </w:rPr>
      </w:pPr>
      <w:r w:rsidRPr="0047137E">
        <w:rPr>
          <w:rFonts w:asciiTheme="minorBidi" w:hAnsiTheme="minorBidi" w:cstheme="minorBidi"/>
          <w:noProof/>
          <w:sz w:val="20"/>
          <w:szCs w:val="20"/>
        </w:rPr>
        <w:t>df = 5686</w:t>
      </w:r>
    </w:p>
    <w:p w14:paraId="7711D652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noProof/>
          <w:sz w:val="20"/>
          <w:szCs w:val="20"/>
        </w:rPr>
      </w:pPr>
    </w:p>
    <w:p w14:paraId="02580D8A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 w:rsidRPr="0047137E">
        <w:rPr>
          <w:rFonts w:asciiTheme="minorBidi" w:hAnsiTheme="minorBidi" w:cstheme="minorBidi"/>
          <w:rtl/>
        </w:rPr>
        <w:t>תצוגה גרפית</w:t>
      </w:r>
      <w:r w:rsidRPr="0047137E">
        <w:rPr>
          <w:rFonts w:asciiTheme="minorBidi" w:hAnsiTheme="minorBidi" w:cstheme="minorBidi" w:hint="cs"/>
          <w:rtl/>
        </w:rPr>
        <w:t xml:space="preserve"> מול ה- </w:t>
      </w:r>
      <w:r w:rsidRPr="0047137E">
        <w:rPr>
          <w:rFonts w:asciiTheme="minorBidi" w:hAnsiTheme="minorBidi" w:cstheme="minorBidi"/>
        </w:rPr>
        <w:t>revenue</w:t>
      </w:r>
      <w:r w:rsidRPr="0047137E">
        <w:rPr>
          <w:rFonts w:asciiTheme="minorBidi" w:hAnsiTheme="minorBidi" w:cstheme="minorBidi" w:hint="cs"/>
          <w:rtl/>
        </w:rPr>
        <w:t>:</w:t>
      </w:r>
    </w:p>
    <w:p w14:paraId="070C2374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lang/>
        </w:rPr>
      </w:pPr>
    </w:p>
    <w:p w14:paraId="77B8D515" w14:textId="77777777" w:rsidR="0047137E" w:rsidRPr="00281483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lang/>
        </w:rPr>
      </w:pPr>
      <w:r w:rsidRPr="00281483">
        <w:rPr>
          <w:noProof/>
          <w:color w:val="FF0000"/>
        </w:rPr>
        <w:drawing>
          <wp:anchor distT="0" distB="0" distL="114300" distR="114300" simplePos="0" relativeHeight="251646464" behindDoc="0" locked="0" layoutInCell="1" allowOverlap="1" wp14:anchorId="5E7CBFC1" wp14:editId="2BB23B1F">
            <wp:simplePos x="0" y="0"/>
            <wp:positionH relativeFrom="column">
              <wp:posOffset>3534557</wp:posOffset>
            </wp:positionH>
            <wp:positionV relativeFrom="paragraph">
              <wp:posOffset>7080</wp:posOffset>
            </wp:positionV>
            <wp:extent cx="1741170" cy="1936750"/>
            <wp:effectExtent l="0" t="0" r="0" b="6350"/>
            <wp:wrapThrough wrapText="bothSides">
              <wp:wrapPolygon edited="0">
                <wp:start x="0" y="0"/>
                <wp:lineTo x="0" y="21458"/>
                <wp:lineTo x="21269" y="21458"/>
                <wp:lineTo x="21269" y="0"/>
                <wp:lineTo x="0" y="0"/>
              </wp:wrapPolygon>
            </wp:wrapThrough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38374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</w:p>
    <w:p w14:paraId="3566B502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</w:p>
    <w:p w14:paraId="403AEC96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darkBlue"/>
          <w:bdr w:val="none" w:sz="0" w:space="0" w:color="auto" w:frame="1"/>
          <w:rtl/>
          <w:lang/>
        </w:rPr>
      </w:pPr>
    </w:p>
    <w:p w14:paraId="2F930EAF" w14:textId="77777777" w:rsidR="0047137E" w:rsidRPr="00406AE1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darkBlue"/>
          <w:bdr w:val="none" w:sz="0" w:space="0" w:color="auto" w:frame="1"/>
          <w:lang/>
        </w:rPr>
      </w:pPr>
    </w:p>
    <w:p w14:paraId="37A72166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</w:p>
    <w:p w14:paraId="21B90705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</w:p>
    <w:p w14:paraId="524F10CC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</w:p>
    <w:p w14:paraId="3E4454FA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</w:p>
    <w:p w14:paraId="4331D9AA" w14:textId="77777777" w:rsidR="0047137E" w:rsidRPr="005305B0" w:rsidRDefault="0047137E" w:rsidP="0047137E">
      <w:pPr>
        <w:bidi/>
        <w:spacing w:after="160" w:line="259" w:lineRule="auto"/>
        <w:rPr>
          <w:rFonts w:asciiTheme="minorBidi" w:hAnsiTheme="minorBidi" w:cstheme="minorBidi"/>
        </w:rPr>
      </w:pPr>
    </w:p>
    <w:p w14:paraId="5C22BF61" w14:textId="12F9ED0B" w:rsidR="00D41878" w:rsidRDefault="00D41878" w:rsidP="00C33D60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076E94" w14:textId="4D29E45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307D600" w14:textId="6286BC90" w:rsidR="0047137E" w:rsidRDefault="0047137E" w:rsidP="0047137E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7137E">
        <w:rPr>
          <w:rFonts w:asciiTheme="minorBidi" w:hAnsiTheme="minorBidi" w:cstheme="minorBidi"/>
          <w:u w:val="single"/>
        </w:rPr>
        <w:t>sw_male_actor1</w:t>
      </w:r>
      <w:r>
        <w:rPr>
          <w:rFonts w:asciiTheme="minorBidi" w:hAnsiTheme="minorBidi" w:cstheme="minorBidi" w:hint="cs"/>
          <w:u w:val="single"/>
          <w:rtl/>
        </w:rPr>
        <w:t xml:space="preserve"> </w:t>
      </w:r>
      <w:r>
        <w:rPr>
          <w:rFonts w:asciiTheme="minorBidi" w:hAnsiTheme="minorBidi" w:cstheme="minorBidi"/>
          <w:u w:val="single"/>
          <w:rtl/>
        </w:rPr>
        <w:t>–</w:t>
      </w:r>
      <w:r>
        <w:rPr>
          <w:rFonts w:asciiTheme="minorBidi" w:hAnsiTheme="minorBidi" w:cstheme="minorBidi" w:hint="cs"/>
          <w:u w:val="single"/>
          <w:rtl/>
        </w:rPr>
        <w:t xml:space="preserve"> התייחסות לחסרים:</w:t>
      </w:r>
    </w:p>
    <w:p w14:paraId="0EA9AFD2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כדי לנתח את המשתנה בהתייחס לחוסרים, יצרנו שתי טבלאות חדשות, אחת שכוללת את הנתונים שבהם ה- </w:t>
      </w:r>
      <w:proofErr w:type="spellStart"/>
      <w:r>
        <w:rPr>
          <w:rFonts w:asciiTheme="minorBidi" w:hAnsiTheme="minorBidi" w:cstheme="minorBidi"/>
        </w:rPr>
        <w:t>actors_cnt</w:t>
      </w:r>
      <w:proofErr w:type="spellEnd"/>
      <w:r>
        <w:rPr>
          <w:rFonts w:asciiTheme="minorBidi" w:hAnsiTheme="minorBidi" w:cstheme="minorBidi" w:hint="cs"/>
          <w:rtl/>
        </w:rPr>
        <w:t xml:space="preserve"> קיים (ונקראת </w:t>
      </w:r>
      <w:proofErr w:type="spellStart"/>
      <w:r>
        <w:rPr>
          <w:rFonts w:asciiTheme="minorBidi" w:hAnsiTheme="minorBidi" w:cstheme="minorBidi"/>
        </w:rPr>
        <w:t>actors_cnt_full</w:t>
      </w:r>
      <w:proofErr w:type="spellEnd"/>
      <w:r>
        <w:rPr>
          <w:rFonts w:asciiTheme="minorBidi" w:hAnsiTheme="minorBidi" w:cstheme="minorBidi" w:hint="cs"/>
          <w:rtl/>
        </w:rPr>
        <w:t xml:space="preserve">) ואחרת שבה הוא </w:t>
      </w:r>
      <w:r>
        <w:rPr>
          <w:rFonts w:asciiTheme="minorBidi" w:hAnsiTheme="minorBidi" w:cstheme="minorBidi"/>
        </w:rPr>
        <w:t>missing</w:t>
      </w:r>
      <w:r>
        <w:rPr>
          <w:rFonts w:asciiTheme="minorBidi" w:hAnsiTheme="minorBidi" w:cstheme="minorBidi" w:hint="cs"/>
          <w:rtl/>
        </w:rPr>
        <w:t xml:space="preserve"> (</w:t>
      </w:r>
      <w:proofErr w:type="spellStart"/>
      <w:r>
        <w:rPr>
          <w:rFonts w:asciiTheme="minorBidi" w:hAnsiTheme="minorBidi" w:cstheme="minorBidi"/>
        </w:rPr>
        <w:t>actors_cnt_na</w:t>
      </w:r>
      <w:proofErr w:type="spellEnd"/>
      <w:r>
        <w:rPr>
          <w:rFonts w:asciiTheme="minorBidi" w:hAnsiTheme="minorBidi" w:cstheme="minorBidi" w:hint="cs"/>
          <w:rtl/>
        </w:rPr>
        <w:t xml:space="preserve">) והשווינו באמצעות </w:t>
      </w:r>
      <w:r>
        <w:rPr>
          <w:rFonts w:asciiTheme="minorBidi" w:hAnsiTheme="minorBidi" w:cstheme="minorBidi"/>
        </w:rPr>
        <w:t>t-test</w:t>
      </w:r>
      <w:r>
        <w:rPr>
          <w:rFonts w:asciiTheme="minorBidi" w:hAnsiTheme="minorBidi" w:cstheme="minorBidi" w:hint="cs"/>
          <w:rtl/>
        </w:rPr>
        <w:t xml:space="preserve"> את ה- </w:t>
      </w:r>
      <w:r>
        <w:rPr>
          <w:rFonts w:asciiTheme="minorBidi" w:hAnsiTheme="minorBidi" w:cstheme="minorBidi"/>
        </w:rPr>
        <w:t>revenue</w:t>
      </w:r>
      <w:r>
        <w:rPr>
          <w:rFonts w:asciiTheme="minorBidi" w:hAnsiTheme="minorBidi" w:cstheme="minorBidi" w:hint="cs"/>
          <w:rtl/>
        </w:rPr>
        <w:t xml:space="preserve"> בין שתיהן ובין כל אחת מהן לטבלה המקורית: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5740"/>
        <w:gridCol w:w="2556"/>
      </w:tblGrid>
      <w:tr w:rsidR="0047137E" w:rsidRPr="0047137E" w14:paraId="5E85A93F" w14:textId="77777777" w:rsidTr="002475AF">
        <w:tc>
          <w:tcPr>
            <w:tcW w:w="5900" w:type="dxa"/>
          </w:tcPr>
          <w:p w14:paraId="253BE4C8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Compared 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dataframes</w:t>
            </w:r>
            <w:proofErr w:type="spellEnd"/>
          </w:p>
        </w:tc>
        <w:tc>
          <w:tcPr>
            <w:tcW w:w="2622" w:type="dxa"/>
          </w:tcPr>
          <w:p w14:paraId="05C48096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p-value</w:t>
            </w:r>
          </w:p>
        </w:tc>
      </w:tr>
      <w:tr w:rsidR="0047137E" w:rsidRPr="0047137E" w14:paraId="5253A4AB" w14:textId="77777777" w:rsidTr="002475AF">
        <w:tc>
          <w:tcPr>
            <w:tcW w:w="5900" w:type="dxa"/>
          </w:tcPr>
          <w:p w14:paraId="48BABCEA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, sw_male_actor1_full)</w:t>
            </w:r>
          </w:p>
        </w:tc>
        <w:tc>
          <w:tcPr>
            <w:tcW w:w="2622" w:type="dxa"/>
          </w:tcPr>
          <w:p w14:paraId="3EEE2D7B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0.8511</w:t>
            </w:r>
          </w:p>
        </w:tc>
      </w:tr>
      <w:tr w:rsidR="0047137E" w:rsidRPr="0047137E" w14:paraId="3BF73BCF" w14:textId="77777777" w:rsidTr="002475AF">
        <w:tc>
          <w:tcPr>
            <w:tcW w:w="5900" w:type="dxa"/>
          </w:tcPr>
          <w:p w14:paraId="6DE11DEB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, sw_male_actor1_na)</w:t>
            </w:r>
          </w:p>
        </w:tc>
        <w:tc>
          <w:tcPr>
            <w:tcW w:w="2622" w:type="dxa"/>
          </w:tcPr>
          <w:p w14:paraId="7045AC7D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0.2972</w:t>
            </w:r>
          </w:p>
        </w:tc>
      </w:tr>
      <w:tr w:rsidR="0047137E" w:rsidRPr="0047137E" w14:paraId="7ED2EEE9" w14:textId="77777777" w:rsidTr="002475AF">
        <w:tc>
          <w:tcPr>
            <w:tcW w:w="5900" w:type="dxa"/>
          </w:tcPr>
          <w:p w14:paraId="16BE4C8B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test(sw_male_actor1_full, sw_male_actor1_na)</w:t>
            </w:r>
          </w:p>
        </w:tc>
        <w:tc>
          <w:tcPr>
            <w:tcW w:w="2622" w:type="dxa"/>
          </w:tcPr>
          <w:p w14:paraId="1D8B29E5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0.2862</w:t>
            </w:r>
          </w:p>
        </w:tc>
      </w:tr>
    </w:tbl>
    <w:p w14:paraId="0F385DE7" w14:textId="7D244DBD" w:rsidR="002D54C6" w:rsidRPr="0047137E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</w:p>
    <w:p w14:paraId="6966A414" w14:textId="08AC61ED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lang/>
        </w:rPr>
      </w:pPr>
      <w:r w:rsidRPr="0047137E">
        <w:rPr>
          <w:rFonts w:asciiTheme="minorBidi" w:hAnsiTheme="minorBidi" w:cstheme="minorBidi" w:hint="cs"/>
          <w:bdr w:val="none" w:sz="0" w:space="0" w:color="auto" w:frame="1"/>
          <w:rtl/>
          <w:lang/>
        </w:rPr>
        <w:t xml:space="preserve">נבדוק גם את התנהגות ה- </w:t>
      </w:r>
      <w:r w:rsidRPr="0047137E">
        <w:rPr>
          <w:rFonts w:asciiTheme="minorBidi" w:hAnsiTheme="minorBidi" w:cstheme="minorBidi"/>
          <w:bdr w:val="none" w:sz="0" w:space="0" w:color="auto" w:frame="1"/>
          <w:lang/>
        </w:rPr>
        <w:t>revenue</w:t>
      </w:r>
      <w:r w:rsidRPr="0047137E">
        <w:rPr>
          <w:rFonts w:asciiTheme="minorBidi" w:hAnsiTheme="minorBidi" w:cstheme="minorBidi" w:hint="cs"/>
          <w:bdr w:val="none" w:sz="0" w:space="0" w:color="auto" w:frame="1"/>
          <w:rtl/>
          <w:lang/>
        </w:rPr>
        <w:t xml:space="preserve"> בכל אחת מהטבלאות:</w:t>
      </w:r>
    </w:p>
    <w:p w14:paraId="163BD7C6" w14:textId="218FCA06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762"/>
        <w:gridCol w:w="2761"/>
        <w:gridCol w:w="2773"/>
      </w:tblGrid>
      <w:tr w:rsidR="0047137E" w:rsidRPr="0047137E" w14:paraId="6FBF8C42" w14:textId="77777777" w:rsidTr="002475AF">
        <w:tc>
          <w:tcPr>
            <w:tcW w:w="2840" w:type="dxa"/>
          </w:tcPr>
          <w:p w14:paraId="10D190D0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sw_male_actor1 _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na</w:t>
            </w:r>
            <w:proofErr w:type="spellEnd"/>
          </w:p>
        </w:tc>
        <w:tc>
          <w:tcPr>
            <w:tcW w:w="2841" w:type="dxa"/>
          </w:tcPr>
          <w:p w14:paraId="52AD32C9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sw_male_actor1_full</w:t>
            </w:r>
          </w:p>
        </w:tc>
        <w:tc>
          <w:tcPr>
            <w:tcW w:w="2841" w:type="dxa"/>
          </w:tcPr>
          <w:p w14:paraId="59821DD6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</w:p>
        </w:tc>
      </w:tr>
      <w:tr w:rsidR="0047137E" w:rsidRPr="0047137E" w14:paraId="43C11BE0" w14:textId="77777777" w:rsidTr="002475AF">
        <w:tc>
          <w:tcPr>
            <w:tcW w:w="2840" w:type="dxa"/>
          </w:tcPr>
          <w:p w14:paraId="2274A0F0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noProof/>
              </w:rPr>
              <w:lastRenderedPageBreak/>
              <w:drawing>
                <wp:anchor distT="0" distB="0" distL="114300" distR="114300" simplePos="0" relativeHeight="251682304" behindDoc="0" locked="0" layoutInCell="1" allowOverlap="1" wp14:anchorId="62574587" wp14:editId="6F92DA51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168275</wp:posOffset>
                  </wp:positionV>
                  <wp:extent cx="553720" cy="616585"/>
                  <wp:effectExtent l="0" t="0" r="0" b="0"/>
                  <wp:wrapThrough wrapText="bothSides">
                    <wp:wrapPolygon edited="0">
                      <wp:start x="0" y="0"/>
                      <wp:lineTo x="0" y="20688"/>
                      <wp:lineTo x="20807" y="20688"/>
                      <wp:lineTo x="20807" y="0"/>
                      <wp:lineTo x="0" y="0"/>
                    </wp:wrapPolygon>
                  </wp:wrapThrough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7FDD528B" wp14:editId="6FCE4F42">
                  <wp:simplePos x="0" y="0"/>
                  <wp:positionH relativeFrom="column">
                    <wp:posOffset>79844</wp:posOffset>
                  </wp:positionH>
                  <wp:positionV relativeFrom="paragraph">
                    <wp:posOffset>116253</wp:posOffset>
                  </wp:positionV>
                  <wp:extent cx="697230" cy="697230"/>
                  <wp:effectExtent l="0" t="0" r="7620" b="7620"/>
                  <wp:wrapThrough wrapText="bothSides">
                    <wp:wrapPolygon edited="0">
                      <wp:start x="0" y="0"/>
                      <wp:lineTo x="0" y="21246"/>
                      <wp:lineTo x="21246" y="21246"/>
                      <wp:lineTo x="21246" y="0"/>
                      <wp:lineTo x="0" y="0"/>
                    </wp:wrapPolygon>
                  </wp:wrapThrough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6F4ECC75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674112" behindDoc="0" locked="0" layoutInCell="1" allowOverlap="1" wp14:anchorId="7535FF64" wp14:editId="58C37E4D">
                  <wp:simplePos x="0" y="0"/>
                  <wp:positionH relativeFrom="column">
                    <wp:posOffset>932309</wp:posOffset>
                  </wp:positionH>
                  <wp:positionV relativeFrom="paragraph">
                    <wp:posOffset>153483</wp:posOffset>
                  </wp:positionV>
                  <wp:extent cx="629920" cy="700405"/>
                  <wp:effectExtent l="0" t="0" r="0" b="4445"/>
                  <wp:wrapThrough wrapText="bothSides">
                    <wp:wrapPolygon edited="0">
                      <wp:start x="0" y="0"/>
                      <wp:lineTo x="0" y="21150"/>
                      <wp:lineTo x="20903" y="21150"/>
                      <wp:lineTo x="20903" y="0"/>
                      <wp:lineTo x="0" y="0"/>
                    </wp:wrapPolygon>
                  </wp:wrapThrough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20" cy="70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3FBB28FB" wp14:editId="5ED13C64">
                  <wp:simplePos x="0" y="0"/>
                  <wp:positionH relativeFrom="column">
                    <wp:posOffset>102591</wp:posOffset>
                  </wp:positionH>
                  <wp:positionV relativeFrom="paragraph">
                    <wp:posOffset>126553</wp:posOffset>
                  </wp:positionV>
                  <wp:extent cx="665480" cy="665480"/>
                  <wp:effectExtent l="0" t="0" r="1270" b="1270"/>
                  <wp:wrapThrough wrapText="bothSides">
                    <wp:wrapPolygon edited="0">
                      <wp:start x="0" y="0"/>
                      <wp:lineTo x="0" y="21023"/>
                      <wp:lineTo x="21023" y="21023"/>
                      <wp:lineTo x="21023" y="0"/>
                      <wp:lineTo x="0" y="0"/>
                    </wp:wrapPolygon>
                  </wp:wrapThrough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3D06AA54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081CFFA4" wp14:editId="1C06C22A">
                  <wp:simplePos x="0" y="0"/>
                  <wp:positionH relativeFrom="column">
                    <wp:posOffset>88510</wp:posOffset>
                  </wp:positionH>
                  <wp:positionV relativeFrom="paragraph">
                    <wp:posOffset>107407</wp:posOffset>
                  </wp:positionV>
                  <wp:extent cx="755015" cy="755015"/>
                  <wp:effectExtent l="0" t="0" r="6985" b="6985"/>
                  <wp:wrapThrough wrapText="bothSides">
                    <wp:wrapPolygon edited="0">
                      <wp:start x="0" y="0"/>
                      <wp:lineTo x="0" y="21255"/>
                      <wp:lineTo x="21255" y="21255"/>
                      <wp:lineTo x="21255" y="0"/>
                      <wp:lineTo x="0" y="0"/>
                    </wp:wrapPolygon>
                  </wp:wrapThrough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015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t xml:space="preserve"> </w:t>
            </w:r>
            <w:r w:rsidRPr="0047137E"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07F44F38" wp14:editId="4A538612">
                  <wp:simplePos x="0" y="0"/>
                  <wp:positionH relativeFrom="column">
                    <wp:posOffset>913130</wp:posOffset>
                  </wp:positionH>
                  <wp:positionV relativeFrom="paragraph">
                    <wp:posOffset>32385</wp:posOffset>
                  </wp:positionV>
                  <wp:extent cx="817245" cy="908685"/>
                  <wp:effectExtent l="0" t="0" r="1905" b="5715"/>
                  <wp:wrapThrough wrapText="bothSides">
                    <wp:wrapPolygon edited="0">
                      <wp:start x="0" y="0"/>
                      <wp:lineTo x="0" y="21283"/>
                      <wp:lineTo x="21147" y="21283"/>
                      <wp:lineTo x="21147" y="0"/>
                      <wp:lineTo x="0" y="0"/>
                    </wp:wrapPolygon>
                  </wp:wrapThrough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3577A5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</w:p>
    <w:p w14:paraId="0026DD05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מכיוון שהערכים שהתקבלו לא מובהקים, לא ניתן להגיד שאין הבדל בין הקבוצות ולכן לא נרצה להתעלם מהשורות בעלות הנתונים החסרים.</w:t>
      </w:r>
    </w:p>
    <w:p w14:paraId="6DF9B911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color w:val="FF0000"/>
          <w:rtl/>
        </w:rPr>
      </w:pPr>
      <w:r w:rsidRPr="005305B0">
        <w:rPr>
          <w:rFonts w:asciiTheme="minorBidi" w:hAnsiTheme="minorBidi" w:cstheme="minorBidi" w:hint="cs"/>
          <w:color w:val="FF0000"/>
          <w:rtl/>
        </w:rPr>
        <w:t xml:space="preserve">מצד שני, כשמסתכלים על הפיזור של ה- </w:t>
      </w:r>
      <w:r w:rsidRPr="005305B0">
        <w:rPr>
          <w:rFonts w:asciiTheme="minorBidi" w:hAnsiTheme="minorBidi" w:cstheme="minorBidi"/>
          <w:color w:val="FF0000"/>
        </w:rPr>
        <w:t>revenue</w:t>
      </w:r>
      <w:r w:rsidRPr="005305B0">
        <w:rPr>
          <w:rFonts w:asciiTheme="minorBidi" w:hAnsiTheme="minorBidi" w:cstheme="minorBidi" w:hint="cs"/>
          <w:color w:val="FF0000"/>
          <w:rtl/>
        </w:rPr>
        <w:t xml:space="preserve"> בטבלה המקורית ובזו שבה רק הערכים המלאים, נראה שהפיזור דומה, כלומר שהשורות עם הערכים הריקים לא השפיעו. אז מה עושים?</w:t>
      </w:r>
    </w:p>
    <w:p w14:paraId="203DC07C" w14:textId="77777777" w:rsidR="0047137E" w:rsidRPr="005305B0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t>מדדי הפיזור:</w:t>
      </w:r>
    </w:p>
    <w:tbl>
      <w:tblPr>
        <w:tblW w:w="8522" w:type="dxa"/>
        <w:tblLook w:val="04A0" w:firstRow="1" w:lastRow="0" w:firstColumn="1" w:lastColumn="0" w:noHBand="0" w:noVBand="1"/>
      </w:tblPr>
      <w:tblGrid>
        <w:gridCol w:w="768"/>
        <w:gridCol w:w="989"/>
        <w:gridCol w:w="990"/>
        <w:gridCol w:w="990"/>
        <w:gridCol w:w="1074"/>
        <w:gridCol w:w="1142"/>
        <w:gridCol w:w="1079"/>
        <w:gridCol w:w="1675"/>
      </w:tblGrid>
      <w:tr w:rsidR="0047137E" w:rsidRPr="00C33D60" w14:paraId="145A5C52" w14:textId="77777777" w:rsidTr="002475AF">
        <w:trPr>
          <w:trHeight w:val="260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8C47235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5E1EE9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CD4D1AB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7C853C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31008DE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  <w:proofErr w:type="spellEnd"/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930FDB8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7826A37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713188CF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47137E" w:rsidRPr="00C33D60" w14:paraId="6FE8F447" w14:textId="77777777" w:rsidTr="002475AF">
        <w:trPr>
          <w:trHeight w:val="290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9477A6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1.000e+00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F0E8A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DD245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6.688e+07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890EF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1.693e+07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FD01EF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1.377e+08</w:t>
            </w:r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3FF0E3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2.405e+06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08FDBF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6.906e+07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FB5497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m</w:t>
            </w: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ovie_ff$revenue</w:t>
            </w:r>
          </w:p>
        </w:tc>
      </w:tr>
      <w:tr w:rsidR="0047137E" w:rsidRPr="00C33D60" w14:paraId="15FA086F" w14:textId="77777777" w:rsidTr="002475AF">
        <w:trPr>
          <w:trHeight w:val="290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03650" w14:textId="77777777" w:rsidR="0047137E" w:rsidRPr="00A908D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1.000e+00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6071E7" w14:textId="77777777" w:rsidR="0047137E" w:rsidRPr="00A908D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FE98C4" w14:textId="77777777" w:rsidR="0047137E" w:rsidRPr="00A908D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6.621e+07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7559E" w14:textId="77777777" w:rsidR="0047137E" w:rsidRPr="00A908D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1.710e+07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C7401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1.35e+08</w:t>
            </w:r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B0987" w14:textId="77777777" w:rsidR="0047137E" w:rsidRPr="00A908D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2.586e+06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895E9A" w14:textId="77777777" w:rsidR="0047137E" w:rsidRPr="00A908D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6.993e+07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FF1CA0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A908D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sw_</w:t>
            </w:r>
            <w:r w:rsidRPr="008334F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male_actor1_full</w:t>
            </w: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 xml:space="preserve"> $revenue</w:t>
            </w:r>
          </w:p>
        </w:tc>
      </w:tr>
      <w:tr w:rsidR="0047137E" w:rsidRPr="00C33D60" w14:paraId="019A0DF0" w14:textId="77777777" w:rsidTr="002475AF">
        <w:trPr>
          <w:trHeight w:val="290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249CA" w14:textId="77777777" w:rsidR="0047137E" w:rsidRPr="0035174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35174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4.000e+00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59E74" w14:textId="77777777" w:rsidR="0047137E" w:rsidRPr="0035174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35174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1.085e+09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C9A57" w14:textId="77777777" w:rsidR="0047137E" w:rsidRPr="0035174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35174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9.549e+07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9B90C" w14:textId="77777777" w:rsidR="0047137E" w:rsidRPr="0035174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35174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3.969e+06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CD919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35174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2.237e+08</w:t>
            </w:r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B188D3" w14:textId="77777777" w:rsidR="0047137E" w:rsidRPr="0035174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35174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1.415e+05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ABA20" w14:textId="77777777" w:rsidR="0047137E" w:rsidRPr="00351743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351743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5.094e+07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2355A9" w14:textId="77777777" w:rsidR="0047137E" w:rsidRPr="008334FF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8334F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sw_male_actor1_na $revenue</w:t>
            </w:r>
          </w:p>
        </w:tc>
      </w:tr>
    </w:tbl>
    <w:p w14:paraId="74C7377B" w14:textId="77777777" w:rsidR="0047137E" w:rsidRPr="0047137E" w:rsidRDefault="0047137E" w:rsidP="0047137E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B8423AD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rtl/>
        </w:rPr>
      </w:pPr>
      <w:r w:rsidRPr="005305B0">
        <w:rPr>
          <w:rFonts w:asciiTheme="minorBidi" w:hAnsiTheme="minorBidi" w:cstheme="minorBidi" w:hint="cs"/>
          <w:rtl/>
        </w:rPr>
        <w:t xml:space="preserve">מכיוון שלא נרצה לוותר על הנתונים ואי אפשר להשלים אותם, שכן כפי שראינו הם </w:t>
      </w:r>
      <w:r w:rsidRPr="005305B0">
        <w:rPr>
          <w:rFonts w:asciiTheme="minorBidi" w:hAnsiTheme="minorBidi" w:cstheme="minorBidi"/>
        </w:rPr>
        <w:t>missing not at random</w:t>
      </w:r>
      <w:r w:rsidRPr="005305B0">
        <w:rPr>
          <w:rFonts w:asciiTheme="minorBidi" w:hAnsiTheme="minorBidi" w:cstheme="minorBidi" w:hint="cs"/>
          <w:rtl/>
        </w:rPr>
        <w:t xml:space="preserve">, נייצר קטגוריות כדי לכלול גם את החסרים בקטגוריית </w:t>
      </w:r>
      <w:r w:rsidRPr="005305B0">
        <w:rPr>
          <w:rFonts w:asciiTheme="minorBidi" w:hAnsiTheme="minorBidi" w:cstheme="minorBidi"/>
        </w:rPr>
        <w:t>Missing</w:t>
      </w:r>
      <w:r w:rsidRPr="005305B0">
        <w:rPr>
          <w:rFonts w:asciiTheme="minorBidi" w:hAnsiTheme="minorBidi" w:cstheme="minorBidi" w:hint="cs"/>
          <w:rtl/>
        </w:rPr>
        <w:t xml:space="preserve">. נתבונן בהתנהגות ה- </w:t>
      </w:r>
      <w:r w:rsidRPr="005305B0">
        <w:rPr>
          <w:rFonts w:asciiTheme="minorBidi" w:hAnsiTheme="minorBidi" w:cstheme="minorBidi"/>
        </w:rPr>
        <w:t>revenue</w:t>
      </w:r>
      <w:r w:rsidRPr="005305B0">
        <w:rPr>
          <w:rFonts w:asciiTheme="minorBidi" w:hAnsiTheme="minorBidi" w:cstheme="minorBidi" w:hint="cs"/>
          <w:rtl/>
        </w:rPr>
        <w:t xml:space="preserve"> לאחר החלוקה לקטגוריות.</w:t>
      </w:r>
    </w:p>
    <w:p w14:paraId="13F6DF32" w14:textId="2E288010" w:rsidR="0047137E" w:rsidRDefault="0047137E" w:rsidP="0047137E">
      <w:pPr>
        <w:bidi/>
        <w:spacing w:line="276" w:lineRule="auto"/>
        <w:rPr>
          <w:rFonts w:asciiTheme="minorBidi" w:hAnsiTheme="minorBidi" w:cstheme="minorBidi"/>
        </w:rPr>
      </w:pPr>
      <w:r w:rsidRPr="0047137E">
        <w:rPr>
          <w:rFonts w:asciiTheme="minorBidi" w:hAnsiTheme="minorBidi" w:cstheme="minorBidi"/>
          <w:rtl/>
        </w:rPr>
        <w:t xml:space="preserve">ערכים קיימים: </w:t>
      </w:r>
      <w:r w:rsidRPr="0047137E">
        <w:rPr>
          <w:rFonts w:asciiTheme="minorBidi" w:hAnsiTheme="minorBidi" w:cstheme="minorBidi" w:hint="cs"/>
          <w:rtl/>
        </w:rPr>
        <w:t>7</w:t>
      </w:r>
      <w:r w:rsidRPr="0047137E">
        <w:rPr>
          <w:rFonts w:asciiTheme="minorBidi" w:hAnsiTheme="minorBidi" w:cstheme="minorBidi"/>
          <w:rtl/>
        </w:rPr>
        <w:t>,</w:t>
      </w:r>
      <w:r w:rsidRPr="0047137E">
        <w:rPr>
          <w:rFonts w:asciiTheme="minorBidi" w:hAnsiTheme="minorBidi" w:cstheme="minorBidi" w:hint="cs"/>
          <w:rtl/>
        </w:rPr>
        <w:t>375, מחולקים לשלוש קטגוריות:</w:t>
      </w:r>
    </w:p>
    <w:p w14:paraId="62C5B4A3" w14:textId="4865F4BC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 w:rsidRPr="0047137E">
        <w:rPr>
          <w:noProof/>
        </w:rPr>
        <w:drawing>
          <wp:anchor distT="0" distB="0" distL="114300" distR="114300" simplePos="0" relativeHeight="251788800" behindDoc="0" locked="0" layoutInCell="1" allowOverlap="1" wp14:anchorId="0A6AB35B" wp14:editId="014B3EF4">
            <wp:simplePos x="0" y="0"/>
            <wp:positionH relativeFrom="column">
              <wp:posOffset>3803650</wp:posOffset>
            </wp:positionH>
            <wp:positionV relativeFrom="paragraph">
              <wp:posOffset>2540</wp:posOffset>
            </wp:positionV>
            <wp:extent cx="1473200" cy="1473200"/>
            <wp:effectExtent l="0" t="0" r="0" b="0"/>
            <wp:wrapThrough wrapText="bothSides">
              <wp:wrapPolygon edited="0">
                <wp:start x="0" y="0"/>
                <wp:lineTo x="0" y="21228"/>
                <wp:lineTo x="21228" y="21228"/>
                <wp:lineTo x="21228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D376B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C79C3A3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25BF0EFB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1C5C513E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12CFBC1D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5E6622D7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0E979222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5E435B2E" w14:textId="77777777" w:rsid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41A3A477" w14:textId="67CDD3CD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  <w:rtl/>
        </w:rPr>
      </w:pPr>
      <w:r w:rsidRPr="0047137E">
        <w:rPr>
          <w:rFonts w:asciiTheme="minorBidi" w:hAnsiTheme="minorBidi" w:cstheme="minorBidi"/>
          <w:noProof/>
          <w:sz w:val="20"/>
          <w:szCs w:val="20"/>
          <w:u w:val="single"/>
          <w:rtl/>
        </w:rPr>
        <w:t xml:space="preserve">מבחן </w:t>
      </w:r>
      <w:r w:rsidRPr="0047137E">
        <w:rPr>
          <w:rFonts w:asciiTheme="minorBidi" w:hAnsiTheme="minorBidi" w:cstheme="minorBidi"/>
          <w:noProof/>
          <w:sz w:val="20"/>
          <w:szCs w:val="20"/>
          <w:u w:val="single"/>
        </w:rPr>
        <w:t>Chi-square</w:t>
      </w:r>
      <w:r w:rsidRPr="0047137E">
        <w:rPr>
          <w:rFonts w:asciiTheme="minorBidi" w:hAnsiTheme="minorBidi" w:cstheme="minorBidi"/>
          <w:noProof/>
          <w:sz w:val="20"/>
          <w:szCs w:val="20"/>
          <w:u w:val="single"/>
          <w:rtl/>
        </w:rPr>
        <w:t>:</w:t>
      </w:r>
    </w:p>
    <w:p w14:paraId="3DE94398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47137E">
        <w:rPr>
          <w:noProof/>
        </w:rPr>
        <w:t xml:space="preserve">p-value = </w:t>
      </w:r>
      <w:r w:rsidRPr="0047137E">
        <w:rPr>
          <w:rFonts w:asciiTheme="minorBidi" w:hAnsiTheme="minorBidi" w:cstheme="minorBidi"/>
          <w:noProof/>
          <w:sz w:val="20"/>
          <w:szCs w:val="20"/>
        </w:rPr>
        <w:t>0.4557</w:t>
      </w:r>
    </w:p>
    <w:p w14:paraId="38D305C5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47137E">
        <w:rPr>
          <w:noProof/>
        </w:rPr>
        <w:t xml:space="preserve">X-squared = </w:t>
      </w:r>
      <w:r w:rsidRPr="0047137E">
        <w:rPr>
          <w:rFonts w:asciiTheme="minorBidi" w:hAnsiTheme="minorBidi" w:cstheme="minorBidi"/>
          <w:noProof/>
          <w:sz w:val="20"/>
          <w:szCs w:val="20"/>
        </w:rPr>
        <w:t>5697.2</w:t>
      </w:r>
    </w:p>
    <w:p w14:paraId="12913175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noProof/>
          <w:sz w:val="20"/>
          <w:szCs w:val="20"/>
        </w:rPr>
      </w:pPr>
      <w:r w:rsidRPr="0047137E">
        <w:rPr>
          <w:rFonts w:asciiTheme="minorBidi" w:hAnsiTheme="minorBidi" w:cstheme="minorBidi"/>
          <w:noProof/>
          <w:sz w:val="20"/>
          <w:szCs w:val="20"/>
        </w:rPr>
        <w:t>df = 5686</w:t>
      </w:r>
    </w:p>
    <w:p w14:paraId="672315A4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lang/>
        </w:rPr>
      </w:pPr>
    </w:p>
    <w:p w14:paraId="48022100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 w:rsidRPr="0047137E">
        <w:rPr>
          <w:rFonts w:asciiTheme="minorBidi" w:hAnsiTheme="minorBidi" w:cstheme="minorBidi"/>
          <w:rtl/>
        </w:rPr>
        <w:t>תצוגה גרפית</w:t>
      </w:r>
      <w:r w:rsidRPr="0047137E">
        <w:rPr>
          <w:rFonts w:asciiTheme="minorBidi" w:hAnsiTheme="minorBidi" w:cstheme="minorBidi" w:hint="cs"/>
          <w:rtl/>
        </w:rPr>
        <w:t xml:space="preserve"> מול ה- </w:t>
      </w:r>
      <w:r w:rsidRPr="0047137E">
        <w:rPr>
          <w:rFonts w:asciiTheme="minorBidi" w:hAnsiTheme="minorBidi" w:cstheme="minorBidi"/>
        </w:rPr>
        <w:t>revenue</w:t>
      </w:r>
      <w:r w:rsidRPr="0047137E">
        <w:rPr>
          <w:rFonts w:asciiTheme="minorBidi" w:hAnsiTheme="minorBidi" w:cstheme="minorBidi" w:hint="cs"/>
          <w:rtl/>
        </w:rPr>
        <w:t>:</w:t>
      </w:r>
    </w:p>
    <w:p w14:paraId="14B8D079" w14:textId="77777777" w:rsidR="0047137E" w:rsidRPr="00281483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lang/>
        </w:rPr>
      </w:pPr>
    </w:p>
    <w:p w14:paraId="112272C6" w14:textId="77777777" w:rsidR="0047137E" w:rsidRPr="00281483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lang/>
        </w:rPr>
      </w:pPr>
      <w:r w:rsidRPr="00E14284">
        <w:rPr>
          <w:noProof/>
        </w:rPr>
        <w:drawing>
          <wp:anchor distT="0" distB="0" distL="114300" distR="114300" simplePos="0" relativeHeight="251687424" behindDoc="0" locked="0" layoutInCell="1" allowOverlap="1" wp14:anchorId="5D7166DF" wp14:editId="3EBAC506">
            <wp:simplePos x="0" y="0"/>
            <wp:positionH relativeFrom="column">
              <wp:posOffset>3180579</wp:posOffset>
            </wp:positionH>
            <wp:positionV relativeFrom="paragraph">
              <wp:posOffset>-316</wp:posOffset>
            </wp:positionV>
            <wp:extent cx="2087124" cy="1599894"/>
            <wp:effectExtent l="0" t="0" r="8890" b="635"/>
            <wp:wrapThrough wrapText="bothSides">
              <wp:wrapPolygon edited="0">
                <wp:start x="0" y="0"/>
                <wp:lineTo x="0" y="21351"/>
                <wp:lineTo x="21495" y="21351"/>
                <wp:lineTo x="21495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124" cy="159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9CDF9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</w:p>
    <w:p w14:paraId="347FC491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</w:p>
    <w:p w14:paraId="24A4B2F0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darkBlue"/>
          <w:bdr w:val="none" w:sz="0" w:space="0" w:color="auto" w:frame="1"/>
          <w:rtl/>
          <w:lang/>
        </w:rPr>
      </w:pPr>
    </w:p>
    <w:p w14:paraId="77CE7D3C" w14:textId="47A7606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B2A53AA" w14:textId="21D89174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C50C9D0" w14:textId="125AECA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FC1B8C6" w14:textId="4A49D57C" w:rsidR="002D54C6" w:rsidRPr="00C33D60" w:rsidRDefault="0054156B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  <w:ins w:id="3565" w:author="Dalit Roth" w:date="2020-10-19T15:04:00Z">
        <w:r w:rsidRPr="00A63545">
          <w:rPr>
            <w:rFonts w:asciiTheme="minorBidi" w:hAnsiTheme="minorBidi" w:cs="Arial" w:hint="cs"/>
            <w:noProof/>
            <w:rtl/>
          </w:rPr>
          <w:lastRenderedPageBreak/>
          <w:drawing>
            <wp:anchor distT="0" distB="0" distL="114300" distR="114300" simplePos="0" relativeHeight="251836928" behindDoc="0" locked="0" layoutInCell="1" allowOverlap="1" wp14:anchorId="3D6A0790" wp14:editId="1E253B5E">
              <wp:simplePos x="0" y="0"/>
              <wp:positionH relativeFrom="margin">
                <wp:posOffset>-346075</wp:posOffset>
              </wp:positionH>
              <wp:positionV relativeFrom="margin">
                <wp:posOffset>-180340</wp:posOffset>
              </wp:positionV>
              <wp:extent cx="1520190" cy="1115695"/>
              <wp:effectExtent l="0" t="0" r="3810" b="8255"/>
              <wp:wrapSquare wrapText="bothSides"/>
              <wp:docPr id="166" name="תמונה 1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8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565" r="35269" b="33714"/>
                      <a:stretch/>
                    </pic:blipFill>
                    <pic:spPr bwMode="auto">
                      <a:xfrm>
                        <a:off x="0" y="0"/>
                        <a:ext cx="1520190" cy="1115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2CA00C05" w14:textId="55DA6E54" w:rsidR="002D54C6" w:rsidRDefault="002D54C6" w:rsidP="001B26DF">
      <w:pPr>
        <w:pStyle w:val="a3"/>
        <w:numPr>
          <w:ilvl w:val="0"/>
          <w:numId w:val="16"/>
        </w:num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t>actor0_prev_revenue</w:t>
      </w:r>
    </w:p>
    <w:p w14:paraId="37C763A8" w14:textId="09ADBF43" w:rsidR="002D54C6" w:rsidDel="0054156B" w:rsidRDefault="002D54C6" w:rsidP="002D54C6">
      <w:pPr>
        <w:bidi/>
        <w:spacing w:line="276" w:lineRule="auto"/>
        <w:rPr>
          <w:del w:id="3566" w:author="Dalit Roth" w:date="2020-10-19T15:03:00Z"/>
          <w:rFonts w:asciiTheme="minorBidi" w:hAnsiTheme="minorBidi" w:cstheme="minorBidi"/>
          <w:u w:val="single"/>
          <w:rtl/>
        </w:rPr>
      </w:pPr>
    </w:p>
    <w:p w14:paraId="1408728A" w14:textId="3246EAF8" w:rsidR="002D54C6" w:rsidDel="0054156B" w:rsidRDefault="002D54C6" w:rsidP="002D54C6">
      <w:pPr>
        <w:bidi/>
        <w:rPr>
          <w:del w:id="3567" w:author="Dalit Roth" w:date="2020-10-19T15:03:00Z"/>
          <w:rFonts w:asciiTheme="minorBidi" w:hAnsiTheme="minorBidi"/>
          <w:rtl/>
        </w:rPr>
      </w:pPr>
      <w:del w:id="3568" w:author="Dalit Roth" w:date="2020-10-19T15:03:00Z">
        <w:r w:rsidDel="0054156B">
          <w:rPr>
            <w:rFonts w:asciiTheme="minorBidi" w:hAnsiTheme="minorBidi" w:hint="cs"/>
            <w:rtl/>
          </w:rPr>
          <w:delText>ערכים קיימים: 4,623</w:delText>
        </w:r>
      </w:del>
    </w:p>
    <w:p w14:paraId="231ED115" w14:textId="5FB89576" w:rsidR="002D54C6" w:rsidDel="0054156B" w:rsidRDefault="002D54C6" w:rsidP="002D54C6">
      <w:pPr>
        <w:bidi/>
        <w:rPr>
          <w:del w:id="3569" w:author="Dalit Roth" w:date="2020-10-19T15:03:00Z"/>
          <w:rFonts w:asciiTheme="minorBidi" w:hAnsiTheme="minorBidi"/>
          <w:rtl/>
        </w:rPr>
      </w:pPr>
      <w:del w:id="3570" w:author="Dalit Roth" w:date="2020-10-19T15:03:00Z">
        <w:r w:rsidDel="0054156B">
          <w:rPr>
            <w:rFonts w:asciiTheme="minorBidi" w:hAnsiTheme="minorBidi" w:hint="cs"/>
            <w:rtl/>
          </w:rPr>
          <w:delText xml:space="preserve">ערכים חסרים:  2752 מתוכם </w:delText>
        </w:r>
        <w:r w:rsidRPr="004A37E6" w:rsidDel="0054156B">
          <w:rPr>
            <w:rFonts w:asciiTheme="minorBidi" w:hAnsiTheme="minorBidi" w:hint="cs"/>
            <w:highlight w:val="yellow"/>
            <w:rtl/>
          </w:rPr>
          <w:delText>ה 63</w:delText>
        </w:r>
        <w:r w:rsidR="00BB48D0" w:rsidDel="0054156B">
          <w:rPr>
            <w:rFonts w:asciiTheme="minorBidi" w:hAnsiTheme="minorBidi" w:hint="cs"/>
            <w:highlight w:val="yellow"/>
            <w:rtl/>
          </w:rPr>
          <w:delText>8</w:delText>
        </w:r>
        <w:r w:rsidRPr="004A37E6" w:rsidDel="0054156B">
          <w:rPr>
            <w:rFonts w:asciiTheme="minorBidi" w:hAnsiTheme="minorBidi" w:hint="cs"/>
            <w:highlight w:val="yellow"/>
            <w:rtl/>
          </w:rPr>
          <w:delText xml:space="preserve"> שורות החסרות</w:delText>
        </w:r>
        <w:r w:rsidDel="0054156B">
          <w:rPr>
            <w:rFonts w:asciiTheme="minorBidi" w:hAnsiTheme="minorBidi" w:hint="cs"/>
            <w:rtl/>
          </w:rPr>
          <w:delText xml:space="preserve">. </w:delText>
        </w:r>
      </w:del>
    </w:p>
    <w:p w14:paraId="7047C7E6" w14:textId="1B6DBC1A" w:rsidR="002D54C6" w:rsidDel="0054156B" w:rsidRDefault="002D54C6" w:rsidP="002D54C6">
      <w:pPr>
        <w:bidi/>
        <w:rPr>
          <w:del w:id="3571" w:author="Dalit Roth" w:date="2020-10-19T15:03:00Z"/>
          <w:rFonts w:asciiTheme="minorBidi" w:hAnsiTheme="minorBidi"/>
          <w:rtl/>
        </w:rPr>
      </w:pPr>
      <w:del w:id="3572" w:author="Dalit Roth" w:date="2020-10-19T15:03:00Z">
        <w:r w:rsidDel="0054156B">
          <w:rPr>
            <w:rFonts w:asciiTheme="minorBidi" w:hAnsiTheme="minorBidi" w:hint="cs"/>
            <w:rtl/>
          </w:rPr>
          <w:delText xml:space="preserve">בעצם ה 2122 החוסרים שנשארו מהווים חוסר מידע על הרווחים. </w:delText>
        </w:r>
      </w:del>
    </w:p>
    <w:p w14:paraId="0CCCC861" w14:textId="3AD83F95" w:rsidR="002D54C6" w:rsidDel="0054156B" w:rsidRDefault="002D54C6" w:rsidP="002D54C6">
      <w:pPr>
        <w:bidi/>
        <w:rPr>
          <w:del w:id="3573" w:author="Dalit Roth" w:date="2020-10-19T15:03:00Z"/>
          <w:rFonts w:asciiTheme="minorBidi" w:hAnsiTheme="minorBidi"/>
          <w:rtl/>
        </w:rPr>
      </w:pPr>
      <w:del w:id="3574" w:author="Dalit Roth" w:date="2020-10-19T15:03:00Z">
        <w:r w:rsidDel="0054156B">
          <w:rPr>
            <w:rFonts w:asciiTheme="minorBidi" w:hAnsiTheme="minorBidi" w:hint="cs"/>
            <w:rtl/>
          </w:rPr>
          <w:delText>מדדי פיזור:</w:delText>
        </w:r>
      </w:del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:rsidDel="0054156B" w14:paraId="6760BF5C" w14:textId="76CC7117" w:rsidTr="00774CEC">
        <w:trPr>
          <w:trHeight w:val="260"/>
          <w:del w:id="3575" w:author="Dalit Roth" w:date="2020-10-19T15:03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2FF49A" w14:textId="0C49DC61" w:rsidR="002D54C6" w:rsidRPr="00732154" w:rsidDel="0054156B" w:rsidRDefault="002D54C6" w:rsidP="00774CEC">
            <w:pPr>
              <w:jc w:val="center"/>
              <w:rPr>
                <w:del w:id="3576" w:author="Dalit Roth" w:date="2020-10-19T15:03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577" w:author="Dalit Roth" w:date="2020-10-19T15:03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5C776BB" w14:textId="518C9893" w:rsidR="002D54C6" w:rsidRPr="00732154" w:rsidDel="0054156B" w:rsidRDefault="002D54C6" w:rsidP="00774CEC">
            <w:pPr>
              <w:jc w:val="center"/>
              <w:rPr>
                <w:del w:id="3578" w:author="Dalit Roth" w:date="2020-10-19T15:03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579" w:author="Dalit Roth" w:date="2020-10-19T15:03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22EC62" w14:textId="5E16E477" w:rsidR="002D54C6" w:rsidRPr="00732154" w:rsidDel="0054156B" w:rsidRDefault="002D54C6" w:rsidP="00774CEC">
            <w:pPr>
              <w:jc w:val="center"/>
              <w:rPr>
                <w:del w:id="3580" w:author="Dalit Roth" w:date="2020-10-19T15:03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581" w:author="Dalit Roth" w:date="2020-10-19T15:03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D3163C" w14:textId="65737B99" w:rsidR="002D54C6" w:rsidRPr="00732154" w:rsidDel="0054156B" w:rsidRDefault="002D54C6" w:rsidP="00774CEC">
            <w:pPr>
              <w:jc w:val="center"/>
              <w:rPr>
                <w:del w:id="3582" w:author="Dalit Roth" w:date="2020-10-19T15:03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583" w:author="Dalit Roth" w:date="2020-10-19T15:03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B08E332" w14:textId="76E9EA57" w:rsidR="002D54C6" w:rsidRPr="00732154" w:rsidDel="0054156B" w:rsidRDefault="002D54C6" w:rsidP="00774CEC">
            <w:pPr>
              <w:jc w:val="center"/>
              <w:rPr>
                <w:del w:id="3584" w:author="Dalit Roth" w:date="2020-10-19T15:03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585" w:author="Dalit Roth" w:date="2020-10-19T15:03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00F6DE" w14:textId="75DABBF2" w:rsidR="002D54C6" w:rsidRPr="00732154" w:rsidDel="0054156B" w:rsidRDefault="002D54C6" w:rsidP="00774CEC">
            <w:pPr>
              <w:jc w:val="center"/>
              <w:rPr>
                <w:del w:id="3586" w:author="Dalit Roth" w:date="2020-10-19T15:03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587" w:author="Dalit Roth" w:date="2020-10-19T15:03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0B6650" w14:textId="56117543" w:rsidR="002D54C6" w:rsidRPr="00732154" w:rsidDel="0054156B" w:rsidRDefault="002D54C6" w:rsidP="00774CEC">
            <w:pPr>
              <w:jc w:val="center"/>
              <w:rPr>
                <w:del w:id="3588" w:author="Dalit Roth" w:date="2020-10-19T15:03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589" w:author="Dalit Roth" w:date="2020-10-19T15:03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2D54C6" w:rsidRPr="00732154" w:rsidDel="0054156B" w14:paraId="2E39249F" w14:textId="059896C8" w:rsidTr="00BB48D0">
        <w:trPr>
          <w:trHeight w:val="290"/>
          <w:del w:id="3590" w:author="Dalit Roth" w:date="2020-10-19T15:03:00Z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2463" w14:textId="7089D59B" w:rsidR="002D54C6" w:rsidRPr="00732154" w:rsidDel="0054156B" w:rsidRDefault="002D54C6" w:rsidP="00774CEC">
            <w:pPr>
              <w:jc w:val="center"/>
              <w:rPr>
                <w:del w:id="3591" w:author="Dalit Roth" w:date="2020-10-19T15:03:00Z"/>
                <w:rFonts w:ascii="Calibri" w:hAnsi="Calibri" w:cs="Calibri"/>
                <w:color w:val="000000"/>
              </w:rPr>
            </w:pPr>
            <w:del w:id="3592" w:author="Dalit Roth" w:date="2020-10-19T15:03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1.00E+00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AD08" w14:textId="60F746FE" w:rsidR="002D54C6" w:rsidRPr="00732154" w:rsidDel="0054156B" w:rsidRDefault="002D54C6" w:rsidP="00774CEC">
            <w:pPr>
              <w:jc w:val="center"/>
              <w:rPr>
                <w:del w:id="3593" w:author="Dalit Roth" w:date="2020-10-19T15:03:00Z"/>
                <w:rFonts w:ascii="Calibri" w:hAnsi="Calibri" w:cs="Calibri"/>
                <w:color w:val="000000"/>
              </w:rPr>
            </w:pPr>
            <w:del w:id="3594" w:author="Dalit Roth" w:date="2020-10-19T15:03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1.52E+09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AED3" w14:textId="76599F9E" w:rsidR="002D54C6" w:rsidRPr="00732154" w:rsidDel="0054156B" w:rsidRDefault="002D54C6" w:rsidP="00774CEC">
            <w:pPr>
              <w:jc w:val="center"/>
              <w:rPr>
                <w:del w:id="3595" w:author="Dalit Roth" w:date="2020-10-19T15:03:00Z"/>
                <w:rFonts w:ascii="Calibri" w:hAnsi="Calibri" w:cs="Calibri"/>
                <w:color w:val="000000"/>
              </w:rPr>
            </w:pPr>
            <w:del w:id="3596" w:author="Dalit Roth" w:date="2020-10-19T15:03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2.23E+08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0DC" w14:textId="1FF9E04D" w:rsidR="002D54C6" w:rsidRPr="00732154" w:rsidDel="0054156B" w:rsidRDefault="002D54C6" w:rsidP="00774CEC">
            <w:pPr>
              <w:jc w:val="center"/>
              <w:rPr>
                <w:del w:id="3597" w:author="Dalit Roth" w:date="2020-10-19T15:03:00Z"/>
                <w:rFonts w:ascii="Calibri" w:hAnsi="Calibri" w:cs="Calibri"/>
                <w:color w:val="000000"/>
              </w:rPr>
            </w:pPr>
            <w:del w:id="3598" w:author="Dalit Roth" w:date="2020-10-19T15:03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1.52E+08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C0FC" w14:textId="416B77DF" w:rsidR="002D54C6" w:rsidRPr="00732154" w:rsidDel="0054156B" w:rsidRDefault="002D54C6" w:rsidP="00774CEC">
            <w:pPr>
              <w:jc w:val="center"/>
              <w:rPr>
                <w:del w:id="3599" w:author="Dalit Roth" w:date="2020-10-19T15:03:00Z"/>
                <w:rFonts w:ascii="Calibri" w:hAnsi="Calibri" w:cs="Calibri"/>
                <w:color w:val="000000"/>
              </w:rPr>
            </w:pPr>
            <w:del w:id="3600" w:author="Dalit Roth" w:date="2020-10-19T15:03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? </w:delText>
              </w:r>
            </w:del>
          </w:p>
        </w:tc>
        <w:tc>
          <w:tcPr>
            <w:tcW w:w="11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4BB5" w14:textId="5749B49D" w:rsidR="002D54C6" w:rsidRPr="00732154" w:rsidDel="0054156B" w:rsidRDefault="002D54C6" w:rsidP="00774CEC">
            <w:pPr>
              <w:jc w:val="center"/>
              <w:rPr>
                <w:del w:id="3601" w:author="Dalit Roth" w:date="2020-10-19T15:03:00Z"/>
                <w:rFonts w:ascii="Calibri" w:hAnsi="Calibri" w:cs="Calibri"/>
                <w:color w:val="000000"/>
              </w:rPr>
            </w:pPr>
            <w:del w:id="3602" w:author="Dalit Roth" w:date="2020-10-19T15:03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4.43E+07</w:delText>
              </w:r>
            </w:del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1AA0" w14:textId="20194C80" w:rsidR="002D54C6" w:rsidRPr="00732154" w:rsidDel="0054156B" w:rsidRDefault="002D54C6" w:rsidP="00774CEC">
            <w:pPr>
              <w:jc w:val="center"/>
              <w:rPr>
                <w:del w:id="3603" w:author="Dalit Roth" w:date="2020-10-19T15:03:00Z"/>
                <w:rFonts w:ascii="Calibri" w:hAnsi="Calibri" w:cs="Calibri"/>
                <w:color w:val="000000"/>
              </w:rPr>
            </w:pPr>
            <w:del w:id="3604" w:author="Dalit Roth" w:date="2020-10-19T15:03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3.11E+08</w:delText>
              </w:r>
            </w:del>
          </w:p>
        </w:tc>
      </w:tr>
      <w:tr w:rsidR="00BB48D0" w:rsidRPr="00732154" w:rsidDel="0054156B" w14:paraId="6FED3C54" w14:textId="2F440DCF" w:rsidTr="00774CEC">
        <w:trPr>
          <w:trHeight w:val="290"/>
          <w:del w:id="3605" w:author="Dalit Roth" w:date="2020-10-19T15:03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9D1A2" w14:textId="49DD26AF" w:rsidR="00BB48D0" w:rsidDel="0054156B" w:rsidRDefault="00BB48D0" w:rsidP="00774CEC">
            <w:pPr>
              <w:jc w:val="center"/>
              <w:rPr>
                <w:del w:id="3606" w:author="Dalit Roth" w:date="2020-10-19T15:03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BF556" w14:textId="4421F1F9" w:rsidR="00BB48D0" w:rsidDel="0054156B" w:rsidRDefault="00BB48D0" w:rsidP="00774CEC">
            <w:pPr>
              <w:jc w:val="center"/>
              <w:rPr>
                <w:del w:id="3607" w:author="Dalit Roth" w:date="2020-10-19T15:03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FDB00" w14:textId="654CB499" w:rsidR="00BB48D0" w:rsidDel="0054156B" w:rsidRDefault="00BB48D0" w:rsidP="00774CEC">
            <w:pPr>
              <w:jc w:val="center"/>
              <w:rPr>
                <w:del w:id="3608" w:author="Dalit Roth" w:date="2020-10-19T15:03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18B62" w14:textId="4AB934F0" w:rsidR="00BB48D0" w:rsidDel="0054156B" w:rsidRDefault="00BB48D0" w:rsidP="00774CEC">
            <w:pPr>
              <w:jc w:val="center"/>
              <w:rPr>
                <w:del w:id="3609" w:author="Dalit Roth" w:date="2020-10-19T15:03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CF628" w14:textId="3E30AF7B" w:rsidR="00BB48D0" w:rsidDel="0054156B" w:rsidRDefault="00BB48D0" w:rsidP="00774CEC">
            <w:pPr>
              <w:jc w:val="center"/>
              <w:rPr>
                <w:del w:id="3610" w:author="Dalit Roth" w:date="2020-10-19T15:03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C4848" w14:textId="6CC8E8C8" w:rsidR="00BB48D0" w:rsidDel="0054156B" w:rsidRDefault="00BB48D0" w:rsidP="00774CEC">
            <w:pPr>
              <w:jc w:val="center"/>
              <w:rPr>
                <w:del w:id="3611" w:author="Dalit Roth" w:date="2020-10-19T15:03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DAD47" w14:textId="72973E75" w:rsidR="00BB48D0" w:rsidDel="0054156B" w:rsidRDefault="00BB48D0" w:rsidP="00774CEC">
            <w:pPr>
              <w:jc w:val="center"/>
              <w:rPr>
                <w:del w:id="3612" w:author="Dalit Roth" w:date="2020-10-19T15:03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13EBFF3" w14:textId="60D2890D" w:rsidR="002D54C6" w:rsidDel="0054156B" w:rsidRDefault="002D54C6" w:rsidP="002D54C6">
      <w:pPr>
        <w:bidi/>
        <w:rPr>
          <w:del w:id="3613" w:author="Dalit Roth" w:date="2020-10-19T15:03:00Z"/>
          <w:rFonts w:asciiTheme="minorBidi" w:hAnsiTheme="minorBidi"/>
          <w:rtl/>
        </w:rPr>
      </w:pPr>
    </w:p>
    <w:p w14:paraId="3F56C576" w14:textId="78E1C90C" w:rsidR="002D54C6" w:rsidDel="0054156B" w:rsidRDefault="002D54C6" w:rsidP="002D54C6">
      <w:pPr>
        <w:bidi/>
        <w:rPr>
          <w:del w:id="3614" w:author="Dalit Roth" w:date="2020-10-19T15:03:00Z"/>
          <w:rFonts w:asciiTheme="minorBidi" w:hAnsiTheme="minorBidi" w:hint="cs"/>
          <w:rtl/>
        </w:rPr>
      </w:pPr>
      <w:del w:id="3615" w:author="Dalit Roth" w:date="2020-10-19T15:03:00Z">
        <w:r w:rsidDel="0054156B">
          <w:rPr>
            <w:rFonts w:asciiTheme="minorBidi" w:hAnsiTheme="minorBidi" w:hint="cs"/>
            <w:rtl/>
          </w:rPr>
          <w:delText xml:space="preserve">כמות ערכים חריגים: במחקר לא מקבלים ערכי קיצון. ב </w:delText>
        </w:r>
        <w:r w:rsidDel="0054156B">
          <w:rPr>
            <w:rFonts w:asciiTheme="minorBidi" w:hAnsiTheme="minorBidi" w:hint="cs"/>
          </w:rPr>
          <w:delText>R</w:delText>
        </w:r>
        <w:r w:rsidDel="0054156B">
          <w:rPr>
            <w:rFonts w:asciiTheme="minorBidi" w:hAnsiTheme="minorBidi" w:hint="cs"/>
            <w:rtl/>
          </w:rPr>
          <w:delText xml:space="preserve">סטודיו 281. </w:delText>
        </w:r>
      </w:del>
    </w:p>
    <w:p w14:paraId="7EE22731" w14:textId="31290DA6" w:rsidR="002D54C6" w:rsidDel="0054156B" w:rsidRDefault="002D54C6" w:rsidP="002D54C6">
      <w:pPr>
        <w:bidi/>
        <w:rPr>
          <w:del w:id="3616" w:author="Dalit Roth" w:date="2020-10-19T15:03:00Z"/>
          <w:rFonts w:asciiTheme="minorBidi" w:hAnsiTheme="minorBidi"/>
          <w:rtl/>
        </w:rPr>
      </w:pPr>
      <w:del w:id="3617" w:author="Dalit Roth" w:date="2020-10-19T15:03:00Z">
        <w:r w:rsidDel="0054156B">
          <w:rPr>
            <w:rFonts w:asciiTheme="minorBidi" w:hAnsiTheme="minorBidi" w:hint="cs"/>
            <w:rtl/>
          </w:rPr>
          <w:delText>תצוגה גרפית:</w:delText>
        </w:r>
      </w:del>
    </w:p>
    <w:p w14:paraId="45066F26" w14:textId="289C6DA1" w:rsidR="002D54C6" w:rsidDel="0054156B" w:rsidRDefault="002D54C6" w:rsidP="002D54C6">
      <w:pPr>
        <w:bidi/>
        <w:rPr>
          <w:del w:id="3618" w:author="Dalit Roth" w:date="2020-10-19T15:03:00Z"/>
          <w:rFonts w:asciiTheme="minorBidi" w:hAnsiTheme="minorBidi"/>
          <w:rtl/>
        </w:rPr>
      </w:pPr>
      <w:del w:id="3619" w:author="Dalit Roth" w:date="2020-10-19T15:03:00Z">
        <w:r w:rsidDel="0054156B">
          <w:rPr>
            <w:rFonts w:asciiTheme="minorBidi" w:hAnsiTheme="minorBidi" w:hint="cs"/>
            <w:rtl/>
          </w:rPr>
          <w:delText xml:space="preserve">    </w:delText>
        </w:r>
      </w:del>
    </w:p>
    <w:p w14:paraId="69CC4AFE" w14:textId="77777777" w:rsidR="0054156B" w:rsidRDefault="0054156B" w:rsidP="0054156B">
      <w:pPr>
        <w:bidi/>
        <w:rPr>
          <w:ins w:id="3620" w:author="Dalit Roth" w:date="2020-10-19T15:04:00Z"/>
          <w:rFonts w:asciiTheme="minorBidi" w:hAnsiTheme="minorBidi"/>
          <w:rtl/>
        </w:rPr>
      </w:pPr>
      <w:ins w:id="3621" w:author="Dalit Roth" w:date="2020-10-19T15:04:00Z">
        <w:r>
          <w:rPr>
            <w:rFonts w:asciiTheme="minorBidi" w:hAnsiTheme="minorBidi" w:hint="cs"/>
            <w:rtl/>
          </w:rPr>
          <w:t>ערכים קיימים: 4,623</w:t>
        </w:r>
      </w:ins>
    </w:p>
    <w:p w14:paraId="5D65E42A" w14:textId="10EA0530" w:rsidR="0054156B" w:rsidRDefault="0054156B" w:rsidP="0054156B">
      <w:pPr>
        <w:bidi/>
        <w:rPr>
          <w:ins w:id="3622" w:author="Dalit Roth" w:date="2020-10-19T15:04:00Z"/>
          <w:rFonts w:asciiTheme="minorBidi" w:hAnsiTheme="minorBidi"/>
          <w:rtl/>
        </w:rPr>
      </w:pPr>
      <w:ins w:id="3623" w:author="Dalit Roth" w:date="2020-10-19T15:04:00Z">
        <w:r>
          <w:rPr>
            <w:rFonts w:asciiTheme="minorBidi" w:hAnsiTheme="minorBidi" w:hint="cs"/>
            <w:rtl/>
          </w:rPr>
          <w:t xml:space="preserve">ערכים חסרים:  2752 מתוכם </w:t>
        </w:r>
        <w:r w:rsidRPr="004A37E6">
          <w:rPr>
            <w:rFonts w:asciiTheme="minorBidi" w:hAnsiTheme="minorBidi" w:hint="cs"/>
            <w:highlight w:val="yellow"/>
            <w:rtl/>
          </w:rPr>
          <w:t>ה 63</w:t>
        </w:r>
        <w:r>
          <w:rPr>
            <w:rFonts w:asciiTheme="minorBidi" w:hAnsiTheme="minorBidi" w:hint="cs"/>
            <w:highlight w:val="yellow"/>
            <w:rtl/>
          </w:rPr>
          <w:t>8</w:t>
        </w:r>
        <w:r w:rsidRPr="004A37E6">
          <w:rPr>
            <w:rFonts w:asciiTheme="minorBidi" w:hAnsiTheme="minorBidi" w:hint="cs"/>
            <w:highlight w:val="yellow"/>
            <w:rtl/>
          </w:rPr>
          <w:t xml:space="preserve"> שורות החסרות</w:t>
        </w:r>
        <w:r>
          <w:rPr>
            <w:rFonts w:asciiTheme="minorBidi" w:hAnsiTheme="minorBidi" w:hint="cs"/>
            <w:rtl/>
          </w:rPr>
          <w:t xml:space="preserve">. </w:t>
        </w:r>
      </w:ins>
    </w:p>
    <w:p w14:paraId="28EEFCB2" w14:textId="77777777" w:rsidR="0054156B" w:rsidRDefault="0054156B" w:rsidP="0054156B">
      <w:pPr>
        <w:bidi/>
        <w:rPr>
          <w:ins w:id="3624" w:author="Dalit Roth" w:date="2020-10-19T15:04:00Z"/>
          <w:rFonts w:asciiTheme="minorBidi" w:hAnsiTheme="minorBidi"/>
          <w:rtl/>
        </w:rPr>
      </w:pPr>
      <w:ins w:id="3625" w:author="Dalit Roth" w:date="2020-10-19T15:04:00Z">
        <w:r>
          <w:rPr>
            <w:rFonts w:asciiTheme="minorBidi" w:hAnsiTheme="minorBidi" w:hint="cs"/>
            <w:rtl/>
          </w:rPr>
          <w:t xml:space="preserve">בעצם ה 2122 החוסרים שנשארו מהווים חוסר מידע על הרווחים. </w:t>
        </w:r>
      </w:ins>
    </w:p>
    <w:p w14:paraId="7360FF8B" w14:textId="0ABF4BA5" w:rsidR="0054156B" w:rsidRDefault="0054156B" w:rsidP="0054156B">
      <w:pPr>
        <w:bidi/>
        <w:rPr>
          <w:ins w:id="3626" w:author="Dalit Roth" w:date="2020-10-19T15:04:00Z"/>
          <w:rFonts w:asciiTheme="minorBidi" w:hAnsiTheme="minorBidi"/>
          <w:rtl/>
        </w:rPr>
      </w:pPr>
      <w:ins w:id="3627" w:author="Dalit Roth" w:date="2020-10-19T15:04:00Z">
        <w:r>
          <w:rPr>
            <w:rFonts w:asciiTheme="minorBidi" w:hAnsiTheme="minorBidi" w:hint="cs"/>
            <w:rtl/>
          </w:rPr>
          <w:t>מדדי פיזור:</w:t>
        </w:r>
      </w:ins>
    </w:p>
    <w:tbl>
      <w:tblPr>
        <w:tblW w:w="0" w:type="auto"/>
        <w:tblInd w:w="-318" w:type="dxa"/>
        <w:tblLook w:val="04A0" w:firstRow="1" w:lastRow="0" w:firstColumn="1" w:lastColumn="0" w:noHBand="0" w:noVBand="1"/>
      </w:tblPr>
      <w:tblGrid>
        <w:gridCol w:w="971"/>
        <w:gridCol w:w="971"/>
        <w:gridCol w:w="1016"/>
        <w:gridCol w:w="1016"/>
        <w:gridCol w:w="971"/>
        <w:gridCol w:w="1020"/>
        <w:gridCol w:w="1020"/>
        <w:gridCol w:w="1629"/>
      </w:tblGrid>
      <w:tr w:rsidR="0054156B" w:rsidRPr="00F47B13" w14:paraId="350AB8F1" w14:textId="77777777" w:rsidTr="00E91B4A">
        <w:trPr>
          <w:trHeight w:val="260"/>
          <w:ins w:id="3628" w:author="Dalit Roth" w:date="2020-10-19T15:04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387141" w14:textId="77777777" w:rsidR="0054156B" w:rsidRPr="00F47B13" w:rsidRDefault="0054156B" w:rsidP="00E91B4A">
            <w:pPr>
              <w:jc w:val="center"/>
              <w:rPr>
                <w:ins w:id="3629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  <w:ins w:id="3630" w:author="Dalit Roth" w:date="2020-10-19T15:04:00Z">
              <w:r w:rsidRPr="00F47B13">
                <w:rPr>
                  <w:rFonts w:asciiTheme="minorHAnsi" w:hAnsiTheme="minorHAnsi" w:cstheme="minorHAnsi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F5DAAE5" w14:textId="77777777" w:rsidR="0054156B" w:rsidRPr="00F47B13" w:rsidRDefault="0054156B" w:rsidP="00E91B4A">
            <w:pPr>
              <w:jc w:val="center"/>
              <w:rPr>
                <w:ins w:id="3631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  <w:ins w:id="3632" w:author="Dalit Roth" w:date="2020-10-19T15:04:00Z">
              <w:r w:rsidRPr="00F47B13">
                <w:rPr>
                  <w:rFonts w:asciiTheme="minorHAnsi" w:hAnsiTheme="minorHAnsi" w:cstheme="minorHAnsi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771FCC3" w14:textId="77777777" w:rsidR="0054156B" w:rsidRPr="00F47B13" w:rsidRDefault="0054156B" w:rsidP="00E91B4A">
            <w:pPr>
              <w:jc w:val="center"/>
              <w:rPr>
                <w:ins w:id="3633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  <w:ins w:id="3634" w:author="Dalit Roth" w:date="2020-10-19T15:04:00Z">
              <w:r w:rsidRPr="00F47B13">
                <w:rPr>
                  <w:rFonts w:asciiTheme="minorHAnsi" w:hAnsiTheme="minorHAnsi" w:cstheme="minorHAnsi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AFAC27E" w14:textId="77777777" w:rsidR="0054156B" w:rsidRPr="00F47B13" w:rsidRDefault="0054156B" w:rsidP="00E91B4A">
            <w:pPr>
              <w:jc w:val="center"/>
              <w:rPr>
                <w:ins w:id="3635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  <w:ins w:id="3636" w:author="Dalit Roth" w:date="2020-10-19T15:04:00Z">
              <w:r w:rsidRPr="00F47B13">
                <w:rPr>
                  <w:rFonts w:asciiTheme="minorHAnsi" w:hAnsiTheme="minorHAnsi" w:cstheme="minorHAnsi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044D24" w14:textId="77777777" w:rsidR="0054156B" w:rsidRPr="00F47B13" w:rsidRDefault="0054156B" w:rsidP="00E91B4A">
            <w:pPr>
              <w:jc w:val="center"/>
              <w:rPr>
                <w:ins w:id="3637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3638" w:author="Dalit Roth" w:date="2020-10-19T15:04:00Z">
              <w:r w:rsidRPr="00F47B13">
                <w:rPr>
                  <w:rFonts w:asciiTheme="minorHAnsi" w:hAnsiTheme="minorHAnsi" w:cstheme="minorHAnsi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10312D" w14:textId="77777777" w:rsidR="0054156B" w:rsidRPr="00F47B13" w:rsidRDefault="0054156B" w:rsidP="00E91B4A">
            <w:pPr>
              <w:jc w:val="center"/>
              <w:rPr>
                <w:ins w:id="3639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  <w:ins w:id="3640" w:author="Dalit Roth" w:date="2020-10-19T15:04:00Z">
              <w:r w:rsidRPr="00F47B13">
                <w:rPr>
                  <w:rFonts w:asciiTheme="minorHAnsi" w:hAnsiTheme="minorHAnsi" w:cstheme="minorHAnsi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3B4FAF" w14:textId="77777777" w:rsidR="0054156B" w:rsidRPr="00F47B13" w:rsidRDefault="0054156B" w:rsidP="00E91B4A">
            <w:pPr>
              <w:jc w:val="center"/>
              <w:rPr>
                <w:ins w:id="3641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  <w:ins w:id="3642" w:author="Dalit Roth" w:date="2020-10-19T15:04:00Z">
              <w:r w:rsidRPr="00F47B13">
                <w:rPr>
                  <w:rFonts w:asciiTheme="minorHAnsi" w:hAnsiTheme="minorHAnsi" w:cstheme="minorHAnsi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1B6CB93A" w14:textId="77777777" w:rsidR="0054156B" w:rsidRPr="00F47B13" w:rsidRDefault="0054156B" w:rsidP="00E91B4A">
            <w:pPr>
              <w:jc w:val="center"/>
              <w:rPr>
                <w:ins w:id="3643" w:author="Dalit Roth" w:date="2020-10-19T15:04:00Z"/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54156B" w:rsidRPr="00F47B13" w14:paraId="15E6D6E9" w14:textId="77777777" w:rsidTr="00E91B4A">
        <w:trPr>
          <w:trHeight w:val="290"/>
          <w:ins w:id="3644" w:author="Dalit Roth" w:date="2020-10-19T15:04:00Z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5CB57" w14:textId="77777777" w:rsidR="0054156B" w:rsidRPr="00F47B13" w:rsidRDefault="0054156B" w:rsidP="00E91B4A">
            <w:pPr>
              <w:jc w:val="center"/>
              <w:rPr>
                <w:ins w:id="3645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46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1.00E+00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6C7FD" w14:textId="77777777" w:rsidR="0054156B" w:rsidRPr="00F47B13" w:rsidRDefault="0054156B" w:rsidP="00E91B4A">
            <w:pPr>
              <w:jc w:val="center"/>
              <w:rPr>
                <w:ins w:id="3647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48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1.52E+09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2E04C" w14:textId="77777777" w:rsidR="0054156B" w:rsidRPr="00F47B13" w:rsidRDefault="0054156B" w:rsidP="00E91B4A">
            <w:pPr>
              <w:jc w:val="center"/>
              <w:rPr>
                <w:ins w:id="3649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50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2.23E+08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7D9B" w14:textId="77777777" w:rsidR="0054156B" w:rsidRPr="00F47B13" w:rsidRDefault="0054156B" w:rsidP="00E91B4A">
            <w:pPr>
              <w:jc w:val="center"/>
              <w:rPr>
                <w:ins w:id="3651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52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1.52E+08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6D6A" w14:textId="77777777" w:rsidR="0054156B" w:rsidRPr="00073CEA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53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54" w:author="Dalit Roth" w:date="2020-10-19T15:04:00Z">
              <w:r w:rsidRPr="00073CEA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2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.</w:t>
              </w:r>
              <w:r w:rsidRPr="00073CEA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50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E+08</w:t>
              </w:r>
            </w:ins>
          </w:p>
          <w:p w14:paraId="3F5047A3" w14:textId="77777777" w:rsidR="0054156B" w:rsidRPr="00F47B13" w:rsidRDefault="0054156B" w:rsidP="00E91B4A">
            <w:pPr>
              <w:jc w:val="center"/>
              <w:rPr>
                <w:ins w:id="3655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900AD" w14:textId="77777777" w:rsidR="0054156B" w:rsidRPr="00F47B13" w:rsidRDefault="0054156B" w:rsidP="00E91B4A">
            <w:pPr>
              <w:jc w:val="center"/>
              <w:rPr>
                <w:ins w:id="3656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57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4.43E+07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B92C2" w14:textId="77777777" w:rsidR="0054156B" w:rsidRPr="00F47B13" w:rsidRDefault="0054156B" w:rsidP="00E91B4A">
            <w:pPr>
              <w:jc w:val="center"/>
              <w:rPr>
                <w:ins w:id="3658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59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3.11E+08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3A193B" w14:textId="77777777" w:rsidR="0054156B" w:rsidRPr="00F47B13" w:rsidRDefault="0054156B" w:rsidP="00E91B4A">
            <w:pPr>
              <w:jc w:val="center"/>
              <w:rPr>
                <w:ins w:id="3660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54156B" w:rsidRPr="00F47B13" w14:paraId="6600EC31" w14:textId="77777777" w:rsidTr="00E91B4A">
        <w:trPr>
          <w:trHeight w:val="290"/>
          <w:ins w:id="3661" w:author="Dalit Roth" w:date="2020-10-19T15:04:00Z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F6077" w14:textId="77777777" w:rsidR="0054156B" w:rsidRPr="00F47B13" w:rsidRDefault="0054156B" w:rsidP="00E91B4A">
            <w:pPr>
              <w:jc w:val="center"/>
              <w:rPr>
                <w:ins w:id="3662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63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1.00E+00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B49B6F" w14:textId="77777777" w:rsidR="0054156B" w:rsidRPr="00F47B13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64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65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7.1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 xml:space="preserve"> 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BC1E0" w14:textId="77777777" w:rsidR="0054156B" w:rsidRPr="00F47B13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66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67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1.74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 xml:space="preserve"> 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96BF8" w14:textId="77777777" w:rsidR="0054156B" w:rsidRPr="00F47B13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68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69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1.37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 xml:space="preserve"> 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7FC868" w14:textId="77777777" w:rsidR="0054156B" w:rsidRPr="00F47B13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70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71" w:author="Dalit Roth" w:date="2020-10-19T15:04:00Z">
              <w:r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1.58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>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82A48" w14:textId="77777777" w:rsidR="0054156B" w:rsidRPr="00F47B13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72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73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4.13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 xml:space="preserve"> E+07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AC03B" w14:textId="77777777" w:rsidR="0054156B" w:rsidRPr="00F47B13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74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</w:rPr>
            </w:pPr>
            <w:ins w:id="3675" w:author="Dalit Roth" w:date="2020-10-19T15:04:00Z"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  <w:bdr w:val="none" w:sz="0" w:space="0" w:color="auto" w:frame="1"/>
                </w:rPr>
                <w:t>2.78</w:t>
              </w:r>
              <w:r w:rsidRPr="00F47B13">
                <w:rPr>
                  <w:rFonts w:asciiTheme="minorHAnsi" w:hAnsiTheme="minorHAnsi" w:cstheme="minorHAnsi"/>
                  <w:color w:val="000000"/>
                  <w:sz w:val="20"/>
                  <w:szCs w:val="20"/>
                </w:rPr>
                <w:t xml:space="preserve"> E+08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6D7A7D" w14:textId="77777777" w:rsidR="0054156B" w:rsidRPr="00F47B13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676" w:author="Dalit Roth" w:date="2020-10-19T15:04:00Z"/>
                <w:rFonts w:asciiTheme="minorHAnsi" w:hAnsiTheme="minorHAnsi" w:cstheme="minorHAnsi"/>
                <w:color w:val="000000"/>
                <w:sz w:val="20"/>
                <w:szCs w:val="20"/>
                <w:bdr w:val="none" w:sz="0" w:space="0" w:color="auto" w:frame="1"/>
              </w:rPr>
            </w:pPr>
            <w:ins w:id="3677" w:author="Dalit Roth" w:date="2020-10-19T15:04:00Z"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אחרי הפיכת </w:t>
              </w:r>
              <w:r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>חריגים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 ל 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</w:rPr>
                <w:t>NA</w:t>
              </w:r>
            </w:ins>
          </w:p>
        </w:tc>
      </w:tr>
    </w:tbl>
    <w:p w14:paraId="4C720B63" w14:textId="77777777" w:rsidR="0054156B" w:rsidRDefault="0054156B" w:rsidP="0054156B">
      <w:pPr>
        <w:bidi/>
        <w:rPr>
          <w:ins w:id="3678" w:author="Dalit Roth" w:date="2020-10-19T15:04:00Z"/>
          <w:rFonts w:asciiTheme="minorBidi" w:hAnsiTheme="minorBidi" w:hint="cs"/>
          <w:rtl/>
        </w:rPr>
      </w:pPr>
    </w:p>
    <w:p w14:paraId="4E2BAAE8" w14:textId="77777777" w:rsidR="0054156B" w:rsidRDefault="0054156B" w:rsidP="0054156B">
      <w:pPr>
        <w:bidi/>
        <w:rPr>
          <w:ins w:id="3679" w:author="Dalit Roth" w:date="2020-10-19T15:04:00Z"/>
          <w:rFonts w:asciiTheme="minorBidi" w:hAnsiTheme="minorBidi"/>
          <w:rtl/>
        </w:rPr>
      </w:pPr>
      <w:ins w:id="3680" w:author="Dalit Roth" w:date="2020-10-19T15:04:00Z">
        <w:r>
          <w:rPr>
            <w:rFonts w:asciiTheme="minorBidi" w:hAnsiTheme="minorBidi" w:hint="cs"/>
            <w:rtl/>
          </w:rPr>
          <w:t xml:space="preserve">כמות ערכים חריגים: במחקר לא מקבלים ערכי קיצון. ב </w:t>
        </w:r>
        <w:r>
          <w:rPr>
            <w:rFonts w:asciiTheme="minorBidi" w:hAnsiTheme="minorBidi" w:hint="cs"/>
          </w:rPr>
          <w:t>R</w:t>
        </w:r>
        <w:r>
          <w:rPr>
            <w:rFonts w:asciiTheme="minorBidi" w:hAnsiTheme="minorBidi" w:hint="cs"/>
            <w:rtl/>
          </w:rPr>
          <w:t xml:space="preserve">סטודיו 281. </w:t>
        </w:r>
      </w:ins>
    </w:p>
    <w:p w14:paraId="7C486D3B" w14:textId="67E15369" w:rsidR="0054156B" w:rsidRDefault="0054156B" w:rsidP="0054156B">
      <w:pPr>
        <w:bidi/>
        <w:rPr>
          <w:ins w:id="3681" w:author="Dalit Roth" w:date="2020-10-19T15:04:00Z"/>
          <w:rFonts w:asciiTheme="minorBidi" w:hAnsiTheme="minorBidi"/>
          <w:rtl/>
        </w:rPr>
      </w:pPr>
      <w:ins w:id="3682" w:author="Dalit Roth" w:date="2020-10-19T15:04:00Z">
        <w:r>
          <w:rPr>
            <w:rFonts w:asciiTheme="minorBidi" w:hAnsiTheme="minorBidi" w:hint="cs"/>
            <w:rtl/>
          </w:rPr>
          <w:t>תצוגה גרפית:</w:t>
        </w:r>
      </w:ins>
    </w:p>
    <w:p w14:paraId="0193604E" w14:textId="77777777" w:rsidR="0054156B" w:rsidRDefault="0054156B" w:rsidP="0054156B">
      <w:pPr>
        <w:bidi/>
        <w:rPr>
          <w:ins w:id="3683" w:author="Dalit Roth" w:date="2020-10-19T15:04:00Z"/>
          <w:rFonts w:asciiTheme="minorBidi" w:hAnsiTheme="minorBidi"/>
          <w:rtl/>
        </w:rPr>
      </w:pPr>
      <w:ins w:id="3684" w:author="Dalit Roth" w:date="2020-10-19T15:04:00Z">
        <w:r>
          <w:rPr>
            <w:rFonts w:asciiTheme="minorBidi" w:hAnsiTheme="minorBidi" w:hint="cs"/>
            <w:rtl/>
          </w:rPr>
          <w:t xml:space="preserve">כמות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 xml:space="preserve">  אחרי הפיכת ערכי קיצון ל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>- 3033</w:t>
        </w:r>
      </w:ins>
    </w:p>
    <w:p w14:paraId="0DE24B28" w14:textId="77777777" w:rsidR="0054156B" w:rsidRPr="00237CAB" w:rsidRDefault="0054156B" w:rsidP="0054156B">
      <w:pPr>
        <w:bidi/>
        <w:rPr>
          <w:ins w:id="3685" w:author="Dalit Roth" w:date="2020-10-19T15:04:00Z"/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18B69B2F" w14:textId="77777777" w:rsidR="0054156B" w:rsidRDefault="0054156B" w:rsidP="0054156B">
      <w:pPr>
        <w:bidi/>
        <w:spacing w:line="276" w:lineRule="auto"/>
        <w:rPr>
          <w:ins w:id="3686" w:author="Dalit Roth" w:date="2020-10-19T15:04:00Z"/>
          <w:rFonts w:asciiTheme="minorBidi" w:hAnsiTheme="minorBidi" w:cstheme="minorBidi"/>
          <w:u w:val="single"/>
          <w:rtl/>
        </w:rPr>
      </w:pPr>
    </w:p>
    <w:tbl>
      <w:tblPr>
        <w:tblStyle w:val="a4"/>
        <w:tblW w:w="0" w:type="auto"/>
        <w:tblInd w:w="392" w:type="dxa"/>
        <w:tblLook w:val="04A0" w:firstRow="1" w:lastRow="0" w:firstColumn="1" w:lastColumn="0" w:noHBand="0" w:noVBand="1"/>
      </w:tblPr>
      <w:tblGrid>
        <w:gridCol w:w="3373"/>
        <w:gridCol w:w="3434"/>
        <w:gridCol w:w="1097"/>
      </w:tblGrid>
      <w:tr w:rsidR="0054156B" w:rsidRPr="00F04BC6" w14:paraId="2E3B72B1" w14:textId="77777777" w:rsidTr="00E91B4A">
        <w:trPr>
          <w:ins w:id="3687" w:author="Dalit Roth" w:date="2020-10-19T15:04:00Z"/>
        </w:trPr>
        <w:tc>
          <w:tcPr>
            <w:tcW w:w="3292" w:type="dxa"/>
          </w:tcPr>
          <w:p w14:paraId="306C0BD4" w14:textId="5B9CA076" w:rsidR="0054156B" w:rsidRPr="00F04BC6" w:rsidRDefault="0054156B" w:rsidP="00E91B4A">
            <w:pPr>
              <w:bidi/>
              <w:spacing w:after="160" w:line="259" w:lineRule="auto"/>
              <w:rPr>
                <w:ins w:id="3688" w:author="Dalit Roth" w:date="2020-10-19T15:04:00Z"/>
                <w:rFonts w:asciiTheme="minorBidi" w:hAnsiTheme="minorBidi" w:cstheme="minorBidi"/>
                <w:u w:val="single"/>
              </w:rPr>
            </w:pPr>
            <w:ins w:id="3689" w:author="Dalit Roth" w:date="2020-10-19T15:04:00Z"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  <w:rtl/>
                </w:rPr>
                <w:t xml:space="preserve">בהגדרת 469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outliers</w:t>
              </w:r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  <w:rtl/>
                </w:rPr>
                <w:t xml:space="preserve"> כ- </w:t>
              </w:r>
              <w:r>
                <w:rPr>
                  <w:rFonts w:asciiTheme="minorBidi" w:hAnsiTheme="minorBidi" w:cstheme="minorBidi" w:hint="cs"/>
                  <w:color w:val="000000"/>
                  <w:sz w:val="22"/>
                  <w:szCs w:val="22"/>
                </w:rPr>
                <w:t>NA</w:t>
              </w:r>
              <w:r>
                <w:rPr>
                  <w:rFonts w:asciiTheme="minorBidi" w:hAnsiTheme="minorBidi" w:cstheme="minorBidi" w:hint="cs"/>
                  <w:u w:val="single"/>
                  <w:rtl/>
                </w:rPr>
                <w:t xml:space="preserve"> </w:t>
              </w:r>
            </w:ins>
          </w:p>
        </w:tc>
        <w:tc>
          <w:tcPr>
            <w:tcW w:w="3434" w:type="dxa"/>
          </w:tcPr>
          <w:p w14:paraId="3C0E8EDF" w14:textId="77777777" w:rsidR="0054156B" w:rsidRPr="00A11B86" w:rsidRDefault="0054156B" w:rsidP="00E91B4A">
            <w:pPr>
              <w:bidi/>
              <w:spacing w:after="160" w:line="259" w:lineRule="auto"/>
              <w:rPr>
                <w:ins w:id="3690" w:author="Dalit Roth" w:date="2020-10-19T15:04:00Z"/>
                <w:rFonts w:asciiTheme="minorBidi" w:hAnsiTheme="minorBidi" w:cstheme="minorBidi"/>
                <w:rtl/>
              </w:rPr>
            </w:pPr>
            <w:ins w:id="3691" w:author="Dalit Roth" w:date="2020-10-19T15:04:00Z">
              <w:r w:rsidRPr="00A11B86">
                <w:rPr>
                  <w:rFonts w:asciiTheme="minorBidi" w:hAnsiTheme="minorBidi" w:cstheme="minorBidi" w:hint="cs"/>
                  <w:rtl/>
                </w:rPr>
                <w:t>נתונים גולמיים</w:t>
              </w:r>
              <w:r>
                <w:rPr>
                  <w:rFonts w:asciiTheme="minorBidi" w:hAnsiTheme="minorBidi" w:cstheme="minorBidi" w:hint="cs"/>
                  <w:rtl/>
                </w:rPr>
                <w:t xml:space="preserve"> אחרי הפיכת 0 ל </w:t>
              </w:r>
              <w:r>
                <w:rPr>
                  <w:rFonts w:asciiTheme="minorBidi" w:hAnsiTheme="minorBidi" w:cstheme="minorBidi" w:hint="cs"/>
                </w:rPr>
                <w:t>NA</w:t>
              </w:r>
            </w:ins>
          </w:p>
        </w:tc>
        <w:tc>
          <w:tcPr>
            <w:tcW w:w="1404" w:type="dxa"/>
          </w:tcPr>
          <w:p w14:paraId="158BC619" w14:textId="77777777" w:rsidR="0054156B" w:rsidRPr="00F04BC6" w:rsidRDefault="0054156B" w:rsidP="00E91B4A">
            <w:pPr>
              <w:bidi/>
              <w:spacing w:after="160" w:line="259" w:lineRule="auto"/>
              <w:rPr>
                <w:ins w:id="3692" w:author="Dalit Roth" w:date="2020-10-19T15:04:00Z"/>
                <w:rFonts w:asciiTheme="minorBidi" w:hAnsiTheme="minorBidi" w:cstheme="minorBidi"/>
                <w:u w:val="single"/>
              </w:rPr>
            </w:pPr>
          </w:p>
        </w:tc>
      </w:tr>
      <w:tr w:rsidR="0054156B" w:rsidRPr="00F04BC6" w14:paraId="1AECB188" w14:textId="77777777" w:rsidTr="00E91B4A">
        <w:trPr>
          <w:trHeight w:val="1125"/>
          <w:ins w:id="3693" w:author="Dalit Roth" w:date="2020-10-19T15:04:00Z"/>
        </w:trPr>
        <w:tc>
          <w:tcPr>
            <w:tcW w:w="3292" w:type="dxa"/>
            <w:tcBorders>
              <w:bottom w:val="single" w:sz="4" w:space="0" w:color="auto"/>
            </w:tcBorders>
          </w:tcPr>
          <w:p w14:paraId="39ABC053" w14:textId="213A56DC" w:rsidR="0054156B" w:rsidRDefault="0054156B" w:rsidP="00E91B4A">
            <w:pPr>
              <w:tabs>
                <w:tab w:val="left" w:pos="496"/>
              </w:tabs>
              <w:bidi/>
              <w:rPr>
                <w:ins w:id="3694" w:author="Dalit Roth" w:date="2020-10-19T15:04:00Z"/>
                <w:rFonts w:asciiTheme="minorBidi" w:hAnsiTheme="minorBidi" w:cstheme="minorBidi" w:hint="cs"/>
                <w:rtl/>
              </w:rPr>
            </w:pPr>
            <w:ins w:id="3695" w:author="Dalit Roth" w:date="2020-10-19T15:04:00Z">
              <w:r w:rsidRPr="00863FBF">
                <w:rPr>
                  <w:rFonts w:asciiTheme="minorBidi" w:hAnsiTheme="minorBidi" w:cs="Arial" w:hint="cs"/>
                  <w:noProof/>
                  <w:rtl/>
                </w:rPr>
                <w:drawing>
                  <wp:inline distT="0" distB="0" distL="0" distR="0" wp14:anchorId="0BC24BF0" wp14:editId="15634F55">
                    <wp:extent cx="2145420" cy="1897085"/>
                    <wp:effectExtent l="0" t="0" r="0" b="8255"/>
                    <wp:docPr id="172" name="תמונה 17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8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8069" b="32511"/>
                            <a:stretch/>
                          </pic:blipFill>
                          <pic:spPr bwMode="auto">
                            <a:xfrm>
                              <a:off x="0" y="0"/>
                              <a:ext cx="2145420" cy="18970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Theme="minorBidi" w:hAnsiTheme="minorBidi" w:cstheme="minorBidi"/>
                  <w:rtl/>
                </w:rPr>
                <w:tab/>
              </w:r>
              <w:r w:rsidRPr="0033687E">
                <w:rPr>
                  <w:rFonts w:asciiTheme="minorBidi" w:hAnsiTheme="minorBidi" w:cs="Arial"/>
                  <w:noProof/>
                  <w:rtl/>
                </w:rPr>
                <w:drawing>
                  <wp:inline distT="0" distB="0" distL="0" distR="0" wp14:anchorId="57E1E615" wp14:editId="1DE71C9D">
                    <wp:extent cx="2046033" cy="1806223"/>
                    <wp:effectExtent l="0" t="0" r="0" b="0"/>
                    <wp:docPr id="176" name="תמונה 17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1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8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258" t="1" r="35108" b="38973"/>
                            <a:stretch/>
                          </pic:blipFill>
                          <pic:spPr bwMode="auto">
                            <a:xfrm>
                              <a:off x="0" y="0"/>
                              <a:ext cx="2046033" cy="1806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CFE09B2" w14:textId="77777777" w:rsidR="0054156B" w:rsidRPr="00863FBF" w:rsidRDefault="0054156B" w:rsidP="00E91B4A">
            <w:pPr>
              <w:bidi/>
              <w:jc w:val="center"/>
              <w:rPr>
                <w:ins w:id="3696" w:author="Dalit Roth" w:date="2020-10-19T15:04:00Z"/>
                <w:rFonts w:asciiTheme="minorBidi" w:hAnsiTheme="minorBidi" w:cstheme="minorBidi"/>
                <w:rtl/>
              </w:rPr>
            </w:pPr>
          </w:p>
        </w:tc>
        <w:tc>
          <w:tcPr>
            <w:tcW w:w="3434" w:type="dxa"/>
            <w:tcBorders>
              <w:bottom w:val="single" w:sz="4" w:space="0" w:color="auto"/>
            </w:tcBorders>
          </w:tcPr>
          <w:p w14:paraId="08C6A777" w14:textId="77777777" w:rsidR="0054156B" w:rsidRDefault="0054156B" w:rsidP="00E91B4A">
            <w:pPr>
              <w:bidi/>
              <w:spacing w:after="160" w:line="259" w:lineRule="auto"/>
              <w:rPr>
                <w:ins w:id="3697" w:author="Dalit Roth" w:date="2020-10-19T15:04:00Z"/>
                <w:rFonts w:asciiTheme="minorBidi" w:hAnsiTheme="minorBidi" w:cstheme="minorBidi"/>
                <w:u w:val="single"/>
              </w:rPr>
            </w:pPr>
            <w:ins w:id="3698" w:author="Dalit Roth" w:date="2020-10-19T15:04:00Z">
              <w:r w:rsidRPr="00863FBF">
                <w:rPr>
                  <w:rFonts w:asciiTheme="minorBidi" w:hAnsiTheme="minorBidi" w:cstheme="minorBidi"/>
                  <w:noProof/>
                  <w:u w:val="single"/>
                </w:rPr>
                <w:drawing>
                  <wp:inline distT="0" distB="0" distL="0" distR="0" wp14:anchorId="3338AC25" wp14:editId="4641775F">
                    <wp:extent cx="2175188" cy="1869541"/>
                    <wp:effectExtent l="0" t="0" r="0" b="0"/>
                    <wp:docPr id="177" name="תמונה 17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8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6696" b="33148"/>
                            <a:stretch/>
                          </pic:blipFill>
                          <pic:spPr bwMode="auto">
                            <a:xfrm>
                              <a:off x="0" y="0"/>
                              <a:ext cx="2175188" cy="1869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81343BE" w14:textId="77777777" w:rsidR="0054156B" w:rsidRDefault="0054156B" w:rsidP="00E91B4A">
            <w:pPr>
              <w:bidi/>
              <w:spacing w:after="160" w:line="259" w:lineRule="auto"/>
              <w:rPr>
                <w:ins w:id="3699" w:author="Dalit Roth" w:date="2020-10-19T15:04:00Z"/>
                <w:rFonts w:asciiTheme="minorBidi" w:hAnsiTheme="minorBidi" w:cstheme="minorBidi"/>
                <w:u w:val="single"/>
              </w:rPr>
            </w:pPr>
            <w:ins w:id="3700" w:author="Dalit Roth" w:date="2020-10-19T15:04:00Z">
              <w:r w:rsidRPr="00863FBF">
                <w:rPr>
                  <w:rFonts w:asciiTheme="minorBidi" w:hAnsiTheme="minorBidi" w:cs="Arial"/>
                  <w:noProof/>
                  <w:u w:val="single"/>
                  <w:rtl/>
                </w:rPr>
                <w:drawing>
                  <wp:inline distT="0" distB="0" distL="0" distR="0" wp14:anchorId="0A2907E8" wp14:editId="588D442A">
                    <wp:extent cx="2131097" cy="1821067"/>
                    <wp:effectExtent l="0" t="0" r="2540" b="8255"/>
                    <wp:docPr id="183" name="תמונה 18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0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8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4507" b="40617"/>
                            <a:stretch/>
                          </pic:blipFill>
                          <pic:spPr bwMode="auto">
                            <a:xfrm>
                              <a:off x="0" y="0"/>
                              <a:ext cx="2131097" cy="18210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61A9CC0" w14:textId="77777777" w:rsidR="0054156B" w:rsidRPr="00F04BC6" w:rsidRDefault="0054156B" w:rsidP="00E91B4A">
            <w:pPr>
              <w:bidi/>
              <w:spacing w:after="160" w:line="259" w:lineRule="auto"/>
              <w:rPr>
                <w:ins w:id="3701" w:author="Dalit Roth" w:date="2020-10-19T15:04:00Z"/>
                <w:rFonts w:asciiTheme="minorBidi" w:hAnsiTheme="minorBidi" w:cstheme="minorBidi" w:hint="cs"/>
                <w:u w:val="single"/>
              </w:rPr>
            </w:pPr>
          </w:p>
        </w:tc>
        <w:tc>
          <w:tcPr>
            <w:tcW w:w="1404" w:type="dxa"/>
            <w:tcBorders>
              <w:bottom w:val="single" w:sz="4" w:space="0" w:color="auto"/>
            </w:tcBorders>
          </w:tcPr>
          <w:p w14:paraId="65FC4B96" w14:textId="77777777" w:rsidR="0054156B" w:rsidRPr="00A11B86" w:rsidRDefault="0054156B" w:rsidP="00E91B4A">
            <w:pPr>
              <w:bidi/>
              <w:spacing w:after="160" w:line="259" w:lineRule="auto"/>
              <w:rPr>
                <w:ins w:id="3702" w:author="Dalit Roth" w:date="2020-10-19T15:04:00Z"/>
                <w:rFonts w:asciiTheme="minorBidi" w:hAnsiTheme="minorBidi" w:cstheme="minorBidi"/>
              </w:rPr>
            </w:pPr>
            <w:ins w:id="3703" w:author="Dalit Roth" w:date="2020-10-19T15:04:00Z">
              <w:r w:rsidRPr="00A11B86">
                <w:rPr>
                  <w:rFonts w:asciiTheme="minorBidi" w:hAnsiTheme="minorBidi" w:cstheme="minorBidi" w:hint="cs"/>
                  <w:rtl/>
                </w:rPr>
                <w:t>התפלגות המשתנה</w:t>
              </w:r>
            </w:ins>
          </w:p>
        </w:tc>
      </w:tr>
      <w:tr w:rsidR="0054156B" w:rsidRPr="00F04BC6" w14:paraId="4712D3CC" w14:textId="77777777" w:rsidTr="00E91B4A">
        <w:trPr>
          <w:trHeight w:val="2474"/>
          <w:ins w:id="3704" w:author="Dalit Roth" w:date="2020-10-19T15:04:00Z"/>
        </w:trPr>
        <w:tc>
          <w:tcPr>
            <w:tcW w:w="3292" w:type="dxa"/>
            <w:tcBorders>
              <w:bottom w:val="single" w:sz="4" w:space="0" w:color="auto"/>
            </w:tcBorders>
          </w:tcPr>
          <w:p w14:paraId="05636170" w14:textId="5B9CA076" w:rsidR="0054156B" w:rsidRPr="00F04BC6" w:rsidRDefault="0054156B" w:rsidP="00E91B4A">
            <w:pPr>
              <w:bidi/>
              <w:spacing w:after="160" w:line="259" w:lineRule="auto"/>
              <w:rPr>
                <w:ins w:id="3705" w:author="Dalit Roth" w:date="2020-10-19T15:04:00Z"/>
                <w:rFonts w:asciiTheme="minorBidi" w:hAnsiTheme="minorBidi" w:cstheme="minorBidi" w:hint="cs"/>
                <w:u w:val="single"/>
              </w:rPr>
            </w:pPr>
            <w:ins w:id="3706" w:author="Dalit Roth" w:date="2020-10-19T15:04:00Z">
              <w:r w:rsidRPr="0033687E">
                <w:rPr>
                  <w:rFonts w:asciiTheme="minorBidi" w:hAnsiTheme="minorBidi" w:cs="Arial" w:hint="cs"/>
                  <w:noProof/>
                  <w:u w:val="single"/>
                  <w:rtl/>
                </w:rPr>
                <w:lastRenderedPageBreak/>
                <w:drawing>
                  <wp:inline distT="0" distB="0" distL="0" distR="0" wp14:anchorId="04F7D834" wp14:editId="3E7CD221">
                    <wp:extent cx="2173419" cy="2050610"/>
                    <wp:effectExtent l="0" t="0" r="0" b="6985"/>
                    <wp:docPr id="188" name="תמונה 18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2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8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t="2" r="34656" b="34582"/>
                            <a:stretch/>
                          </pic:blipFill>
                          <pic:spPr bwMode="auto">
                            <a:xfrm>
                              <a:off x="0" y="0"/>
                              <a:ext cx="2177760" cy="2054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434" w:type="dxa"/>
            <w:tcBorders>
              <w:bottom w:val="single" w:sz="4" w:space="0" w:color="auto"/>
            </w:tcBorders>
          </w:tcPr>
          <w:p w14:paraId="509DAD8C" w14:textId="77777777" w:rsidR="0054156B" w:rsidRPr="00F04BC6" w:rsidRDefault="0054156B" w:rsidP="00E91B4A">
            <w:pPr>
              <w:tabs>
                <w:tab w:val="left" w:pos="910"/>
              </w:tabs>
              <w:bidi/>
              <w:spacing w:after="160" w:line="259" w:lineRule="auto"/>
              <w:rPr>
                <w:ins w:id="3707" w:author="Dalit Roth" w:date="2020-10-19T15:04:00Z"/>
                <w:rFonts w:asciiTheme="minorBidi" w:hAnsiTheme="minorBidi" w:cstheme="minorBidi" w:hint="cs"/>
                <w:u w:val="single"/>
              </w:rPr>
            </w:pPr>
            <w:ins w:id="3708" w:author="Dalit Roth" w:date="2020-10-19T15:04:00Z">
              <w:r w:rsidRPr="00C44DCE">
                <w:rPr>
                  <w:rFonts w:asciiTheme="minorBidi" w:hAnsiTheme="minorBidi" w:cs="Arial" w:hint="cs"/>
                  <w:noProof/>
                  <w:u w:val="single"/>
                  <w:rtl/>
                </w:rPr>
                <w:drawing>
                  <wp:inline distT="0" distB="0" distL="0" distR="0" wp14:anchorId="059642B8" wp14:editId="559611C8">
                    <wp:extent cx="2228249" cy="2091350"/>
                    <wp:effectExtent l="0" t="0" r="635" b="4445"/>
                    <wp:docPr id="197" name="תמונה 19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3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9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4335" b="34605"/>
                            <a:stretch/>
                          </pic:blipFill>
                          <pic:spPr bwMode="auto">
                            <a:xfrm>
                              <a:off x="0" y="0"/>
                              <a:ext cx="2231135" cy="20940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404" w:type="dxa"/>
            <w:tcBorders>
              <w:bottom w:val="single" w:sz="4" w:space="0" w:color="auto"/>
            </w:tcBorders>
          </w:tcPr>
          <w:p w14:paraId="4C17C5FA" w14:textId="77777777" w:rsidR="0054156B" w:rsidRPr="00A11B86" w:rsidRDefault="0054156B" w:rsidP="00E91B4A">
            <w:pPr>
              <w:bidi/>
              <w:spacing w:after="160" w:line="259" w:lineRule="auto"/>
              <w:rPr>
                <w:ins w:id="3709" w:author="Dalit Roth" w:date="2020-10-19T15:04:00Z"/>
                <w:rFonts w:asciiTheme="minorBidi" w:hAnsiTheme="minorBidi" w:cstheme="minorBidi"/>
              </w:rPr>
            </w:pPr>
            <w:ins w:id="3710" w:author="Dalit Roth" w:date="2020-10-19T15:04:00Z">
              <w:r w:rsidRPr="00A11B86">
                <w:rPr>
                  <w:rFonts w:asciiTheme="minorBidi" w:hAnsiTheme="minorBidi" w:cstheme="minorBidi"/>
                </w:rPr>
                <w:br w:type="page"/>
              </w:r>
              <w:r w:rsidRPr="00A11B86">
                <w:rPr>
                  <w:rFonts w:asciiTheme="minorBidi" w:hAnsiTheme="minorBidi" w:cstheme="minorBidi" w:hint="cs"/>
                  <w:rtl/>
                </w:rPr>
                <w:t xml:space="preserve">המשתנה מול ה- </w:t>
              </w:r>
              <w:r w:rsidRPr="00A11B86">
                <w:rPr>
                  <w:rFonts w:asciiTheme="minorBidi" w:hAnsiTheme="minorBidi" w:cstheme="minorBidi"/>
                </w:rPr>
                <w:t>Revenue</w:t>
              </w:r>
            </w:ins>
          </w:p>
        </w:tc>
      </w:tr>
    </w:tbl>
    <w:p w14:paraId="385419FE" w14:textId="77777777" w:rsidR="0054156B" w:rsidRDefault="0054156B" w:rsidP="0054156B">
      <w:pPr>
        <w:bidi/>
        <w:spacing w:line="276" w:lineRule="auto"/>
        <w:rPr>
          <w:ins w:id="3711" w:author="Dalit Roth" w:date="2020-10-19T15:04:00Z"/>
          <w:rFonts w:asciiTheme="minorBidi" w:hAnsiTheme="minorBidi" w:cstheme="minorBidi"/>
          <w:u w:val="single"/>
          <w:rtl/>
        </w:rPr>
      </w:pPr>
    </w:p>
    <w:p w14:paraId="0D75F9CC" w14:textId="77777777" w:rsidR="0054156B" w:rsidRDefault="0054156B" w:rsidP="0054156B">
      <w:pPr>
        <w:bidi/>
        <w:spacing w:line="276" w:lineRule="auto"/>
        <w:rPr>
          <w:ins w:id="3712" w:author="Dalit Roth" w:date="2020-10-19T15:04:00Z"/>
          <w:rFonts w:asciiTheme="minorBidi" w:hAnsiTheme="minorBidi" w:cstheme="minorBidi"/>
          <w:noProof/>
          <w:rtl/>
        </w:rPr>
      </w:pPr>
      <w:ins w:id="3713" w:author="Dalit Roth" w:date="2020-10-19T15:04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451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1980"/>
        <w:gridCol w:w="2430"/>
        <w:gridCol w:w="1800"/>
      </w:tblGrid>
      <w:tr w:rsidR="0054156B" w:rsidRPr="00121AD7" w14:paraId="2CBE58DE" w14:textId="77777777" w:rsidTr="00E91B4A">
        <w:trPr>
          <w:trHeight w:val="290"/>
          <w:ins w:id="3714" w:author="Dalit Roth" w:date="2020-10-19T15:04:00Z"/>
        </w:trPr>
        <w:tc>
          <w:tcPr>
            <w:tcW w:w="2241" w:type="dxa"/>
            <w:shd w:val="clear" w:color="auto" w:fill="auto"/>
            <w:noWrap/>
            <w:vAlign w:val="bottom"/>
          </w:tcPr>
          <w:p w14:paraId="01FCB665" w14:textId="77777777" w:rsidR="0054156B" w:rsidRPr="00825B3B" w:rsidRDefault="0054156B" w:rsidP="00E91B4A">
            <w:pPr>
              <w:pStyle w:val="HTML"/>
              <w:shd w:val="clear" w:color="auto" w:fill="FFFFFF"/>
              <w:wordWrap w:val="0"/>
              <w:rPr>
                <w:ins w:id="3715" w:author="Dalit Roth" w:date="2020-10-19T15:04:00Z"/>
                <w:rFonts w:ascii="Lucida Console" w:hAnsi="Lucida Console"/>
                <w:color w:val="000000"/>
              </w:rPr>
            </w:pPr>
            <w:ins w:id="3716" w:author="Dalit Roth" w:date="2020-10-19T15:04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121AD7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C44DCE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0.2738184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6EDE568" w14:textId="77777777" w:rsidR="0054156B" w:rsidRPr="00825B3B" w:rsidRDefault="0054156B" w:rsidP="00E91B4A">
            <w:pPr>
              <w:pStyle w:val="HTML"/>
              <w:shd w:val="clear" w:color="auto" w:fill="FFFFFF"/>
              <w:wordWrap w:val="0"/>
              <w:rPr>
                <w:ins w:id="3717" w:author="Dalit Roth" w:date="2020-10-19T15:04:00Z"/>
                <w:rFonts w:ascii="Lucida Console" w:hAnsi="Lucida Console"/>
                <w:color w:val="000000"/>
              </w:rPr>
            </w:pPr>
            <w:ins w:id="3718" w:author="Dalit Roth" w:date="2020-10-19T15:04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C44DCE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1065746862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F86A0C5" w14:textId="77777777" w:rsidR="0054156B" w:rsidRPr="00121AD7" w:rsidRDefault="0054156B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3719" w:author="Dalit Roth" w:date="2020-10-19T15:0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720" w:author="Dalit Roth" w:date="2020-10-19T15:04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AD29C2D" w14:textId="77777777" w:rsidR="0054156B" w:rsidRPr="00121AD7" w:rsidRDefault="0054156B" w:rsidP="00E91B4A">
            <w:pPr>
              <w:spacing w:line="276" w:lineRule="auto"/>
              <w:jc w:val="center"/>
              <w:rPr>
                <w:ins w:id="3721" w:author="Dalit Roth" w:date="2020-10-19T15:0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722" w:author="Dalit Roth" w:date="2020-10-19T15:04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54156B" w:rsidRPr="00121AD7" w14:paraId="21154EFE" w14:textId="77777777" w:rsidTr="00E91B4A">
        <w:trPr>
          <w:trHeight w:val="290"/>
          <w:ins w:id="3723" w:author="Dalit Roth" w:date="2020-10-19T15:04:00Z"/>
        </w:trPr>
        <w:tc>
          <w:tcPr>
            <w:tcW w:w="2241" w:type="dxa"/>
            <w:shd w:val="clear" w:color="auto" w:fill="auto"/>
            <w:noWrap/>
            <w:vAlign w:val="bottom"/>
          </w:tcPr>
          <w:p w14:paraId="1D64137E" w14:textId="77777777" w:rsidR="0054156B" w:rsidRPr="00825B3B" w:rsidRDefault="0054156B" w:rsidP="00E91B4A">
            <w:pPr>
              <w:pStyle w:val="HTML"/>
              <w:shd w:val="clear" w:color="auto" w:fill="FFFFFF"/>
              <w:wordWrap w:val="0"/>
              <w:rPr>
                <w:ins w:id="3724" w:author="Dalit Roth" w:date="2020-10-19T15:04:00Z"/>
                <w:rFonts w:ascii="Lucida Console" w:hAnsi="Lucida Console"/>
                <w:color w:val="000000"/>
              </w:rPr>
            </w:pPr>
            <w:ins w:id="3725" w:author="Dalit Roth" w:date="2020-10-19T15:04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121AD7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33687E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0.2766599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34C9042" w14:textId="77777777" w:rsidR="0054156B" w:rsidRPr="00825B3B" w:rsidRDefault="0054156B" w:rsidP="00E91B4A">
            <w:pPr>
              <w:pStyle w:val="HTML"/>
              <w:shd w:val="clear" w:color="auto" w:fill="FFFFFF"/>
              <w:wordWrap w:val="0"/>
              <w:rPr>
                <w:ins w:id="3726" w:author="Dalit Roth" w:date="2020-10-19T15:04:00Z"/>
                <w:rFonts w:ascii="Lucida Console" w:hAnsi="Lucida Console"/>
                <w:color w:val="000000"/>
              </w:rPr>
            </w:pPr>
            <w:ins w:id="3727" w:author="Dalit Roth" w:date="2020-10-19T15:04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33687E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885686414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B46F264" w14:textId="77777777" w:rsidR="0054156B" w:rsidRPr="00121AD7" w:rsidRDefault="0054156B" w:rsidP="00E91B4A">
            <w:pPr>
              <w:spacing w:line="276" w:lineRule="auto"/>
              <w:jc w:val="center"/>
              <w:rPr>
                <w:ins w:id="3728" w:author="Dalit Roth" w:date="2020-10-19T15:0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729" w:author="Dalit Roth" w:date="2020-10-19T15:04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BCDCBED" w14:textId="77777777" w:rsidR="0054156B" w:rsidRPr="00121AD7" w:rsidRDefault="0054156B" w:rsidP="00E91B4A">
            <w:pPr>
              <w:spacing w:line="276" w:lineRule="auto"/>
              <w:jc w:val="center"/>
              <w:rPr>
                <w:ins w:id="3730" w:author="Dalit Roth" w:date="2020-10-19T15:0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731" w:author="Dalit Roth" w:date="2020-10-19T15:04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49841E8B" w14:textId="77777777" w:rsidR="0054156B" w:rsidRDefault="0054156B" w:rsidP="0054156B">
      <w:pPr>
        <w:bidi/>
        <w:spacing w:line="276" w:lineRule="auto"/>
        <w:rPr>
          <w:ins w:id="3732" w:author="Dalit Roth" w:date="2020-10-19T15:04:00Z"/>
          <w:rFonts w:asciiTheme="minorBidi" w:hAnsiTheme="minorBidi" w:cstheme="minorBidi" w:hint="cs"/>
          <w:u w:val="single"/>
          <w:rtl/>
        </w:rPr>
      </w:pPr>
    </w:p>
    <w:p w14:paraId="6C94A425" w14:textId="77777777" w:rsidR="0054156B" w:rsidRDefault="0054156B" w:rsidP="0054156B">
      <w:pPr>
        <w:bidi/>
        <w:spacing w:line="276" w:lineRule="auto"/>
        <w:rPr>
          <w:ins w:id="3733" w:author="Dalit Roth" w:date="2020-10-19T15:04:00Z"/>
          <w:rFonts w:asciiTheme="minorBidi" w:hAnsiTheme="minorBidi" w:cstheme="minorBidi" w:hint="cs"/>
          <w:u w:val="single"/>
          <w:rtl/>
        </w:rPr>
      </w:pPr>
      <w:proofErr w:type="spellStart"/>
      <w:ins w:id="3734" w:author="Dalit Roth" w:date="2020-10-19T15:04:00Z">
        <w:r w:rsidRPr="007D54AB">
          <w:rPr>
            <w:rFonts w:asciiTheme="minorBidi" w:hAnsiTheme="minorBidi" w:cstheme="minorBidi" w:hint="cs"/>
            <w:highlight w:val="yellow"/>
            <w:u w:val="single"/>
            <w:rtl/>
          </w:rPr>
          <w:t>הקורולציה</w:t>
        </w:r>
        <w:proofErr w:type="spellEnd"/>
        <w:r w:rsidRPr="007D54AB">
          <w:rPr>
            <w:rFonts w:asciiTheme="minorBidi" w:hAnsiTheme="minorBidi" w:cstheme="minorBidi" w:hint="cs"/>
            <w:highlight w:val="yellow"/>
            <w:u w:val="single"/>
            <w:rtl/>
          </w:rPr>
          <w:t xml:space="preserve"> בין המשתנים לא טובה </w:t>
        </w:r>
        <w:r>
          <w:rPr>
            <w:rFonts w:asciiTheme="minorBidi" w:hAnsiTheme="minorBidi" w:cstheme="minorBidi" w:hint="cs"/>
            <w:u w:val="single"/>
            <w:rtl/>
          </w:rPr>
          <w:t>אבל עולה אחרי ניקוי משתני קיצון</w:t>
        </w:r>
      </w:ins>
    </w:p>
    <w:p w14:paraId="1D69FDA1" w14:textId="77777777" w:rsidR="0054156B" w:rsidRDefault="0054156B" w:rsidP="0054156B">
      <w:pPr>
        <w:bidi/>
        <w:spacing w:line="276" w:lineRule="auto"/>
        <w:ind w:left="360"/>
        <w:rPr>
          <w:ins w:id="3735" w:author="Dalit Roth" w:date="2020-10-19T15:04:00Z"/>
          <w:rFonts w:asciiTheme="minorBidi" w:hAnsiTheme="minorBidi" w:cstheme="minorBidi"/>
          <w:u w:val="single"/>
        </w:rPr>
      </w:pPr>
    </w:p>
    <w:p w14:paraId="0633C968" w14:textId="77777777" w:rsidR="0054156B" w:rsidRPr="007C29CD" w:rsidRDefault="0054156B" w:rsidP="0054156B">
      <w:pPr>
        <w:bidi/>
        <w:spacing w:line="276" w:lineRule="auto"/>
        <w:rPr>
          <w:ins w:id="3736" w:author="Dalit Roth" w:date="2020-10-19T15:04:00Z"/>
          <w:rFonts w:asciiTheme="minorBidi" w:hAnsiTheme="minorBidi" w:cstheme="minorBidi"/>
          <w:u w:val="single"/>
          <w:rtl/>
        </w:rPr>
      </w:pPr>
      <w:ins w:id="3737" w:author="Dalit Roth" w:date="2020-10-19T15:04:00Z">
        <w:r w:rsidRPr="007C29CD">
          <w:rPr>
            <w:rFonts w:asciiTheme="minorBidi" w:hAnsiTheme="minorBidi" w:cstheme="minorBidi"/>
            <w:u w:val="single"/>
            <w:rtl/>
          </w:rPr>
          <w:t>טיפול בחוסרים</w:t>
        </w:r>
      </w:ins>
    </w:p>
    <w:p w14:paraId="5BE6039F" w14:textId="77777777" w:rsidR="0054156B" w:rsidRPr="007C29CD" w:rsidRDefault="0054156B" w:rsidP="0054156B">
      <w:pPr>
        <w:pStyle w:val="HTML"/>
        <w:shd w:val="clear" w:color="auto" w:fill="FFFFFF"/>
        <w:wordWrap w:val="0"/>
        <w:bidi/>
        <w:rPr>
          <w:ins w:id="3738" w:author="Dalit Roth" w:date="2020-10-19T15:05:00Z"/>
          <w:rFonts w:asciiTheme="minorBidi" w:hAnsiTheme="minorBidi" w:cstheme="minorBidi" w:hint="cs"/>
          <w:color w:val="000000"/>
          <w:sz w:val="24"/>
          <w:szCs w:val="24"/>
          <w:rtl/>
        </w:rPr>
      </w:pPr>
      <w:ins w:id="3739" w:author="Dalit Roth" w:date="2020-10-19T15:05:00Z">
        <w:r w:rsidRPr="007C29CD">
          <w:rPr>
            <w:rFonts w:asciiTheme="minorBidi" w:hAnsiTheme="minorBidi" w:cstheme="minorBidi"/>
            <w:sz w:val="24"/>
            <w:szCs w:val="24"/>
            <w:bdr w:val="none" w:sz="0" w:space="0" w:color="auto" w:frame="1"/>
            <w:rtl/>
            <w:lang/>
          </w:rPr>
          <w:t xml:space="preserve">-בהפעלת </w:t>
        </w:r>
        <w:proofErr w:type="spellStart"/>
        <w:r w:rsidRPr="007C29CD">
          <w:rPr>
            <w:rFonts w:asciiTheme="minorBidi" w:hAnsiTheme="minorBidi" w:cstheme="minorBidi"/>
            <w:sz w:val="24"/>
            <w:szCs w:val="24"/>
            <w:bdr w:val="none" w:sz="0" w:space="0" w:color="auto" w:frame="1"/>
            <w:lang/>
          </w:rPr>
          <w:t>glm</w:t>
        </w:r>
        <w:proofErr w:type="spellEnd"/>
        <w:r w:rsidRPr="007C29CD">
          <w:rPr>
            <w:rFonts w:asciiTheme="minorBidi" w:hAnsiTheme="minorBidi" w:cstheme="minorBidi"/>
            <w:sz w:val="24"/>
            <w:szCs w:val="24"/>
            <w:bdr w:val="none" w:sz="0" w:space="0" w:color="auto" w:frame="1"/>
            <w:rtl/>
            <w:lang/>
          </w:rPr>
          <w:t xml:space="preserve"> מול כל המשתנים בטבלה, יש משתנים שיוצאים משמעותיים - </w:t>
        </w:r>
        <w:proofErr w:type="spellStart"/>
        <w:r w:rsidRPr="007C29CD">
          <w:rPr>
            <w:rFonts w:asciiTheme="minorBidi" w:hAnsiTheme="minorBidi" w:cstheme="minorBidi"/>
            <w:color w:val="000000"/>
            <w:sz w:val="24"/>
            <w:szCs w:val="24"/>
            <w:bdr w:val="none" w:sz="0" w:space="0" w:color="auto" w:frame="1"/>
          </w:rPr>
          <w:t>depart_Production_female</w:t>
        </w:r>
        <w:proofErr w:type="spellEnd"/>
        <w:r w:rsidRPr="007C29CD">
          <w:rPr>
            <w:rFonts w:asciiTheme="minorBidi" w:hAnsiTheme="minorBidi" w:cstheme="minorBidi"/>
            <w:sz w:val="24"/>
            <w:szCs w:val="24"/>
            <w:bdr w:val="none" w:sz="0" w:space="0" w:color="auto" w:frame="1"/>
            <w:rtl/>
            <w:lang/>
          </w:rPr>
          <w:t>,</w:t>
        </w:r>
        <w:r w:rsidRPr="007C29CD">
          <w:rPr>
            <w:rFonts w:asciiTheme="minorBidi" w:hAnsiTheme="minorBidi" w:cstheme="minorBidi"/>
            <w:sz w:val="24"/>
            <w:szCs w:val="24"/>
            <w:bdr w:val="none" w:sz="0" w:space="0" w:color="auto" w:frame="1"/>
            <w:lang/>
          </w:rPr>
          <w:t>budget</w:t>
        </w:r>
        <w:r w:rsidRPr="007C29CD">
          <w:rPr>
            <w:rFonts w:asciiTheme="minorBidi" w:hAnsiTheme="minorBidi" w:cstheme="minorBidi"/>
            <w:sz w:val="24"/>
            <w:szCs w:val="24"/>
            <w:bdr w:val="none" w:sz="0" w:space="0" w:color="auto" w:frame="1"/>
            <w:rtl/>
            <w:lang/>
          </w:rPr>
          <w:t>.</w:t>
        </w:r>
      </w:ins>
    </w:p>
    <w:p w14:paraId="2225C474" w14:textId="77777777" w:rsidR="0054156B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40" w:author="Dalit Roth" w:date="2020-10-19T15:05:00Z"/>
          <w:rFonts w:asciiTheme="minorBidi" w:hAnsiTheme="minorBidi" w:cstheme="minorBidi"/>
          <w:color w:val="000000" w:themeColor="text1"/>
          <w:bdr w:val="none" w:sz="0" w:space="0" w:color="auto" w:frame="1"/>
          <w:rtl/>
          <w:lang/>
        </w:rPr>
      </w:pPr>
      <w:ins w:id="3741" w:author="Dalit Roth" w:date="2020-10-19T15:05:00Z"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בנוסף, 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במשתנה הזה אנחנו יודעים שהערך החסר </w:t>
        </w:r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גם 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נובע </w:t>
        </w:r>
        <w:r w:rsidRPr="003312B8">
          <w:rPr>
            <w:rFonts w:asciiTheme="minorBidi" w:hAnsiTheme="minorBidi" w:cstheme="minorBidi" w:hint="cs"/>
            <w:b/>
            <w:bCs/>
            <w:color w:val="000000" w:themeColor="text1"/>
            <w:bdr w:val="none" w:sz="0" w:space="0" w:color="auto" w:frame="1"/>
            <w:rtl/>
            <w:lang/>
          </w:rPr>
          <w:t>מחוסר טכני ב</w:t>
        </w:r>
        <w:proofErr w:type="spellStart"/>
        <w:r w:rsidRPr="003312B8"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movie_cr</w:t>
        </w:r>
        <w:r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e</w:t>
        </w:r>
        <w:r w:rsidRPr="003312B8">
          <w:rPr>
            <w:rFonts w:asciiTheme="minorBidi" w:hAnsiTheme="minorBidi" w:cstheme="minorBidi"/>
            <w:b/>
            <w:bCs/>
            <w:color w:val="000000" w:themeColor="text1"/>
            <w:bdr w:val="none" w:sz="0" w:space="0" w:color="auto" w:frame="1"/>
            <w:lang/>
          </w:rPr>
          <w:t>w</w:t>
        </w:r>
        <w:proofErr w:type="spellEnd"/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 ולכן החוסרים הם </w:t>
        </w:r>
        <w:r w:rsidRPr="00931E6A">
          <w:rPr>
            <w:rFonts w:asciiTheme="minorBidi" w:hAnsiTheme="minorBidi" w:cstheme="minorBidi" w:hint="cs"/>
            <w:b/>
            <w:bCs/>
            <w:color w:val="000000" w:themeColor="text1"/>
            <w:bdr w:val="none" w:sz="0" w:space="0" w:color="auto" w:frame="1"/>
            <w:lang/>
          </w:rPr>
          <w:t>MNAR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. </w:t>
        </w:r>
      </w:ins>
    </w:p>
    <w:p w14:paraId="1DEE59E1" w14:textId="77777777" w:rsidR="0054156B" w:rsidRPr="003312B8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42" w:author="Dalit Roth" w:date="2020-10-19T15:05:00Z"/>
          <w:rFonts w:asciiTheme="minorBidi" w:hAnsiTheme="minorBidi" w:cstheme="minorBidi" w:hint="cs"/>
          <w:color w:val="000000" w:themeColor="text1"/>
          <w:bdr w:val="none" w:sz="0" w:space="0" w:color="auto" w:frame="1"/>
          <w:rtl/>
          <w:lang/>
        </w:rPr>
      </w:pPr>
    </w:p>
    <w:p w14:paraId="5BFAC801" w14:textId="77777777" w:rsidR="0054156B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43" w:author="Dalit Roth" w:date="2020-10-19T15:05:00Z"/>
          <w:rFonts w:asciiTheme="minorBidi" w:hAnsiTheme="minorBidi" w:cstheme="minorBidi"/>
          <w:color w:val="000000" w:themeColor="text1"/>
          <w:bdr w:val="none" w:sz="0" w:space="0" w:color="auto" w:frame="1"/>
          <w:lang/>
        </w:rPr>
      </w:pPr>
      <w:ins w:id="3744" w:author="Dalit Roth" w:date="2020-10-19T15:05:00Z"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בהנחה שאי אפשר לוותר על הנתונים ואי אפשר להשלים אותם, נייצר קטגוריות כדי לכלול </w:t>
        </w:r>
        <w:r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>ג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 xml:space="preserve">ם את החסרים בקטגורית </w:t>
        </w:r>
        <w:r w:rsidRPr="003312B8">
          <w:rPr>
            <w:rFonts w:asciiTheme="minorBidi" w:hAnsiTheme="minorBidi" w:cstheme="minorBidi"/>
            <w:color w:val="000000" w:themeColor="text1"/>
            <w:bdr w:val="none" w:sz="0" w:space="0" w:color="auto" w:frame="1"/>
            <w:lang/>
          </w:rPr>
          <w:t>Missing</w:t>
        </w:r>
        <w:r w:rsidRPr="003312B8">
          <w:rPr>
            <w:rFonts w:asciiTheme="minorBidi" w:hAnsiTheme="minorBidi" w:cstheme="minorBidi" w:hint="cs"/>
            <w:color w:val="000000" w:themeColor="text1"/>
            <w:bdr w:val="none" w:sz="0" w:space="0" w:color="auto" w:frame="1"/>
            <w:rtl/>
            <w:lang/>
          </w:rPr>
          <w:t>. ומכאן שוב את הניתוח כמו סעיף 2:</w:t>
        </w:r>
      </w:ins>
    </w:p>
    <w:p w14:paraId="3ED7C234" w14:textId="77777777" w:rsidR="0054156B" w:rsidRPr="00C469C2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45" w:author="Dalit Roth" w:date="2020-10-19T15:05:00Z"/>
          <w:rFonts w:asciiTheme="minorBidi" w:hAnsiTheme="minorBidi" w:cstheme="minorBidi"/>
          <w:color w:val="000000" w:themeColor="text1"/>
          <w:sz w:val="20"/>
          <w:szCs w:val="20"/>
          <w:bdr w:val="none" w:sz="0" w:space="0" w:color="auto" w:frame="1"/>
          <w:lang/>
        </w:rPr>
      </w:pPr>
    </w:p>
    <w:p w14:paraId="764217AF" w14:textId="77777777" w:rsidR="0054156B" w:rsidRPr="00C469C2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46" w:author="Dalit Roth" w:date="2020-10-19T15:05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</w:rPr>
      </w:pPr>
      <w:ins w:id="3747" w:author="Dalit Roth" w:date="2020-10-19T15:05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 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proofErr w:type="spellStart"/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high</w:t>
        </w:r>
        <w:proofErr w:type="spellEnd"/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מעל 3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609389C3" w14:textId="77777777" w:rsidR="0054156B" w:rsidRPr="00C469C2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48" w:author="Dalit Roth" w:date="2020-10-19T15:05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3749" w:author="Dalit Roth" w:date="2020-10-19T15:05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 xml:space="preserve"> 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LOW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מתחת ל 1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1718DAFB" w14:textId="77777777" w:rsidR="0054156B" w:rsidRPr="00C469C2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50" w:author="Dalit Roth" w:date="2020-10-19T15:05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3751" w:author="Dalit Roth" w:date="2020-10-19T15:05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Medium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>" – משתנים בין 3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 xml:space="preserve"> ל 1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Q</w:t>
        </w:r>
      </w:ins>
    </w:p>
    <w:p w14:paraId="2F957A32" w14:textId="77777777" w:rsidR="0054156B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52" w:author="Dalit Roth" w:date="2020-10-19T15:05:00Z"/>
          <w:rFonts w:asciiTheme="minorBidi" w:hAnsiTheme="minorBidi" w:cstheme="minorBidi"/>
          <w:color w:val="000000"/>
          <w:sz w:val="20"/>
          <w:szCs w:val="20"/>
          <w:bdr w:val="none" w:sz="0" w:space="0" w:color="auto" w:frame="1"/>
          <w:rtl/>
        </w:rPr>
      </w:pPr>
      <w:ins w:id="3753" w:author="Dalit Roth" w:date="2020-10-19T15:05:00Z"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</w:rPr>
          <w:t>"Missing"</w:t>
        </w:r>
        <w:r w:rsidRPr="00C469C2">
          <w:rPr>
            <w:rFonts w:asciiTheme="minorBidi" w:hAnsiTheme="minorBidi" w:cstheme="minorBidi"/>
            <w:color w:val="000000"/>
            <w:sz w:val="20"/>
            <w:szCs w:val="20"/>
            <w:bdr w:val="none" w:sz="0" w:space="0" w:color="auto" w:frame="1"/>
            <w:rtl/>
          </w:rPr>
          <w:t xml:space="preserve"> משתנים חסרים. </w:t>
        </w:r>
      </w:ins>
    </w:p>
    <w:p w14:paraId="147D8DAF" w14:textId="77777777" w:rsidR="0054156B" w:rsidRPr="00C469C2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3754" w:author="Dalit Roth" w:date="2020-10-19T15:05:00Z"/>
          <w:rFonts w:asciiTheme="minorBidi" w:hAnsiTheme="minorBidi" w:cstheme="minorBidi" w:hint="cs"/>
          <w:color w:val="000000"/>
          <w:sz w:val="20"/>
          <w:szCs w:val="20"/>
          <w:bdr w:val="none" w:sz="0" w:space="0" w:color="auto" w:frame="1"/>
          <w:rtl/>
        </w:rPr>
      </w:pPr>
    </w:p>
    <w:p w14:paraId="2FB12AEC" w14:textId="77777777" w:rsidR="0054156B" w:rsidRPr="00931E6A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755" w:author="Dalit Roth" w:date="2020-10-19T15:05:00Z"/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ins w:id="3756" w:author="Dalit Roth" w:date="2020-10-19T15:05:00Z">
        <w:r w:rsidRPr="00931E6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 xml:space="preserve">Value         </w:t>
        </w:r>
        <w:proofErr w:type="gramStart"/>
        <w:r w:rsidRPr="00931E6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>High  Medium</w:t>
        </w:r>
        <w:proofErr w:type="gramEnd"/>
        <w:r w:rsidRPr="00931E6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 xml:space="preserve"> Missing</w:t>
        </w:r>
      </w:ins>
    </w:p>
    <w:p w14:paraId="3AC869FD" w14:textId="77777777" w:rsidR="0054156B" w:rsidRPr="00931E6A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757" w:author="Dalit Roth" w:date="2020-10-19T15:05:00Z"/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ins w:id="3758" w:author="Dalit Roth" w:date="2020-10-19T15:05:00Z">
        <w:r w:rsidRPr="00931E6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>Frequency     4617       6    2752</w:t>
        </w:r>
      </w:ins>
    </w:p>
    <w:p w14:paraId="3596E8FA" w14:textId="77777777" w:rsidR="0054156B" w:rsidRPr="00931E6A" w:rsidRDefault="0054156B" w:rsidP="005415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ins w:id="3759" w:author="Dalit Roth" w:date="2020-10-19T15:05:00Z"/>
          <w:rFonts w:ascii="Lucida Console" w:hAnsi="Lucida Console" w:cs="Courier New"/>
          <w:color w:val="000000"/>
          <w:sz w:val="20"/>
          <w:szCs w:val="20"/>
        </w:rPr>
      </w:pPr>
      <w:ins w:id="3760" w:author="Dalit Roth" w:date="2020-10-19T15:05:00Z">
        <w:r w:rsidRPr="00931E6A">
          <w:rPr>
            <w:rFonts w:ascii="Lucida Console" w:hAnsi="Lucida Console" w:cs="Courier New"/>
            <w:color w:val="000000"/>
            <w:sz w:val="20"/>
            <w:szCs w:val="20"/>
            <w:bdr w:val="none" w:sz="0" w:space="0" w:color="auto" w:frame="1"/>
          </w:rPr>
          <w:t>Proportion   0.626   0.001   0.373</w:t>
        </w:r>
      </w:ins>
    </w:p>
    <w:p w14:paraId="79747F08" w14:textId="77777777" w:rsidR="0054156B" w:rsidRPr="00C469C2" w:rsidRDefault="0054156B" w:rsidP="0054156B">
      <w:pPr>
        <w:bidi/>
        <w:spacing w:line="276" w:lineRule="auto"/>
        <w:rPr>
          <w:ins w:id="3761" w:author="Dalit Roth" w:date="2020-10-19T15:05:00Z"/>
          <w:rFonts w:asciiTheme="minorBidi" w:hAnsiTheme="minorBidi" w:cstheme="minorBidi" w:hint="cs"/>
          <w:color w:val="000000" w:themeColor="text1"/>
          <w:sz w:val="20"/>
          <w:szCs w:val="20"/>
          <w:rtl/>
        </w:rPr>
      </w:pPr>
      <w:ins w:id="3762" w:author="Dalit Roth" w:date="2020-10-19T15:05:00Z">
        <w:r w:rsidRPr="00931E6A">
          <w:rPr>
            <w:rFonts w:asciiTheme="minorBidi" w:hAnsiTheme="minorBidi" w:cs="Arial" w:hint="cs"/>
            <w:noProof/>
            <w:color w:val="000000" w:themeColor="text1"/>
            <w:sz w:val="20"/>
            <w:szCs w:val="20"/>
            <w:rtl/>
          </w:rPr>
          <w:drawing>
            <wp:inline distT="0" distB="0" distL="0" distR="0" wp14:anchorId="52538BED" wp14:editId="7934FEAB">
              <wp:extent cx="1769165" cy="1688839"/>
              <wp:effectExtent l="0" t="0" r="2540" b="6985"/>
              <wp:docPr id="327" name="תמונה 3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8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592" b="32771"/>
                      <a:stretch/>
                    </pic:blipFill>
                    <pic:spPr bwMode="auto">
                      <a:xfrm>
                        <a:off x="0" y="0"/>
                        <a:ext cx="1776615" cy="169595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53A494D" w14:textId="77777777" w:rsidR="0054156B" w:rsidRPr="00CA4B32" w:rsidRDefault="0054156B" w:rsidP="0054156B">
      <w:pPr>
        <w:bidi/>
        <w:spacing w:line="276" w:lineRule="auto"/>
        <w:rPr>
          <w:ins w:id="3763" w:author="Dalit Roth" w:date="2020-10-19T15:05:00Z"/>
          <w:rFonts w:asciiTheme="minorBidi" w:hAnsiTheme="minorBidi" w:cstheme="minorBidi"/>
          <w:noProof/>
          <w:color w:val="000000" w:themeColor="text1"/>
          <w:sz w:val="20"/>
          <w:szCs w:val="20"/>
          <w:u w:val="single"/>
          <w:rtl/>
        </w:rPr>
      </w:pPr>
      <w:ins w:id="3764" w:author="Dalit Roth" w:date="2020-10-19T15:05:00Z"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 xml:space="preserve">מבחן 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</w:rPr>
          <w:t xml:space="preserve"> Chi-square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 xml:space="preserve">מול ה 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</w:rPr>
          <w:t>revenue</w:t>
        </w:r>
        <w:r w:rsidRPr="00CA4B32">
          <w:rPr>
            <w:rFonts w:asciiTheme="minorBidi" w:hAnsiTheme="minorBidi" w:cstheme="minorBidi"/>
            <w:noProof/>
            <w:color w:val="000000" w:themeColor="text1"/>
            <w:sz w:val="20"/>
            <w:szCs w:val="20"/>
            <w:u w:val="single"/>
            <w:rtl/>
          </w:rPr>
          <w:t>:</w:t>
        </w:r>
      </w:ins>
    </w:p>
    <w:p w14:paraId="281AB7F6" w14:textId="77777777" w:rsidR="0054156B" w:rsidRPr="00AA1AAF" w:rsidRDefault="0054156B" w:rsidP="0054156B">
      <w:pPr>
        <w:pStyle w:val="HTML"/>
        <w:shd w:val="clear" w:color="auto" w:fill="FFFFFF"/>
        <w:wordWrap w:val="0"/>
        <w:rPr>
          <w:ins w:id="3765" w:author="Dalit Roth" w:date="2020-10-19T15:05:00Z"/>
          <w:rFonts w:ascii="Lucida Console" w:hAnsi="Lucida Console"/>
          <w:color w:val="000000"/>
          <w:rtl/>
        </w:rPr>
      </w:pPr>
      <w:ins w:id="3766" w:author="Dalit Roth" w:date="2020-10-19T15:05:00Z">
        <w:r w:rsidRPr="00CA4B32">
          <w:rPr>
            <w:rFonts w:asciiTheme="minorBidi" w:hAnsiTheme="minorBidi" w:cstheme="minorBidi"/>
            <w:noProof/>
            <w:color w:val="FF0000"/>
          </w:rPr>
          <w:t xml:space="preserve">p-value = </w:t>
        </w:r>
        <w:r w:rsidRPr="00931E6A">
          <w:rPr>
            <w:rFonts w:ascii="Lucida Console" w:hAnsi="Lucida Console"/>
            <w:color w:val="000000"/>
            <w:bdr w:val="none" w:sz="0" w:space="0" w:color="auto" w:frame="1"/>
          </w:rPr>
          <w:t>1</w:t>
        </w:r>
      </w:ins>
    </w:p>
    <w:p w14:paraId="2410198F" w14:textId="77777777" w:rsidR="0054156B" w:rsidRPr="00931E6A" w:rsidRDefault="0054156B" w:rsidP="0054156B">
      <w:pPr>
        <w:pStyle w:val="HTML"/>
        <w:shd w:val="clear" w:color="auto" w:fill="FFFFFF"/>
        <w:wordWrap w:val="0"/>
        <w:rPr>
          <w:ins w:id="3767" w:author="Dalit Roth" w:date="2020-10-19T15:05:00Z"/>
          <w:rFonts w:ascii="Lucida Console" w:hAnsi="Lucida Console"/>
          <w:color w:val="000000"/>
        </w:rPr>
      </w:pPr>
      <w:ins w:id="3768" w:author="Dalit Roth" w:date="2020-10-19T15:05:00Z">
        <w:r w:rsidRPr="00CA4B32">
          <w:rPr>
            <w:rFonts w:asciiTheme="minorBidi" w:hAnsiTheme="minorBidi" w:cstheme="minorBidi"/>
            <w:noProof/>
            <w:color w:val="000000" w:themeColor="text1"/>
          </w:rPr>
          <w:t>X-squared =</w:t>
        </w:r>
        <w:r w:rsidRPr="00AA1AAF">
          <w:rPr>
            <w:rStyle w:val="a5"/>
            <w:rFonts w:ascii="Lucida Console" w:hAnsi="Lucida Console"/>
            <w:color w:val="000000"/>
            <w:bdr w:val="none" w:sz="0" w:space="0" w:color="auto" w:frame="1"/>
          </w:rPr>
          <w:t xml:space="preserve"> </w:t>
        </w:r>
        <w:r w:rsidRPr="00931E6A">
          <w:rPr>
            <w:rFonts w:ascii="Lucida Console" w:hAnsi="Lucida Console"/>
            <w:color w:val="000000"/>
            <w:bdr w:val="none" w:sz="0" w:space="0" w:color="auto" w:frame="1"/>
          </w:rPr>
          <w:t>3854.3</w:t>
        </w:r>
      </w:ins>
    </w:p>
    <w:p w14:paraId="18B1377A" w14:textId="77777777" w:rsidR="0054156B" w:rsidRPr="00931E6A" w:rsidRDefault="0054156B" w:rsidP="0054156B">
      <w:pPr>
        <w:pStyle w:val="HTML"/>
        <w:shd w:val="clear" w:color="auto" w:fill="FFFFFF"/>
        <w:wordWrap w:val="0"/>
        <w:rPr>
          <w:ins w:id="3769" w:author="Dalit Roth" w:date="2020-10-19T15:05:00Z"/>
          <w:rFonts w:ascii="Lucida Console" w:hAnsi="Lucida Console"/>
          <w:color w:val="000000"/>
          <w:rtl/>
        </w:rPr>
      </w:pPr>
      <w:ins w:id="3770" w:author="Dalit Roth" w:date="2020-10-19T15:05:00Z">
        <w:r w:rsidRPr="00CA4B32">
          <w:rPr>
            <w:rFonts w:asciiTheme="minorBidi" w:hAnsiTheme="minorBidi" w:cstheme="minorBidi"/>
            <w:noProof/>
            <w:color w:val="000000" w:themeColor="text1"/>
          </w:rPr>
          <w:t>df =</w:t>
        </w:r>
        <w:r w:rsidRPr="00AA1AAF">
          <w:rPr>
            <w:rStyle w:val="a5"/>
            <w:rFonts w:ascii="Lucida Console" w:hAnsi="Lucida Console"/>
            <w:color w:val="000000"/>
            <w:bdr w:val="none" w:sz="0" w:space="0" w:color="auto" w:frame="1"/>
          </w:rPr>
          <w:t xml:space="preserve"> </w:t>
        </w:r>
        <w:r w:rsidRPr="006A372A">
          <w:rPr>
            <w:rFonts w:ascii="Lucida Console" w:hAnsi="Lucida Console"/>
            <w:color w:val="000000"/>
            <w:bdr w:val="none" w:sz="0" w:space="0" w:color="auto" w:frame="1"/>
          </w:rPr>
          <w:t>5686</w:t>
        </w:r>
      </w:ins>
    </w:p>
    <w:p w14:paraId="22E2D175" w14:textId="5677BD92" w:rsidR="002D54C6" w:rsidRPr="00237CAB" w:rsidDel="0054156B" w:rsidRDefault="002D54C6" w:rsidP="002D54C6">
      <w:pPr>
        <w:bidi/>
        <w:rPr>
          <w:del w:id="3771" w:author="Dalit Roth" w:date="2020-10-19T15:05:00Z"/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321A7E36" w14:textId="200F8DA0" w:rsidR="002D54C6" w:rsidDel="0054156B" w:rsidRDefault="002D54C6" w:rsidP="002D54C6">
      <w:pPr>
        <w:bidi/>
        <w:spacing w:line="276" w:lineRule="auto"/>
        <w:rPr>
          <w:del w:id="3772" w:author="Dalit Roth" w:date="2020-10-19T15:05:00Z"/>
          <w:rFonts w:asciiTheme="minorBidi" w:hAnsiTheme="minorBidi" w:cstheme="minorBidi"/>
          <w:u w:val="single"/>
          <w:rtl/>
        </w:rPr>
      </w:pPr>
    </w:p>
    <w:p w14:paraId="750258CB" w14:textId="21B17187" w:rsidR="002D54C6" w:rsidDel="0054156B" w:rsidRDefault="002D54C6" w:rsidP="002D54C6">
      <w:pPr>
        <w:bidi/>
        <w:spacing w:line="276" w:lineRule="auto"/>
        <w:rPr>
          <w:del w:id="3773" w:author="Dalit Roth" w:date="2020-10-19T15:05:00Z"/>
          <w:rFonts w:asciiTheme="minorBidi" w:hAnsiTheme="minorBidi" w:cstheme="minorBidi"/>
          <w:u w:val="single"/>
          <w:rtl/>
        </w:rPr>
      </w:pPr>
    </w:p>
    <w:p w14:paraId="2DA27349" w14:textId="4A00FA0B" w:rsidR="002D54C6" w:rsidDel="0054156B" w:rsidRDefault="002D54C6" w:rsidP="002D54C6">
      <w:pPr>
        <w:bidi/>
        <w:spacing w:line="276" w:lineRule="auto"/>
        <w:rPr>
          <w:del w:id="3774" w:author="Dalit Roth" w:date="2020-10-19T15:05:00Z"/>
          <w:rFonts w:asciiTheme="minorBidi" w:hAnsiTheme="minorBidi" w:cstheme="minorBidi"/>
          <w:u w:val="single"/>
          <w:rtl/>
        </w:rPr>
      </w:pPr>
    </w:p>
    <w:p w14:paraId="07A7B0B5" w14:textId="4CEC4874" w:rsidR="002D54C6" w:rsidDel="0054156B" w:rsidRDefault="002D54C6" w:rsidP="002D54C6">
      <w:pPr>
        <w:bidi/>
        <w:spacing w:line="276" w:lineRule="auto"/>
        <w:rPr>
          <w:del w:id="3775" w:author="Dalit Roth" w:date="2020-10-19T15:05:00Z"/>
          <w:rFonts w:asciiTheme="minorBidi" w:hAnsiTheme="minorBidi" w:cstheme="minorBidi"/>
          <w:u w:val="single"/>
          <w:rtl/>
        </w:rPr>
      </w:pPr>
    </w:p>
    <w:p w14:paraId="7FDA92BA" w14:textId="7F3BD4F0" w:rsidR="002D54C6" w:rsidDel="0054156B" w:rsidRDefault="002D54C6" w:rsidP="002D54C6">
      <w:pPr>
        <w:bidi/>
        <w:spacing w:line="276" w:lineRule="auto"/>
        <w:rPr>
          <w:del w:id="3776" w:author="Dalit Roth" w:date="2020-10-19T15:05:00Z"/>
          <w:rFonts w:asciiTheme="minorBidi" w:hAnsiTheme="minorBidi" w:cstheme="minorBidi"/>
          <w:u w:val="single"/>
          <w:rtl/>
        </w:rPr>
      </w:pPr>
    </w:p>
    <w:p w14:paraId="356506A1" w14:textId="627C77AE" w:rsidR="002D54C6" w:rsidDel="0054156B" w:rsidRDefault="002D54C6" w:rsidP="002D54C6">
      <w:pPr>
        <w:bidi/>
        <w:spacing w:line="276" w:lineRule="auto"/>
        <w:rPr>
          <w:del w:id="3777" w:author="Dalit Roth" w:date="2020-10-19T15:05:00Z"/>
          <w:rFonts w:asciiTheme="minorBidi" w:hAnsiTheme="minorBidi" w:cstheme="minorBidi"/>
          <w:u w:val="single"/>
          <w:rtl/>
        </w:rPr>
      </w:pPr>
    </w:p>
    <w:p w14:paraId="7097ADDB" w14:textId="64448C9F" w:rsidR="002D54C6" w:rsidDel="0054156B" w:rsidRDefault="002D54C6" w:rsidP="002D54C6">
      <w:pPr>
        <w:bidi/>
        <w:spacing w:line="276" w:lineRule="auto"/>
        <w:rPr>
          <w:del w:id="3778" w:author="Dalit Roth" w:date="2020-10-19T15:05:00Z"/>
          <w:rFonts w:asciiTheme="minorBidi" w:hAnsiTheme="minorBidi" w:cstheme="minorBidi"/>
          <w:u w:val="single"/>
          <w:rtl/>
        </w:rPr>
      </w:pPr>
    </w:p>
    <w:p w14:paraId="0EBA18FB" w14:textId="0067AA80" w:rsidR="002D54C6" w:rsidDel="0054156B" w:rsidRDefault="002D54C6" w:rsidP="002D54C6">
      <w:pPr>
        <w:bidi/>
        <w:spacing w:line="276" w:lineRule="auto"/>
        <w:rPr>
          <w:del w:id="3779" w:author="Dalit Roth" w:date="2020-10-19T15:05:00Z"/>
          <w:rFonts w:asciiTheme="minorBidi" w:hAnsiTheme="minorBidi" w:cstheme="minorBidi"/>
          <w:u w:val="single"/>
          <w:rtl/>
        </w:rPr>
      </w:pPr>
    </w:p>
    <w:p w14:paraId="2404A3AE" w14:textId="61080002" w:rsidR="002D54C6" w:rsidDel="0054156B" w:rsidRDefault="002D54C6" w:rsidP="002D54C6">
      <w:pPr>
        <w:bidi/>
        <w:spacing w:line="276" w:lineRule="auto"/>
        <w:rPr>
          <w:del w:id="3780" w:author="Dalit Roth" w:date="2020-10-19T15:05:00Z"/>
          <w:rFonts w:asciiTheme="minorBidi" w:hAnsiTheme="minorBidi" w:cstheme="minorBidi"/>
          <w:u w:val="single"/>
          <w:rtl/>
        </w:rPr>
      </w:pPr>
    </w:p>
    <w:p w14:paraId="0AF544FD" w14:textId="7E6465D6" w:rsidR="002D54C6" w:rsidDel="0054156B" w:rsidRDefault="002D54C6" w:rsidP="002D54C6">
      <w:pPr>
        <w:bidi/>
        <w:spacing w:line="276" w:lineRule="auto"/>
        <w:rPr>
          <w:del w:id="3781" w:author="Dalit Roth" w:date="2020-10-19T15:05:00Z"/>
          <w:rFonts w:asciiTheme="minorBidi" w:hAnsiTheme="minorBidi" w:cstheme="minorBidi"/>
          <w:u w:val="single"/>
          <w:rtl/>
        </w:rPr>
      </w:pPr>
    </w:p>
    <w:p w14:paraId="6CA3D154" w14:textId="63A276D4" w:rsidR="002D54C6" w:rsidDel="0054156B" w:rsidRDefault="002D54C6" w:rsidP="002D54C6">
      <w:pPr>
        <w:bidi/>
        <w:spacing w:line="276" w:lineRule="auto"/>
        <w:rPr>
          <w:del w:id="3782" w:author="Dalit Roth" w:date="2020-10-19T15:05:00Z"/>
          <w:rFonts w:asciiTheme="minorBidi" w:hAnsiTheme="minorBidi" w:cstheme="minorBidi"/>
          <w:u w:val="single"/>
          <w:rtl/>
        </w:rPr>
      </w:pPr>
    </w:p>
    <w:p w14:paraId="6AB591D5" w14:textId="52A88B05" w:rsidR="002D54C6" w:rsidDel="0054156B" w:rsidRDefault="002D54C6" w:rsidP="002D54C6">
      <w:pPr>
        <w:bidi/>
        <w:spacing w:line="276" w:lineRule="auto"/>
        <w:rPr>
          <w:del w:id="3783" w:author="Dalit Roth" w:date="2020-10-19T15:05:00Z"/>
          <w:rFonts w:asciiTheme="minorBidi" w:hAnsiTheme="minorBidi" w:cstheme="minorBidi"/>
          <w:u w:val="single"/>
          <w:rtl/>
        </w:rPr>
      </w:pPr>
    </w:p>
    <w:p w14:paraId="26EA1536" w14:textId="7D3C7CA6" w:rsidR="002D54C6" w:rsidDel="0054156B" w:rsidRDefault="002D54C6" w:rsidP="002D54C6">
      <w:pPr>
        <w:bidi/>
        <w:spacing w:line="276" w:lineRule="auto"/>
        <w:rPr>
          <w:del w:id="3784" w:author="Dalit Roth" w:date="2020-10-19T15:05:00Z"/>
          <w:rFonts w:asciiTheme="minorBidi" w:hAnsiTheme="minorBidi" w:cstheme="minorBidi"/>
          <w:u w:val="single"/>
          <w:rtl/>
        </w:rPr>
      </w:pPr>
    </w:p>
    <w:p w14:paraId="1486E9D0" w14:textId="16C48DA2" w:rsidR="002D54C6" w:rsidDel="0054156B" w:rsidRDefault="002D54C6" w:rsidP="002D54C6">
      <w:pPr>
        <w:bidi/>
        <w:spacing w:line="276" w:lineRule="auto"/>
        <w:rPr>
          <w:del w:id="3785" w:author="Dalit Roth" w:date="2020-10-19T15:05:00Z"/>
          <w:rFonts w:asciiTheme="minorBidi" w:hAnsiTheme="minorBidi" w:cstheme="minorBidi"/>
          <w:u w:val="single"/>
          <w:rtl/>
        </w:rPr>
      </w:pPr>
    </w:p>
    <w:p w14:paraId="0D7A34C1" w14:textId="24468CBB" w:rsidR="002D54C6" w:rsidDel="0054156B" w:rsidRDefault="002D54C6" w:rsidP="002D54C6">
      <w:pPr>
        <w:bidi/>
        <w:spacing w:line="276" w:lineRule="auto"/>
        <w:rPr>
          <w:del w:id="3786" w:author="Dalit Roth" w:date="2020-10-19T15:05:00Z"/>
          <w:rFonts w:asciiTheme="minorBidi" w:hAnsiTheme="minorBidi" w:cstheme="minorBidi"/>
          <w:u w:val="single"/>
          <w:rtl/>
        </w:rPr>
      </w:pPr>
    </w:p>
    <w:p w14:paraId="4191B9C0" w14:textId="0E8FD019" w:rsidR="002D54C6" w:rsidDel="0054156B" w:rsidRDefault="002D54C6" w:rsidP="002D54C6">
      <w:pPr>
        <w:bidi/>
        <w:spacing w:line="276" w:lineRule="auto"/>
        <w:rPr>
          <w:del w:id="3787" w:author="Dalit Roth" w:date="2020-10-19T15:05:00Z"/>
          <w:rFonts w:asciiTheme="minorBidi" w:hAnsiTheme="minorBidi" w:cstheme="minorBidi"/>
          <w:u w:val="single"/>
          <w:rtl/>
        </w:rPr>
      </w:pPr>
    </w:p>
    <w:p w14:paraId="3E2EFE4A" w14:textId="2BDE20F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50F05CB" w14:textId="25E7376D" w:rsidR="00136F9E" w:rsidRPr="00C33D60" w:rsidRDefault="00136F9E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actor1_prev_revenue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F59C610" w14:textId="499938E2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4,174</w:t>
      </w:r>
    </w:p>
    <w:p w14:paraId="225E838E" w14:textId="135482E5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47840" behindDoc="0" locked="0" layoutInCell="1" allowOverlap="1" wp14:anchorId="30680578" wp14:editId="011ADE3C">
            <wp:simplePos x="0" y="0"/>
            <wp:positionH relativeFrom="column">
              <wp:posOffset>2419350</wp:posOffset>
            </wp:positionH>
            <wp:positionV relativeFrom="paragraph">
              <wp:posOffset>481330</wp:posOffset>
            </wp:positionV>
            <wp:extent cx="2222500" cy="2222500"/>
            <wp:effectExtent l="0" t="0" r="6350" b="6350"/>
            <wp:wrapThrough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hrough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F9E" w:rsidRPr="00C33D60">
        <w:rPr>
          <w:rFonts w:asciiTheme="minorBidi" w:hAnsiTheme="minorBidi" w:cstheme="minorBidi"/>
          <w:rtl/>
        </w:rPr>
        <w:t>ערכים חסרים: 3,201</w:t>
      </w:r>
      <w:r>
        <w:rPr>
          <w:rFonts w:asciiTheme="minorBidi" w:hAnsiTheme="minorBidi" w:cstheme="minorBidi" w:hint="cs"/>
          <w:rtl/>
        </w:rPr>
        <w:t xml:space="preserve">. הערכים החסרים שייכים למספרים הסידוריים </w:t>
      </w:r>
      <w:r w:rsidRPr="00FF5C9A">
        <w:rPr>
          <w:rFonts w:asciiTheme="minorBidi" w:hAnsiTheme="minorBidi" w:cs="Arial"/>
          <w:rtl/>
        </w:rPr>
        <w:t>3037-3673</w:t>
      </w:r>
      <w:r>
        <w:rPr>
          <w:rFonts w:asciiTheme="minorBidi" w:hAnsiTheme="minorBidi" w:cs="Arial" w:hint="cs"/>
          <w:rtl/>
        </w:rPr>
        <w:t xml:space="preserve"> כפי שראינו בקרב משתנים אחרים. ולכן החוסר הוא </w:t>
      </w:r>
      <w:r>
        <w:rPr>
          <w:rFonts w:asciiTheme="minorBidi" w:hAnsiTheme="minorBidi" w:cs="Arial"/>
        </w:rPr>
        <w:t>not at random</w:t>
      </w:r>
      <w:r>
        <w:rPr>
          <w:rFonts w:asciiTheme="minorBidi" w:hAnsiTheme="minorBidi" w:cs="Arial" w:hint="cs"/>
          <w:rtl/>
        </w:rPr>
        <w:t>, כפי שניתן לראות בתמונה הבאה:</w:t>
      </w:r>
    </w:p>
    <w:p w14:paraId="32105870" w14:textId="18DFD306" w:rsidR="00136F9E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D6B8DF" w14:textId="59BBC3D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682A8DE" w14:textId="13A9BD06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DE6DB9A" w14:textId="345DA01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6D2DCB6" w14:textId="7D8CB1E3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9915976" w14:textId="7821D16A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46BCFA3" w14:textId="7642959D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372A098" w14:textId="0F87CB1A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7875CDD" w14:textId="4F0281DF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E3D1DF5" w14:textId="79B3009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32A90B9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81D87A5" w14:textId="6A7A86F9" w:rsidR="00136F9E" w:rsidRDefault="00136F9E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9990028" w14:textId="10244D92" w:rsidR="00340D55" w:rsidRDefault="00340D55" w:rsidP="00340D55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106"/>
        <w:gridCol w:w="1079"/>
        <w:gridCol w:w="1079"/>
        <w:gridCol w:w="1217"/>
        <w:gridCol w:w="1386"/>
        <w:gridCol w:w="1349"/>
      </w:tblGrid>
      <w:tr w:rsidR="006A32B3" w:rsidRPr="00F1092D" w14:paraId="512FEE08" w14:textId="77777777" w:rsidTr="006A32B3">
        <w:trPr>
          <w:trHeight w:val="260"/>
          <w:jc w:val="center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7BE17E2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2A738C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43A17E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3B43BE3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46A2FB5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B50E18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4EA724E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</w:tr>
      <w:tr w:rsidR="006A32B3" w:rsidRPr="00F1092D" w14:paraId="7C1F912C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B7EA0" w14:textId="0ACD83E8" w:rsidR="00340D55" w:rsidRPr="00F1092D" w:rsidRDefault="006A32B3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7C5922C" w14:textId="12A3250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1520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18577DA" w14:textId="2EFF9F7F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2052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853C62D" w14:textId="5174719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1256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6A056" w14:textId="702FB9CD" w:rsidR="00340D55" w:rsidRPr="00F1092D" w:rsidRDefault="00557F9C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251300000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FBD513" w14:textId="52421F4B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3511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</w:t>
            </w:r>
          </w:p>
          <w:p w14:paraId="5AA1E3F9" w14:textId="4EA46D24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B3B47B" w14:textId="7146634C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2684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</w:tr>
      <w:tr w:rsidR="00340D55" w:rsidRPr="00F1092D" w14:paraId="48A6F611" w14:textId="77777777" w:rsidTr="006A32B3">
        <w:trPr>
          <w:trHeight w:val="290"/>
          <w:jc w:val="center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211318E" w14:textId="00650A33" w:rsidR="00340D55" w:rsidRPr="00F1092D" w:rsidRDefault="00340D5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בהגדרת 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326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outliers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כ-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NA</w:t>
            </w:r>
          </w:p>
        </w:tc>
      </w:tr>
      <w:tr w:rsidR="006A32B3" w:rsidRPr="00F1092D" w14:paraId="441B3E5B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 w14:paraId="483AD014" w14:textId="557F7B4B" w:rsidR="00340D55" w:rsidRPr="00F1092D" w:rsidRDefault="006A32B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34D6A4E" w14:textId="7437E14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611899420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BF4006A" w14:textId="391C8C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145178732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AC0A052" w14:textId="4662FFA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108000000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AD3645F" w14:textId="2A2F1C6C" w:rsidR="00340D55" w:rsidRPr="00F1092D" w:rsidRDefault="00F1092D" w:rsidP="006A32B3">
            <w:pPr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134000000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ABE70A5" w14:textId="79CA0D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31670620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F44580" w14:textId="2CE01652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223664608</w:t>
            </w:r>
          </w:p>
        </w:tc>
      </w:tr>
    </w:tbl>
    <w:p w14:paraId="4396DC46" w14:textId="0109B26D" w:rsidR="00AE791D" w:rsidRDefault="00AE791D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6C0EB984" w14:textId="0B04B7E1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5939487D" w14:textId="29CFBA42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2BBF02C6" wp14:editId="7ECC5DDD">
            <wp:simplePos x="0" y="0"/>
            <wp:positionH relativeFrom="column">
              <wp:posOffset>3295650</wp:posOffset>
            </wp:positionH>
            <wp:positionV relativeFrom="paragraph">
              <wp:posOffset>47625</wp:posOffset>
            </wp:positionV>
            <wp:extent cx="2012950" cy="2012950"/>
            <wp:effectExtent l="0" t="0" r="6350" b="6350"/>
            <wp:wrapThrough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hrough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9AB8" w14:textId="29288490" w:rsidR="00FF5C9A" w:rsidRDefault="00C13D2A" w:rsidP="00FF5C9A">
      <w:pPr>
        <w:bidi/>
        <w:spacing w:line="276" w:lineRule="auto"/>
        <w:rPr>
          <w:rFonts w:asciiTheme="minorBidi" w:hAnsiTheme="minorBidi" w:cstheme="minorBidi"/>
          <w:rtl/>
        </w:rPr>
      </w:pPr>
      <w:r w:rsidRPr="00C13D2A">
        <w:rPr>
          <w:noProof/>
        </w:rPr>
        <w:drawing>
          <wp:anchor distT="0" distB="0" distL="114300" distR="114300" simplePos="0" relativeHeight="251756032" behindDoc="0" locked="0" layoutInCell="1" allowOverlap="1" wp14:anchorId="38D849CF" wp14:editId="0139DEBA">
            <wp:simplePos x="0" y="0"/>
            <wp:positionH relativeFrom="column">
              <wp:posOffset>482600</wp:posOffset>
            </wp:positionH>
            <wp:positionV relativeFrom="paragraph">
              <wp:posOffset>5080</wp:posOffset>
            </wp:positionV>
            <wp:extent cx="2258060" cy="2014746"/>
            <wp:effectExtent l="0" t="0" r="8890" b="5080"/>
            <wp:wrapThrough wrapText="bothSides">
              <wp:wrapPolygon edited="0">
                <wp:start x="0" y="0"/>
                <wp:lineTo x="0" y="21450"/>
                <wp:lineTo x="21503" y="21450"/>
                <wp:lineTo x="21503" y="0"/>
                <wp:lineTo x="0" y="0"/>
              </wp:wrapPolygon>
            </wp:wrapThrough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01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BA011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AA2639E" w14:textId="46BFF4FF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C3284E3" w14:textId="03F2785E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85C6C98" w14:textId="75D8D902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74F13D8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0EF9D8" w14:textId="405572F9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5CB9A6C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D669D71" w14:textId="1C6BED56" w:rsidR="008C0FC8" w:rsidRPr="008C0FC8" w:rsidRDefault="008C0FC8">
      <w:pPr>
        <w:spacing w:after="160" w:line="259" w:lineRule="auto"/>
        <w:rPr>
          <w:rFonts w:asciiTheme="minorBidi" w:hAnsiTheme="minorBidi" w:cstheme="minorBidi"/>
          <w:rtl/>
        </w:rPr>
      </w:pPr>
      <w:r w:rsidRPr="008C0FC8">
        <w:rPr>
          <w:rFonts w:asciiTheme="minorBidi" w:hAnsiTheme="minorBidi" w:cstheme="minorBidi"/>
          <w:rtl/>
        </w:rPr>
        <w:br w:type="page"/>
      </w:r>
    </w:p>
    <w:p w14:paraId="737CAD9E" w14:textId="77777777" w:rsidR="0081563A" w:rsidRPr="008C0FC8" w:rsidRDefault="0081563A" w:rsidP="0081563A">
      <w:pPr>
        <w:bidi/>
        <w:spacing w:line="276" w:lineRule="auto"/>
        <w:rPr>
          <w:rFonts w:asciiTheme="minorBidi" w:hAnsiTheme="minorBidi" w:cstheme="minorBidi"/>
          <w:highlight w:val="yellow"/>
        </w:rPr>
      </w:pPr>
    </w:p>
    <w:p w14:paraId="17EA8201" w14:textId="2E2EEFF5" w:rsidR="00D41878" w:rsidRPr="0081563A" w:rsidRDefault="00D41878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actor2_prev_revenue</w:t>
      </w:r>
      <w:r w:rsidR="0081563A">
        <w:rPr>
          <w:rFonts w:asciiTheme="minorBidi" w:hAnsiTheme="minorBidi" w:cstheme="minorBidi"/>
          <w:u w:val="single"/>
        </w:rPr>
        <w:t xml:space="preserve"> </w:t>
      </w:r>
      <w:r w:rsidR="0081563A" w:rsidRPr="0081563A">
        <w:rPr>
          <w:rFonts w:asciiTheme="minorBidi" w:hAnsiTheme="minorBidi" w:cstheme="minorBidi"/>
          <w:highlight w:val="cyan"/>
          <w:u w:val="single"/>
        </w:rPr>
        <w:t xml:space="preserve">- </w:t>
      </w:r>
      <w:r w:rsidR="0081563A" w:rsidRPr="0081563A">
        <w:rPr>
          <w:rFonts w:asciiTheme="minorBidi" w:hAnsiTheme="minorBidi" w:cstheme="minorBidi" w:hint="cs"/>
          <w:highlight w:val="cyan"/>
          <w:u w:val="single"/>
          <w:rtl/>
        </w:rPr>
        <w:t xml:space="preserve"> קורלציה נמוכה  גם אם מובהקת</w:t>
      </w:r>
    </w:p>
    <w:p w14:paraId="45AF9F6D" w14:textId="70EC1B54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rtl/>
        </w:rPr>
        <w:t>ערכים קיימים: 3952</w:t>
      </w:r>
    </w:p>
    <w:p w14:paraId="7D8403F7" w14:textId="77585D1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3423</w:t>
      </w:r>
    </w:p>
    <w:p w14:paraId="2AA5062C" w14:textId="68082B0D" w:rsidR="00D41878" w:rsidRPr="00D4747B" w:rsidRDefault="00D4747B" w:rsidP="00C33D60">
      <w:pPr>
        <w:bidi/>
        <w:spacing w:line="276" w:lineRule="auto"/>
        <w:rPr>
          <w:rFonts w:asciiTheme="minorBidi" w:hAnsiTheme="minorBidi" w:cstheme="minorBidi"/>
        </w:rPr>
      </w:pPr>
      <w:r w:rsidRPr="00D4747B">
        <w:rPr>
          <w:rFonts w:asciiTheme="minorBidi" w:hAnsiTheme="minorBidi" w:cstheme="minorBidi" w:hint="cs"/>
          <w:rtl/>
        </w:rPr>
        <w:t>מדדי פיזור:</w:t>
      </w:r>
    </w:p>
    <w:tbl>
      <w:tblPr>
        <w:tblW w:w="8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1144"/>
        <w:gridCol w:w="1216"/>
        <w:gridCol w:w="1144"/>
        <w:gridCol w:w="1240"/>
        <w:gridCol w:w="1467"/>
        <w:gridCol w:w="1240"/>
      </w:tblGrid>
      <w:tr w:rsidR="00D4747B" w:rsidRPr="00C33D60" w14:paraId="2B6EBE1D" w14:textId="77777777" w:rsidTr="007865F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E0A9D3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91" w:type="dxa"/>
            <w:shd w:val="clear" w:color="000000" w:fill="000000"/>
            <w:vAlign w:val="bottom"/>
            <w:hideMark/>
          </w:tcPr>
          <w:p w14:paraId="32DFE28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239" w:type="dxa"/>
            <w:shd w:val="clear" w:color="000000" w:fill="000000"/>
            <w:vAlign w:val="bottom"/>
            <w:hideMark/>
          </w:tcPr>
          <w:p w14:paraId="52019F3E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2346FDB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757F45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95" w:type="dxa"/>
            <w:shd w:val="clear" w:color="000000" w:fill="000000"/>
            <w:vAlign w:val="bottom"/>
            <w:hideMark/>
          </w:tcPr>
          <w:p w14:paraId="2EAA215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3" w:type="dxa"/>
            <w:shd w:val="clear" w:color="000000" w:fill="000000"/>
            <w:vAlign w:val="bottom"/>
            <w:hideMark/>
          </w:tcPr>
          <w:p w14:paraId="4FCCC4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C33D60" w14:paraId="5A728715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2802EA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1" w:type="dxa"/>
            <w:shd w:val="clear" w:color="auto" w:fill="auto"/>
            <w:noWrap/>
            <w:vAlign w:val="bottom"/>
            <w:hideMark/>
          </w:tcPr>
          <w:p w14:paraId="1A89DD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239" w:type="dxa"/>
            <w:shd w:val="clear" w:color="auto" w:fill="auto"/>
            <w:noWrap/>
            <w:vAlign w:val="bottom"/>
            <w:hideMark/>
          </w:tcPr>
          <w:p w14:paraId="35FDEA7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1.96E+08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9189B1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1.11E+08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7003971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2.46E+08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14:paraId="54C8AC0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3.09E+07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14:paraId="317CF58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2.51E+08</w:t>
            </w:r>
          </w:p>
        </w:tc>
      </w:tr>
      <w:tr w:rsidR="008970A6" w:rsidRPr="00C33D60" w14:paraId="70D9B6E1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2218286A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  <w:noWrap/>
            <w:vAlign w:val="bottom"/>
          </w:tcPr>
          <w:p w14:paraId="13D33D88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39" w:type="dxa"/>
            <w:shd w:val="clear" w:color="auto" w:fill="auto"/>
            <w:noWrap/>
            <w:vAlign w:val="bottom"/>
          </w:tcPr>
          <w:p w14:paraId="29EC47C6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688A47B3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1BED96E4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758" w:type="dxa"/>
            <w:gridSpan w:val="2"/>
            <w:shd w:val="clear" w:color="auto" w:fill="auto"/>
            <w:noWrap/>
            <w:vAlign w:val="bottom"/>
          </w:tcPr>
          <w:p w14:paraId="2F47CEEA" w14:textId="4BC7B693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Without outliers</w:t>
            </w:r>
          </w:p>
        </w:tc>
      </w:tr>
      <w:tr w:rsidR="008970A6" w:rsidRPr="00C33D60" w14:paraId="002904FB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0F5CC4DA" w14:textId="47B3F401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1" w:type="dxa"/>
            <w:shd w:val="clear" w:color="auto" w:fill="auto"/>
            <w:noWrap/>
            <w:vAlign w:val="bottom"/>
          </w:tcPr>
          <w:p w14:paraId="74F8887A" w14:textId="27C0EC16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4.74e+08</w:t>
            </w:r>
          </w:p>
        </w:tc>
        <w:tc>
          <w:tcPr>
            <w:tcW w:w="1239" w:type="dxa"/>
            <w:shd w:val="clear" w:color="auto" w:fill="auto"/>
            <w:noWrap/>
            <w:vAlign w:val="bottom"/>
          </w:tcPr>
          <w:p w14:paraId="7D98B3BE" w14:textId="19BEB2D0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.</w:t>
            </w: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29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e+08</w:t>
            </w: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663470F0" w14:textId="6E0743CC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9.41e+07</w:t>
            </w: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04DD9D34" w14:textId="5EA979DB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1.210e+08</w:t>
            </w:r>
          </w:p>
        </w:tc>
        <w:tc>
          <w:tcPr>
            <w:tcW w:w="1495" w:type="dxa"/>
            <w:shd w:val="clear" w:color="auto" w:fill="auto"/>
            <w:noWrap/>
            <w:vAlign w:val="bottom"/>
          </w:tcPr>
          <w:p w14:paraId="44E48A97" w14:textId="5DA49298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2.72e+07</w:t>
            </w:r>
          </w:p>
        </w:tc>
        <w:tc>
          <w:tcPr>
            <w:tcW w:w="1263" w:type="dxa"/>
            <w:shd w:val="clear" w:color="auto" w:fill="auto"/>
            <w:noWrap/>
            <w:vAlign w:val="bottom"/>
          </w:tcPr>
          <w:p w14:paraId="0EA58D43" w14:textId="7BF71486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.</w:t>
            </w: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045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e+08</w:t>
            </w:r>
          </w:p>
        </w:tc>
      </w:tr>
    </w:tbl>
    <w:p w14:paraId="6E1E3788" w14:textId="532BB8F5" w:rsidR="00D4747B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331</w:t>
      </w:r>
    </w:p>
    <w:p w14:paraId="2470CAEC" w14:textId="77777777" w:rsidR="00D06379" w:rsidRDefault="00D06379" w:rsidP="00D06379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1DE44A95" w14:textId="3B1B614E" w:rsidR="00D06379" w:rsidRDefault="00D06379" w:rsidP="00D0637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D06379" w:rsidRPr="00AE791D" w14:paraId="0D383321" w14:textId="77777777" w:rsidTr="00E95CB4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A0DF5F7" w14:textId="77777777" w:rsidR="00D06379" w:rsidRPr="00AE791D" w:rsidRDefault="00D06379" w:rsidP="00E95CB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0.139532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4A1FBA4" w14:textId="77777777" w:rsidR="00D06379" w:rsidRPr="004E5AFB" w:rsidRDefault="00D06379" w:rsidP="00E95CB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598495533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53FA689" w14:textId="77777777" w:rsidR="00D06379" w:rsidRPr="00AE791D" w:rsidRDefault="00D06379" w:rsidP="00E95C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= 1.889e-08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5E49515" w14:textId="77777777" w:rsidR="00D06379" w:rsidRPr="00AE791D" w:rsidRDefault="00D06379" w:rsidP="00E95CB4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D06379" w:rsidRPr="00AE791D" w14:paraId="473417AC" w14:textId="77777777" w:rsidTr="00E95CB4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00E2D10" w14:textId="77777777" w:rsidR="00D06379" w:rsidRPr="008970A6" w:rsidRDefault="00D06379" w:rsidP="00E95CB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0.1444416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AE3A1DD" w14:textId="77777777" w:rsidR="00D06379" w:rsidRPr="0081563A" w:rsidRDefault="00D06379" w:rsidP="00E95CB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1563A">
              <w:rPr>
                <w:rFonts w:ascii="Lucida Console" w:hAnsi="Lucida Console"/>
                <w:color w:val="000000"/>
                <w:bdr w:val="none" w:sz="0" w:space="0" w:color="auto" w:frame="1"/>
              </w:rPr>
              <w:t>569939844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9C5A070" w14:textId="77777777" w:rsidR="00D06379" w:rsidRPr="004E5AFB" w:rsidRDefault="00D06379" w:rsidP="00E95CB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=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7.473e-09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DA8939E" w14:textId="77777777" w:rsidR="00D06379" w:rsidRPr="00AE791D" w:rsidRDefault="00D06379" w:rsidP="00E95CB4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21463E" w14:textId="22B401FA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CF5EA97" w14:textId="37E961F9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EFD7CD8" w14:textId="75E6AE07" w:rsidR="0019172E" w:rsidRPr="00C33D60" w:rsidRDefault="0019172E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director_movies_cnt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3C3243A4" w14:textId="2ED35FDA" w:rsidR="0019172E" w:rsidRPr="00C33D60" w:rsidDel="0054156B" w:rsidRDefault="0019172E" w:rsidP="00C33D60">
      <w:pPr>
        <w:bidi/>
        <w:spacing w:line="276" w:lineRule="auto"/>
        <w:rPr>
          <w:del w:id="3788" w:author="Dalit Roth" w:date="2020-10-19T15:06:00Z"/>
          <w:rFonts w:asciiTheme="minorBidi" w:hAnsiTheme="minorBidi" w:cstheme="minorBidi"/>
          <w:u w:val="single"/>
          <w:rtl/>
        </w:rPr>
      </w:pPr>
    </w:p>
    <w:p w14:paraId="5A4F9D67" w14:textId="46B41851" w:rsidR="002D54C6" w:rsidRPr="00237CAB" w:rsidDel="0054156B" w:rsidRDefault="002D54C6" w:rsidP="002D54C6">
      <w:pPr>
        <w:bidi/>
        <w:ind w:left="26"/>
        <w:rPr>
          <w:del w:id="3789" w:author="Dalit Roth" w:date="2020-10-19T15:06:00Z"/>
          <w:rtl/>
        </w:rPr>
      </w:pPr>
      <w:del w:id="3790" w:author="Dalit Roth" w:date="2020-10-19T15:06:00Z">
        <w:r w:rsidRPr="00237CAB" w:rsidDel="0054156B">
          <w:rPr>
            <w:rFonts w:hint="cs"/>
            <w:rtl/>
          </w:rPr>
          <w:delText>הסבר:</w:delText>
        </w:r>
        <w:r w:rsidRPr="002D54C6" w:rsidDel="0054156B">
          <w:rPr>
            <w:rFonts w:hint="cs"/>
            <w:b/>
            <w:bCs/>
            <w:u w:val="single"/>
            <w:rtl/>
          </w:rPr>
          <w:delText xml:space="preserve"> </w:delText>
        </w:r>
        <w:r w:rsidDel="0054156B">
          <w:rPr>
            <w:rFonts w:hint="cs"/>
            <w:rtl/>
          </w:rPr>
          <w:delText xml:space="preserve">מספר סרטים שבויימו ע"י אותו במאי בעבר. </w:delText>
        </w:r>
      </w:del>
    </w:p>
    <w:p w14:paraId="3B5651CF" w14:textId="0895D1DD" w:rsidR="002D54C6" w:rsidRPr="002D54C6" w:rsidDel="0054156B" w:rsidRDefault="002D54C6" w:rsidP="002D54C6">
      <w:pPr>
        <w:bidi/>
        <w:ind w:left="26"/>
        <w:rPr>
          <w:del w:id="3791" w:author="Dalit Roth" w:date="2020-10-19T15:06:00Z"/>
          <w:rFonts w:asciiTheme="minorBidi" w:hAnsiTheme="minorBidi"/>
          <w:rtl/>
        </w:rPr>
      </w:pPr>
      <w:del w:id="3792" w:author="Dalit Roth" w:date="2020-10-19T15:06:00Z">
        <w:r w:rsidRPr="002D54C6" w:rsidDel="0054156B">
          <w:rPr>
            <w:rFonts w:asciiTheme="minorBidi" w:hAnsiTheme="minorBidi" w:hint="cs"/>
            <w:rtl/>
          </w:rPr>
          <w:delText>ערכים קיימים: 7,375</w:delText>
        </w:r>
      </w:del>
    </w:p>
    <w:p w14:paraId="798D406C" w14:textId="0FDFCF39" w:rsidR="002D54C6" w:rsidDel="0054156B" w:rsidRDefault="002D54C6" w:rsidP="002D54C6">
      <w:pPr>
        <w:bidi/>
        <w:ind w:left="26"/>
        <w:rPr>
          <w:del w:id="3793" w:author="Dalit Roth" w:date="2020-10-19T15:06:00Z"/>
          <w:rFonts w:asciiTheme="minorBidi" w:hAnsiTheme="minorBidi"/>
          <w:rtl/>
        </w:rPr>
      </w:pPr>
      <w:del w:id="3794" w:author="Dalit Roth" w:date="2020-10-19T15:06:00Z">
        <w:r w:rsidRPr="002D54C6" w:rsidDel="0054156B">
          <w:rPr>
            <w:rFonts w:asciiTheme="minorBidi" w:hAnsiTheme="minorBidi" w:hint="cs"/>
            <w:rtl/>
          </w:rPr>
          <w:delText>ערכים חסרים: אין</w:delText>
        </w:r>
      </w:del>
    </w:p>
    <w:p w14:paraId="35A124ED" w14:textId="181D6DE4" w:rsidR="002D54C6" w:rsidDel="0054156B" w:rsidRDefault="002D54C6" w:rsidP="002D54C6">
      <w:pPr>
        <w:bidi/>
        <w:ind w:left="26"/>
        <w:rPr>
          <w:del w:id="3795" w:author="Dalit Roth" w:date="2020-10-19T15:06:00Z"/>
          <w:rFonts w:asciiTheme="minorBidi" w:hAnsiTheme="minorBidi"/>
          <w:rtl/>
        </w:rPr>
      </w:pPr>
    </w:p>
    <w:tbl>
      <w:tblPr>
        <w:tblpPr w:leftFromText="180" w:rightFromText="180" w:vertAnchor="text" w:horzAnchor="margin" w:tblpY="601"/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:rsidDel="0054156B" w14:paraId="1B3407F4" w14:textId="1744C408" w:rsidTr="002D54C6">
        <w:trPr>
          <w:trHeight w:val="260"/>
          <w:del w:id="3796" w:author="Dalit Roth" w:date="2020-10-19T15:06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9E18CC" w14:textId="6A78EA96" w:rsidR="002D54C6" w:rsidRPr="00732154" w:rsidDel="0054156B" w:rsidRDefault="002D54C6" w:rsidP="002D54C6">
            <w:pPr>
              <w:jc w:val="center"/>
              <w:rPr>
                <w:del w:id="3797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798" w:author="Dalit Roth" w:date="2020-10-19T15:06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2A2A3F" w14:textId="2AA29AD6" w:rsidR="002D54C6" w:rsidRPr="00732154" w:rsidDel="0054156B" w:rsidRDefault="002D54C6" w:rsidP="002D54C6">
            <w:pPr>
              <w:jc w:val="center"/>
              <w:rPr>
                <w:del w:id="3799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800" w:author="Dalit Roth" w:date="2020-10-19T15:06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A36817" w14:textId="0C833F0B" w:rsidR="002D54C6" w:rsidRPr="00732154" w:rsidDel="0054156B" w:rsidRDefault="002D54C6" w:rsidP="002D54C6">
            <w:pPr>
              <w:jc w:val="center"/>
              <w:rPr>
                <w:del w:id="3801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802" w:author="Dalit Roth" w:date="2020-10-19T15:06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DCEC7C" w14:textId="4A6E1BE1" w:rsidR="002D54C6" w:rsidRPr="00732154" w:rsidDel="0054156B" w:rsidRDefault="002D54C6" w:rsidP="002D54C6">
            <w:pPr>
              <w:jc w:val="center"/>
              <w:rPr>
                <w:del w:id="3803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804" w:author="Dalit Roth" w:date="2020-10-19T15:06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F691862" w14:textId="433B07D8" w:rsidR="002D54C6" w:rsidRPr="00732154" w:rsidDel="0054156B" w:rsidRDefault="002D54C6" w:rsidP="002D54C6">
            <w:pPr>
              <w:jc w:val="center"/>
              <w:rPr>
                <w:del w:id="3805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806" w:author="Dalit Roth" w:date="2020-10-19T15:06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D91814" w14:textId="4731412E" w:rsidR="002D54C6" w:rsidRPr="00732154" w:rsidDel="0054156B" w:rsidRDefault="002D54C6" w:rsidP="002D54C6">
            <w:pPr>
              <w:jc w:val="center"/>
              <w:rPr>
                <w:del w:id="3807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808" w:author="Dalit Roth" w:date="2020-10-19T15:06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7DA51D" w14:textId="23FF614E" w:rsidR="002D54C6" w:rsidRPr="00732154" w:rsidDel="0054156B" w:rsidRDefault="002D54C6" w:rsidP="002D54C6">
            <w:pPr>
              <w:jc w:val="center"/>
              <w:rPr>
                <w:del w:id="3809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3810" w:author="Dalit Roth" w:date="2020-10-19T15:06:00Z">
              <w:r w:rsidRPr="00732154" w:rsidDel="0054156B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2D54C6" w:rsidRPr="00732154" w:rsidDel="0054156B" w14:paraId="1F3D79CC" w14:textId="051ADD12" w:rsidTr="002D54C6">
        <w:trPr>
          <w:trHeight w:val="290"/>
          <w:del w:id="3811" w:author="Dalit Roth" w:date="2020-10-19T15:06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DAE2" w14:textId="45E6C8CC" w:rsidR="002D54C6" w:rsidRPr="00532138" w:rsidDel="0054156B" w:rsidRDefault="002D54C6" w:rsidP="002D54C6">
            <w:pPr>
              <w:jc w:val="center"/>
              <w:rPr>
                <w:del w:id="3812" w:author="Dalit Roth" w:date="2020-10-19T15:06:00Z"/>
                <w:rFonts w:ascii="Calibri" w:hAnsi="Calibri" w:cs="Calibri"/>
                <w:color w:val="000000"/>
              </w:rPr>
            </w:pPr>
            <w:del w:id="3813" w:author="Dalit Roth" w:date="2020-10-19T15:06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CF44" w14:textId="695AAFF0" w:rsidR="002D54C6" w:rsidRPr="00732154" w:rsidDel="0054156B" w:rsidRDefault="002D54C6" w:rsidP="002D54C6">
            <w:pPr>
              <w:jc w:val="center"/>
              <w:rPr>
                <w:del w:id="3814" w:author="Dalit Roth" w:date="2020-10-19T15:06:00Z"/>
                <w:rFonts w:ascii="Calibri" w:hAnsi="Calibri" w:cs="Calibri"/>
                <w:color w:val="000000"/>
              </w:rPr>
            </w:pPr>
            <w:del w:id="3815" w:author="Dalit Roth" w:date="2020-10-19T15:06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29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4244" w14:textId="78588526" w:rsidR="002D54C6" w:rsidRPr="00732154" w:rsidDel="0054156B" w:rsidRDefault="002D54C6" w:rsidP="002D54C6">
            <w:pPr>
              <w:jc w:val="center"/>
              <w:rPr>
                <w:del w:id="3816" w:author="Dalit Roth" w:date="2020-10-19T15:06:00Z"/>
                <w:rFonts w:ascii="Calibri" w:hAnsi="Calibri" w:cs="Calibri"/>
                <w:color w:val="000000"/>
              </w:rPr>
            </w:pPr>
            <w:del w:id="3817" w:author="Dalit Roth" w:date="2020-10-19T15:06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1.952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E705" w14:textId="4AC14C5E" w:rsidR="002D54C6" w:rsidRPr="00732154" w:rsidDel="0054156B" w:rsidRDefault="002D54C6" w:rsidP="002D54C6">
            <w:pPr>
              <w:jc w:val="center"/>
              <w:rPr>
                <w:del w:id="3818" w:author="Dalit Roth" w:date="2020-10-19T15:06:00Z"/>
                <w:rFonts w:ascii="Calibri" w:hAnsi="Calibri" w:cs="Calibri"/>
                <w:color w:val="000000"/>
              </w:rPr>
            </w:pPr>
            <w:del w:id="3819" w:author="Dalit Roth" w:date="2020-10-19T15:06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1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8D1F" w14:textId="0CC3CCB1" w:rsidR="002D54C6" w:rsidRPr="00732154" w:rsidDel="0054156B" w:rsidRDefault="002D54C6" w:rsidP="002D54C6">
            <w:pPr>
              <w:jc w:val="center"/>
              <w:rPr>
                <w:del w:id="3820" w:author="Dalit Roth" w:date="2020-10-19T15:06:00Z"/>
                <w:rFonts w:ascii="Calibri" w:hAnsi="Calibri" w:cs="Calibri"/>
                <w:color w:val="000000"/>
              </w:rPr>
            </w:pPr>
            <w:del w:id="3821" w:author="Dalit Roth" w:date="2020-10-19T15:06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3.154</w:delText>
              </w:r>
            </w:del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C418" w14:textId="126582E6" w:rsidR="002D54C6" w:rsidRPr="00732154" w:rsidDel="0054156B" w:rsidRDefault="002D54C6" w:rsidP="002D54C6">
            <w:pPr>
              <w:jc w:val="center"/>
              <w:rPr>
                <w:del w:id="3822" w:author="Dalit Roth" w:date="2020-10-19T15:06:00Z"/>
                <w:rFonts w:ascii="Calibri" w:hAnsi="Calibri" w:cs="Calibri"/>
                <w:color w:val="000000"/>
              </w:rPr>
            </w:pPr>
            <w:del w:id="3823" w:author="Dalit Roth" w:date="2020-10-19T15:06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87A6C" w14:textId="5DCC63BB" w:rsidR="002D54C6" w:rsidRPr="00732154" w:rsidDel="0054156B" w:rsidRDefault="002D54C6" w:rsidP="002D54C6">
            <w:pPr>
              <w:jc w:val="center"/>
              <w:rPr>
                <w:del w:id="3824" w:author="Dalit Roth" w:date="2020-10-19T15:06:00Z"/>
                <w:rFonts w:ascii="Calibri" w:hAnsi="Calibri" w:cs="Calibri"/>
                <w:color w:val="000000"/>
              </w:rPr>
            </w:pPr>
            <w:del w:id="3825" w:author="Dalit Roth" w:date="2020-10-19T15:06:00Z">
              <w:r w:rsidDel="0054156B">
                <w:rPr>
                  <w:rFonts w:ascii="Arial" w:hAnsi="Arial" w:cs="Arial"/>
                  <w:color w:val="000000"/>
                  <w:sz w:val="20"/>
                  <w:szCs w:val="20"/>
                </w:rPr>
                <w:delText>3</w:delText>
              </w:r>
            </w:del>
          </w:p>
        </w:tc>
      </w:tr>
    </w:tbl>
    <w:p w14:paraId="1F2CDB96" w14:textId="49BA6E93" w:rsidR="002D54C6" w:rsidDel="0054156B" w:rsidRDefault="002D54C6" w:rsidP="002D54C6">
      <w:pPr>
        <w:bidi/>
        <w:rPr>
          <w:del w:id="3826" w:author="Dalit Roth" w:date="2020-10-19T15:06:00Z"/>
          <w:rFonts w:asciiTheme="minorBidi" w:hAnsiTheme="minorBidi"/>
          <w:rtl/>
        </w:rPr>
      </w:pPr>
      <w:del w:id="3827" w:author="Dalit Roth" w:date="2020-10-19T15:06:00Z">
        <w:r w:rsidDel="0054156B">
          <w:rPr>
            <w:rFonts w:asciiTheme="minorBidi" w:hAnsiTheme="minorBidi" w:hint="cs"/>
            <w:rtl/>
          </w:rPr>
          <w:delText>מדדי פיזור:</w:delText>
        </w:r>
      </w:del>
    </w:p>
    <w:p w14:paraId="6D51FECC" w14:textId="1030DB4A" w:rsidR="002D54C6" w:rsidDel="0054156B" w:rsidRDefault="002D54C6" w:rsidP="002D54C6">
      <w:pPr>
        <w:bidi/>
        <w:rPr>
          <w:del w:id="3828" w:author="Dalit Roth" w:date="2020-10-19T15:06:00Z"/>
          <w:rFonts w:asciiTheme="minorBidi" w:hAnsiTheme="minorBidi"/>
          <w:rtl/>
        </w:rPr>
      </w:pPr>
    </w:p>
    <w:p w14:paraId="4ED3B72F" w14:textId="3D597036" w:rsidR="002D54C6" w:rsidDel="0054156B" w:rsidRDefault="002D54C6" w:rsidP="002D54C6">
      <w:pPr>
        <w:bidi/>
        <w:rPr>
          <w:del w:id="3829" w:author="Dalit Roth" w:date="2020-10-19T15:06:00Z"/>
          <w:rFonts w:asciiTheme="minorBidi" w:hAnsiTheme="minorBidi"/>
          <w:b/>
          <w:bCs/>
          <w:highlight w:val="yellow"/>
          <w:rtl/>
        </w:rPr>
      </w:pPr>
    </w:p>
    <w:p w14:paraId="7DA8C5BA" w14:textId="085ADE5B" w:rsidR="002D54C6" w:rsidDel="0054156B" w:rsidRDefault="002D54C6" w:rsidP="002D54C6">
      <w:pPr>
        <w:bidi/>
        <w:rPr>
          <w:del w:id="3830" w:author="Dalit Roth" w:date="2020-10-19T15:06:00Z"/>
          <w:rFonts w:asciiTheme="minorBidi" w:hAnsiTheme="minorBidi"/>
          <w:rtl/>
        </w:rPr>
      </w:pPr>
      <w:del w:id="3831" w:author="Dalit Roth" w:date="2020-10-19T15:06:00Z">
        <w:r w:rsidRPr="00237CAB" w:rsidDel="0054156B">
          <w:rPr>
            <w:rFonts w:asciiTheme="minorBidi" w:hAnsiTheme="minorBidi" w:hint="cs"/>
            <w:b/>
            <w:bCs/>
            <w:highlight w:val="yellow"/>
            <w:rtl/>
          </w:rPr>
          <w:delText>כמות ערכים חריגים</w:delText>
        </w:r>
        <w:r w:rsidDel="0054156B">
          <w:rPr>
            <w:rFonts w:asciiTheme="minorBidi" w:hAnsiTheme="minorBidi" w:hint="cs"/>
            <w:rtl/>
          </w:rPr>
          <w:delText xml:space="preserve">: 22. מ6 ומעלה יש ערכים בודדים בכל רמה (סרטים שבויומו על ידי אותו במאי). </w:delText>
        </w:r>
      </w:del>
    </w:p>
    <w:p w14:paraId="4EB666E2" w14:textId="5A39CA9E" w:rsidR="002D54C6" w:rsidDel="0054156B" w:rsidRDefault="002D54C6" w:rsidP="002D54C6">
      <w:pPr>
        <w:bidi/>
        <w:rPr>
          <w:del w:id="3832" w:author="Dalit Roth" w:date="2020-10-19T15:06:00Z"/>
          <w:rFonts w:asciiTheme="minorBidi" w:hAnsiTheme="minorBidi"/>
          <w:rtl/>
        </w:rPr>
      </w:pPr>
      <w:del w:id="3833" w:author="Dalit Roth" w:date="2020-10-19T15:06:00Z">
        <w:r w:rsidRPr="00237CAB" w:rsidDel="0054156B">
          <w:rPr>
            <w:rFonts w:asciiTheme="minorBidi" w:hAnsiTheme="minorBidi" w:hint="cs"/>
            <w:b/>
            <w:bCs/>
            <w:rtl/>
          </w:rPr>
          <w:delText>תצוגה גרפית</w:delText>
        </w:r>
        <w:r w:rsidDel="0054156B">
          <w:rPr>
            <w:rFonts w:asciiTheme="minorBidi" w:hAnsiTheme="minorBidi" w:hint="cs"/>
            <w:rtl/>
          </w:rPr>
          <w:delText>:</w:delText>
        </w:r>
        <w:r w:rsidRPr="00532138" w:rsidDel="0054156B">
          <w:rPr>
            <w:rFonts w:asciiTheme="minorBidi" w:hAnsiTheme="minorBidi" w:hint="cs"/>
            <w:rtl/>
          </w:rPr>
          <w:delText xml:space="preserve"> </w:delText>
        </w:r>
        <w:r w:rsidDel="0054156B">
          <w:rPr>
            <w:rFonts w:asciiTheme="minorBidi" w:hAnsiTheme="minorBidi" w:hint="cs"/>
            <w:rtl/>
          </w:rPr>
          <w:delText xml:space="preserve"> התפלגות </w:delText>
        </w:r>
        <w:r w:rsidRPr="00BD6081" w:rsidDel="0054156B">
          <w:rPr>
            <w:rFonts w:asciiTheme="minorBidi" w:hAnsiTheme="minorBidi"/>
          </w:rPr>
          <w:delText xml:space="preserve"> </w:delText>
        </w:r>
        <w:r w:rsidDel="0054156B">
          <w:rPr>
            <w:rFonts w:asciiTheme="minorBidi" w:hAnsiTheme="minorBidi"/>
          </w:rPr>
          <w:delText>right tail</w:delText>
        </w:r>
        <w:r w:rsidDel="0054156B">
          <w:rPr>
            <w:rFonts w:asciiTheme="minorBidi" w:hAnsiTheme="minorBidi" w:hint="cs"/>
            <w:rtl/>
          </w:rPr>
          <w:delText xml:space="preserve"> (אקספוננציאלית? ) עם שכיחות גבוהה מאד סביבות הערך 1 בעוד ירידה תלולה בשכיחות האירועים עם עליה  במספרים.</w:delText>
        </w:r>
        <w:r w:rsidDel="0054156B">
          <w:rPr>
            <w:rFonts w:asciiTheme="minorBidi" w:hAnsiTheme="minorBidi"/>
          </w:rPr>
          <w:delText xml:space="preserve">    </w:delText>
        </w:r>
        <w:r w:rsidDel="0054156B">
          <w:rPr>
            <w:noProof/>
          </w:rPr>
          <mc:AlternateContent>
            <mc:Choice Requires="wps">
              <w:drawing>
                <wp:inline distT="0" distB="0" distL="0" distR="0" wp14:anchorId="361C83FE" wp14:editId="242232C1">
                  <wp:extent cx="302260" cy="302260"/>
                  <wp:effectExtent l="0" t="0" r="0" b="0"/>
                  <wp:docPr id="143" name="Rectangl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E088BDD" id="Rectangle 2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RTJ7JewBAADHAwAADgAAAAAAAAAAAAAAAAAuAgAAZHJzL2Uyb0RvYy54bWxQ&#10;SwECLQAUAAYACAAAACEAAp1VeNkAAAADAQAADwAAAAAAAAAAAAAAAABGBAAAZHJzL2Rvd25yZXYu&#10;eG1sUEsFBgAAAAAEAAQA8wAAAEwFAAAAAA==&#10;" filled="f" stroked="f">
                  <o:lock v:ext="edit" aspectratio="t"/>
                  <w10:wrap anchorx="page"/>
                  <w10:anchorlock/>
                </v:rect>
              </w:pict>
            </mc:Fallback>
          </mc:AlternateContent>
        </w:r>
        <w:r w:rsidRPr="00BD6081" w:rsidDel="0054156B">
          <w:rPr>
            <w:rFonts w:asciiTheme="minorBidi" w:hAnsiTheme="minorBidi"/>
          </w:rPr>
          <w:delText xml:space="preserve"> </w:delText>
        </w:r>
        <w:r w:rsidRPr="00BD6081" w:rsidDel="0054156B">
          <w:delText xml:space="preserve"> </w:delText>
        </w:r>
      </w:del>
    </w:p>
    <w:p w14:paraId="4695BEBF" w14:textId="761EE57D" w:rsidR="002D54C6" w:rsidDel="0054156B" w:rsidRDefault="002D54C6" w:rsidP="002D54C6">
      <w:pPr>
        <w:bidi/>
        <w:rPr>
          <w:del w:id="3834" w:author="Dalit Roth" w:date="2020-10-19T15:06:00Z"/>
          <w:rFonts w:asciiTheme="minorBidi" w:hAnsiTheme="minorBidi"/>
          <w:rtl/>
        </w:rPr>
      </w:pPr>
    </w:p>
    <w:p w14:paraId="3B426214" w14:textId="5CBBAB88" w:rsidR="002D54C6" w:rsidDel="0054156B" w:rsidRDefault="002D54C6" w:rsidP="002D54C6">
      <w:pPr>
        <w:bidi/>
        <w:ind w:left="26"/>
        <w:rPr>
          <w:del w:id="3835" w:author="Dalit Roth" w:date="2020-10-19T15:06:00Z"/>
          <w:rFonts w:asciiTheme="minorBidi" w:hAnsiTheme="minorBidi"/>
          <w:rtl/>
        </w:rPr>
      </w:pPr>
      <w:del w:id="3836" w:author="Dalit Roth" w:date="2020-10-19T15:06:00Z">
        <w:r w:rsidRPr="00237CAB" w:rsidDel="0054156B">
          <w:rPr>
            <w:rFonts w:cs="Arial" w:hint="cs"/>
            <w:b/>
            <w:bCs/>
            <w:noProof/>
            <w:rtl/>
          </w:rPr>
          <w:drawing>
            <wp:anchor distT="0" distB="0" distL="114300" distR="114300" simplePos="0" relativeHeight="251590144" behindDoc="0" locked="0" layoutInCell="1" allowOverlap="1" wp14:anchorId="6EC34DEA" wp14:editId="4F01DDE5">
              <wp:simplePos x="0" y="0"/>
              <wp:positionH relativeFrom="margin">
                <wp:posOffset>23811</wp:posOffset>
              </wp:positionH>
              <wp:positionV relativeFrom="margin">
                <wp:posOffset>2780466</wp:posOffset>
              </wp:positionV>
              <wp:extent cx="1654175" cy="1830070"/>
              <wp:effectExtent l="0" t="0" r="3175" b="0"/>
              <wp:wrapSquare wrapText="bothSides"/>
              <wp:docPr id="144" name="תמונה 1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6307" b="43970"/>
                      <a:stretch/>
                    </pic:blipFill>
                    <pic:spPr bwMode="auto">
                      <a:xfrm>
                        <a:off x="0" y="0"/>
                        <a:ext cx="1654175" cy="1830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</w:p>
    <w:p w14:paraId="717904DE" w14:textId="182D5F3B" w:rsidR="002D54C6" w:rsidDel="0054156B" w:rsidRDefault="002D54C6" w:rsidP="002D54C6">
      <w:pPr>
        <w:bidi/>
        <w:ind w:left="26"/>
        <w:rPr>
          <w:del w:id="3837" w:author="Dalit Roth" w:date="2020-10-19T15:06:00Z"/>
          <w:rFonts w:asciiTheme="minorBidi" w:hAnsiTheme="minorBidi"/>
          <w:rtl/>
        </w:rPr>
      </w:pPr>
      <w:del w:id="3838" w:author="Dalit Roth" w:date="2020-10-19T15:06:00Z">
        <w:r w:rsidRPr="00237CAB" w:rsidDel="0054156B">
          <w:rPr>
            <w:b/>
            <w:bCs/>
            <w:noProof/>
          </w:rPr>
          <w:drawing>
            <wp:anchor distT="0" distB="0" distL="114300" distR="114300" simplePos="0" relativeHeight="251586048" behindDoc="0" locked="0" layoutInCell="1" allowOverlap="1" wp14:anchorId="79C38CA2" wp14:editId="15AA7FFC">
              <wp:simplePos x="0" y="0"/>
              <wp:positionH relativeFrom="margin">
                <wp:align>center</wp:align>
              </wp:positionH>
              <wp:positionV relativeFrom="margin">
                <wp:posOffset>2895600</wp:posOffset>
              </wp:positionV>
              <wp:extent cx="1759585" cy="1759585"/>
              <wp:effectExtent l="0" t="0" r="0" b="0"/>
              <wp:wrapSquare wrapText="bothSides"/>
              <wp:docPr id="59" name="תמונה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"/>
                      <pic:cNvPicPr>
                        <a:picLocks noChangeAspect="1" noChangeArrowheads="1"/>
                      </pic:cNvPicPr>
                    </pic:nvPicPr>
                    <pic:blipFill>
                      <a:blip r:embed="rId19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59585" cy="1759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Del="0054156B">
          <w:rPr>
            <w:noProof/>
          </w:rPr>
          <w:drawing>
            <wp:anchor distT="0" distB="0" distL="114300" distR="114300" simplePos="0" relativeHeight="251595264" behindDoc="0" locked="0" layoutInCell="1" allowOverlap="1" wp14:anchorId="4E8EC7ED" wp14:editId="48FCA3FD">
              <wp:simplePos x="0" y="0"/>
              <wp:positionH relativeFrom="margin">
                <wp:posOffset>3619335</wp:posOffset>
              </wp:positionH>
              <wp:positionV relativeFrom="margin">
                <wp:posOffset>2908748</wp:posOffset>
              </wp:positionV>
              <wp:extent cx="1659255" cy="1659255"/>
              <wp:effectExtent l="0" t="0" r="0" b="0"/>
              <wp:wrapSquare wrapText="bothSides"/>
              <wp:docPr id="145" name="תמונה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2"/>
                      <pic:cNvPicPr>
                        <a:picLocks noChangeAspect="1" noChangeArrowheads="1"/>
                      </pic:cNvPicPr>
                    </pic:nvPicPr>
                    <pic:blipFill>
                      <a:blip r:embed="rId19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59255" cy="1659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del>
    </w:p>
    <w:p w14:paraId="41188277" w14:textId="1FAB2A9C" w:rsidR="002D54C6" w:rsidDel="0054156B" w:rsidRDefault="002D54C6" w:rsidP="002D54C6">
      <w:pPr>
        <w:bidi/>
        <w:ind w:left="26"/>
        <w:rPr>
          <w:del w:id="3839" w:author="Dalit Roth" w:date="2020-10-19T15:06:00Z"/>
          <w:rFonts w:asciiTheme="minorBidi" w:hAnsiTheme="minorBidi"/>
          <w:rtl/>
        </w:rPr>
      </w:pPr>
    </w:p>
    <w:p w14:paraId="354D4A60" w14:textId="048E63CA" w:rsidR="002D54C6" w:rsidDel="0054156B" w:rsidRDefault="002D54C6" w:rsidP="002D54C6">
      <w:pPr>
        <w:bidi/>
        <w:ind w:left="26"/>
        <w:rPr>
          <w:del w:id="3840" w:author="Dalit Roth" w:date="2020-10-19T15:06:00Z"/>
          <w:rFonts w:asciiTheme="minorBidi" w:hAnsiTheme="minorBidi"/>
          <w:rtl/>
        </w:rPr>
      </w:pPr>
    </w:p>
    <w:p w14:paraId="1E040721" w14:textId="6596E9F0" w:rsidR="002D54C6" w:rsidDel="0054156B" w:rsidRDefault="002D54C6" w:rsidP="002D54C6">
      <w:pPr>
        <w:bidi/>
        <w:ind w:left="26"/>
        <w:rPr>
          <w:del w:id="3841" w:author="Dalit Roth" w:date="2020-10-19T15:06:00Z"/>
          <w:rFonts w:asciiTheme="minorBidi" w:hAnsiTheme="minorBidi"/>
          <w:rtl/>
        </w:rPr>
      </w:pPr>
    </w:p>
    <w:p w14:paraId="43E1A9BF" w14:textId="77777777" w:rsidR="007F2F29" w:rsidRPr="00237CAB" w:rsidRDefault="007F2F29" w:rsidP="007F2F29">
      <w:pPr>
        <w:bidi/>
        <w:ind w:left="26"/>
        <w:rPr>
          <w:ins w:id="3842" w:author="Dalit Roth" w:date="2020-10-19T15:06:00Z"/>
          <w:rtl/>
        </w:rPr>
      </w:pPr>
      <w:ins w:id="3843" w:author="Dalit Roth" w:date="2020-10-19T15:06:00Z">
        <w:r w:rsidRPr="00237CAB">
          <w:rPr>
            <w:rFonts w:hint="cs"/>
            <w:rtl/>
          </w:rPr>
          <w:t>הסבר:</w:t>
        </w:r>
        <w:r w:rsidRPr="002D54C6">
          <w:rPr>
            <w:rFonts w:hint="cs"/>
            <w:b/>
            <w:bCs/>
            <w:u w:val="single"/>
            <w:rtl/>
          </w:rPr>
          <w:t xml:space="preserve"> </w:t>
        </w:r>
        <w:r>
          <w:rPr>
            <w:rFonts w:hint="cs"/>
            <w:rtl/>
          </w:rPr>
          <w:t xml:space="preserve">מספר סרטים </w:t>
        </w:r>
        <w:proofErr w:type="spellStart"/>
        <w:r>
          <w:rPr>
            <w:rFonts w:hint="cs"/>
            <w:rtl/>
          </w:rPr>
          <w:t>שבויימו</w:t>
        </w:r>
        <w:proofErr w:type="spellEnd"/>
        <w:r>
          <w:rPr>
            <w:rFonts w:hint="cs"/>
            <w:rtl/>
          </w:rPr>
          <w:t xml:space="preserve"> ע"י אותו במאי בעבר. </w:t>
        </w:r>
      </w:ins>
    </w:p>
    <w:p w14:paraId="4339CF77" w14:textId="77777777" w:rsidR="007F2F29" w:rsidRPr="002D54C6" w:rsidRDefault="007F2F29" w:rsidP="007F2F29">
      <w:pPr>
        <w:bidi/>
        <w:ind w:left="26"/>
        <w:rPr>
          <w:ins w:id="3844" w:author="Dalit Roth" w:date="2020-10-19T15:06:00Z"/>
          <w:rFonts w:asciiTheme="minorBidi" w:hAnsiTheme="minorBidi"/>
          <w:rtl/>
        </w:rPr>
      </w:pPr>
      <w:ins w:id="3845" w:author="Dalit Roth" w:date="2020-10-19T15:06:00Z">
        <w:r w:rsidRPr="002D54C6">
          <w:rPr>
            <w:rFonts w:asciiTheme="minorBidi" w:hAnsiTheme="minorBidi" w:hint="cs"/>
            <w:rtl/>
          </w:rPr>
          <w:t>ערכים קיימים: 7,375</w:t>
        </w:r>
      </w:ins>
    </w:p>
    <w:p w14:paraId="1BD8E239" w14:textId="77777777" w:rsidR="007F2F29" w:rsidRDefault="007F2F29" w:rsidP="007F2F29">
      <w:pPr>
        <w:bidi/>
        <w:ind w:left="26"/>
        <w:rPr>
          <w:ins w:id="3846" w:author="Dalit Roth" w:date="2020-10-19T15:06:00Z"/>
          <w:rFonts w:asciiTheme="minorBidi" w:hAnsiTheme="minorBidi"/>
          <w:rtl/>
        </w:rPr>
      </w:pPr>
      <w:ins w:id="3847" w:author="Dalit Roth" w:date="2020-10-19T15:06:00Z">
        <w:r w:rsidRPr="002D54C6">
          <w:rPr>
            <w:rFonts w:asciiTheme="minorBidi" w:hAnsiTheme="minorBidi" w:hint="cs"/>
            <w:rtl/>
          </w:rPr>
          <w:t>ערכים חסרים: אין</w:t>
        </w:r>
      </w:ins>
    </w:p>
    <w:p w14:paraId="6A6B5DF3" w14:textId="77777777" w:rsidR="007F2F29" w:rsidRDefault="007F2F29" w:rsidP="007F2F29">
      <w:pPr>
        <w:bidi/>
        <w:rPr>
          <w:ins w:id="3848" w:author="Dalit Roth" w:date="2020-10-19T15:06:00Z"/>
          <w:rFonts w:asciiTheme="minorBidi" w:hAnsiTheme="minorBidi"/>
          <w:rtl/>
        </w:rPr>
      </w:pPr>
    </w:p>
    <w:tbl>
      <w:tblPr>
        <w:tblpPr w:leftFromText="180" w:rightFromText="180" w:vertAnchor="text" w:horzAnchor="margin" w:tblpY="601"/>
        <w:tblW w:w="0" w:type="auto"/>
        <w:tblLook w:val="04A0" w:firstRow="1" w:lastRow="0" w:firstColumn="1" w:lastColumn="0" w:noHBand="0" w:noVBand="1"/>
      </w:tblPr>
      <w:tblGrid>
        <w:gridCol w:w="561"/>
        <w:gridCol w:w="606"/>
        <w:gridCol w:w="728"/>
        <w:gridCol w:w="905"/>
        <w:gridCol w:w="906"/>
        <w:gridCol w:w="1150"/>
        <w:gridCol w:w="1150"/>
        <w:gridCol w:w="2013"/>
      </w:tblGrid>
      <w:tr w:rsidR="007F2F29" w:rsidRPr="00732154" w14:paraId="0E45CC3C" w14:textId="77777777" w:rsidTr="00E91B4A">
        <w:trPr>
          <w:trHeight w:val="260"/>
          <w:ins w:id="3849" w:author="Dalit Roth" w:date="2020-10-19T15:06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4002ACA" w14:textId="77777777" w:rsidR="007F2F29" w:rsidRPr="00732154" w:rsidRDefault="007F2F29" w:rsidP="00E91B4A">
            <w:pPr>
              <w:jc w:val="center"/>
              <w:rPr>
                <w:ins w:id="3850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851" w:author="Dalit Roth" w:date="2020-10-19T15:06:00Z">
              <w:r w:rsidRPr="00732154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76565C" w14:textId="77777777" w:rsidR="007F2F29" w:rsidRPr="00732154" w:rsidRDefault="007F2F29" w:rsidP="00E91B4A">
            <w:pPr>
              <w:jc w:val="center"/>
              <w:rPr>
                <w:ins w:id="3852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853" w:author="Dalit Roth" w:date="2020-10-19T15:06:00Z">
              <w:r w:rsidRPr="00732154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DBCC22" w14:textId="77777777" w:rsidR="007F2F29" w:rsidRPr="00732154" w:rsidRDefault="007F2F29" w:rsidP="00E91B4A">
            <w:pPr>
              <w:jc w:val="center"/>
              <w:rPr>
                <w:ins w:id="3854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855" w:author="Dalit Roth" w:date="2020-10-19T15:06:00Z">
              <w:r w:rsidRPr="00732154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632FD7C" w14:textId="77777777" w:rsidR="007F2F29" w:rsidRPr="00732154" w:rsidRDefault="007F2F29" w:rsidP="00E91B4A">
            <w:pPr>
              <w:jc w:val="center"/>
              <w:rPr>
                <w:ins w:id="3856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857" w:author="Dalit Roth" w:date="2020-10-19T15:06:00Z">
              <w:r w:rsidRPr="00732154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D333C50" w14:textId="77777777" w:rsidR="007F2F29" w:rsidRPr="00732154" w:rsidRDefault="007F2F29" w:rsidP="00E91B4A">
            <w:pPr>
              <w:jc w:val="center"/>
              <w:rPr>
                <w:ins w:id="3858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3859" w:author="Dalit Roth" w:date="2020-10-19T15:06:00Z">
              <w:r w:rsidRPr="00732154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19DA0BB" w14:textId="7594C611" w:rsidR="007F2F29" w:rsidRPr="00732154" w:rsidRDefault="007F2F29" w:rsidP="00E91B4A">
            <w:pPr>
              <w:jc w:val="center"/>
              <w:rPr>
                <w:ins w:id="3860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861" w:author="Dalit Roth" w:date="2020-10-19T15:06:00Z">
              <w:r w:rsidRPr="00732154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2BED57" w14:textId="77777777" w:rsidR="007F2F29" w:rsidRPr="00732154" w:rsidRDefault="007F2F29" w:rsidP="00E91B4A">
            <w:pPr>
              <w:jc w:val="center"/>
              <w:rPr>
                <w:ins w:id="3862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3863" w:author="Dalit Roth" w:date="2020-10-19T15:06:00Z">
              <w:r w:rsidRPr="00732154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1B3D006B" w14:textId="77777777" w:rsidR="007F2F29" w:rsidRPr="00732154" w:rsidRDefault="007F2F29" w:rsidP="00E91B4A">
            <w:pPr>
              <w:jc w:val="center"/>
              <w:rPr>
                <w:ins w:id="3864" w:author="Dalit Roth" w:date="2020-10-19T15:0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7F2F29" w:rsidRPr="00732154" w14:paraId="6B9878EB" w14:textId="77777777" w:rsidTr="00E91B4A">
        <w:trPr>
          <w:trHeight w:val="290"/>
          <w:ins w:id="3865" w:author="Dalit Roth" w:date="2020-10-19T15:06:00Z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D897" w14:textId="77777777" w:rsidR="007F2F29" w:rsidRPr="00532138" w:rsidRDefault="007F2F29" w:rsidP="00E91B4A">
            <w:pPr>
              <w:jc w:val="center"/>
              <w:rPr>
                <w:ins w:id="3866" w:author="Dalit Roth" w:date="2020-10-19T15:06:00Z"/>
                <w:rFonts w:ascii="Calibri" w:hAnsi="Calibri" w:cs="Calibri"/>
                <w:color w:val="000000"/>
              </w:rPr>
            </w:pPr>
            <w:ins w:id="3867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9D493" w14:textId="77777777" w:rsidR="007F2F29" w:rsidRPr="00732154" w:rsidRDefault="007F2F29" w:rsidP="00E91B4A">
            <w:pPr>
              <w:jc w:val="center"/>
              <w:rPr>
                <w:ins w:id="3868" w:author="Dalit Roth" w:date="2020-10-19T15:06:00Z"/>
                <w:rFonts w:ascii="Calibri" w:hAnsi="Calibri" w:cs="Calibri"/>
                <w:color w:val="000000"/>
              </w:rPr>
            </w:pPr>
            <w:ins w:id="3869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29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CDC53" w14:textId="77777777" w:rsidR="007F2F29" w:rsidRPr="00732154" w:rsidRDefault="007F2F29" w:rsidP="00E91B4A">
            <w:pPr>
              <w:jc w:val="center"/>
              <w:rPr>
                <w:ins w:id="3870" w:author="Dalit Roth" w:date="2020-10-19T15:06:00Z"/>
                <w:rFonts w:ascii="Calibri" w:hAnsi="Calibri" w:cs="Calibri"/>
                <w:color w:val="000000"/>
              </w:rPr>
            </w:pPr>
            <w:ins w:id="3871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1.952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D3C95" w14:textId="77777777" w:rsidR="007F2F29" w:rsidRPr="00732154" w:rsidRDefault="007F2F29" w:rsidP="00E91B4A">
            <w:pPr>
              <w:jc w:val="center"/>
              <w:rPr>
                <w:ins w:id="3872" w:author="Dalit Roth" w:date="2020-10-19T15:06:00Z"/>
                <w:rFonts w:ascii="Calibri" w:hAnsi="Calibri" w:cs="Calibri"/>
                <w:color w:val="000000"/>
              </w:rPr>
            </w:pPr>
            <w:ins w:id="3873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A1790" w14:textId="49C1AB02" w:rsidR="007F2F29" w:rsidRPr="00732154" w:rsidRDefault="007F2F29" w:rsidP="00E91B4A">
            <w:pPr>
              <w:jc w:val="center"/>
              <w:rPr>
                <w:ins w:id="3874" w:author="Dalit Roth" w:date="2020-10-19T15:06:00Z"/>
                <w:rFonts w:ascii="Calibri" w:hAnsi="Calibri" w:cs="Calibri"/>
                <w:color w:val="000000"/>
              </w:rPr>
            </w:pPr>
            <w:ins w:id="3875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3.154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6DDAE" w14:textId="77777777" w:rsidR="007F2F29" w:rsidRPr="00732154" w:rsidRDefault="007F2F29" w:rsidP="00E91B4A">
            <w:pPr>
              <w:jc w:val="center"/>
              <w:rPr>
                <w:ins w:id="3876" w:author="Dalit Roth" w:date="2020-10-19T15:06:00Z"/>
                <w:rFonts w:ascii="Calibri" w:hAnsi="Calibri" w:cs="Calibri"/>
                <w:color w:val="000000"/>
              </w:rPr>
            </w:pPr>
            <w:ins w:id="3877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34B68" w14:textId="77777777" w:rsidR="007F2F29" w:rsidRPr="00732154" w:rsidRDefault="007F2F29" w:rsidP="00E91B4A">
            <w:pPr>
              <w:jc w:val="center"/>
              <w:rPr>
                <w:ins w:id="3878" w:author="Dalit Roth" w:date="2020-10-19T15:06:00Z"/>
                <w:rFonts w:ascii="Calibri" w:hAnsi="Calibri" w:cs="Calibri"/>
                <w:color w:val="000000"/>
              </w:rPr>
            </w:pPr>
            <w:ins w:id="3879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B09D8A" w14:textId="77777777" w:rsidR="007F2F29" w:rsidRDefault="007F2F29" w:rsidP="00E91B4A">
            <w:pPr>
              <w:jc w:val="right"/>
              <w:rPr>
                <w:ins w:id="3880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F2F29" w:rsidRPr="00732154" w14:paraId="10EA1B2B" w14:textId="77777777" w:rsidTr="00E91B4A">
        <w:trPr>
          <w:trHeight w:val="290"/>
          <w:ins w:id="3881" w:author="Dalit Roth" w:date="2020-10-19T15:06:00Z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63BBA4" w14:textId="77777777" w:rsidR="007F2F29" w:rsidRDefault="007F2F29" w:rsidP="00E91B4A">
            <w:pPr>
              <w:jc w:val="center"/>
              <w:rPr>
                <w:ins w:id="3882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  <w:ins w:id="3883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26E8D" w14:textId="77777777" w:rsidR="007F2F29" w:rsidRDefault="007F2F29" w:rsidP="00E91B4A">
            <w:pPr>
              <w:jc w:val="center"/>
              <w:rPr>
                <w:ins w:id="3884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  <w:ins w:id="3885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7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7E73F" w14:textId="77777777" w:rsidR="007F2F29" w:rsidRDefault="007F2F29" w:rsidP="00E91B4A">
            <w:pPr>
              <w:jc w:val="center"/>
              <w:rPr>
                <w:ins w:id="3886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  <w:ins w:id="3887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1.354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F356C" w14:textId="77777777" w:rsidR="007F2F29" w:rsidRDefault="007F2F29" w:rsidP="00E91B4A">
            <w:pPr>
              <w:jc w:val="center"/>
              <w:rPr>
                <w:ins w:id="3888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  <w:ins w:id="3889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172C3" w14:textId="77777777" w:rsidR="007F2F29" w:rsidRPr="00C44DCE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3890" w:author="Dalit Roth" w:date="2020-10-19T15:06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3891" w:author="Dalit Roth" w:date="2020-10-19T15:06:00Z">
              <w:r w:rsidRPr="00C44DCE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1.80</w:t>
              </w:r>
              <w:r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2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7C6681" w14:textId="77777777" w:rsidR="007F2F29" w:rsidRDefault="007F2F29" w:rsidP="00E91B4A">
            <w:pPr>
              <w:jc w:val="center"/>
              <w:rPr>
                <w:ins w:id="3892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  <w:ins w:id="3893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75172A" w14:textId="77777777" w:rsidR="007F2F29" w:rsidRDefault="007F2F29" w:rsidP="00E91B4A">
            <w:pPr>
              <w:jc w:val="center"/>
              <w:rPr>
                <w:ins w:id="3894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  <w:ins w:id="3895" w:author="Dalit Roth" w:date="2020-10-19T15:0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7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06835C" w14:textId="77777777" w:rsidR="007F2F29" w:rsidRDefault="007F2F29" w:rsidP="00E91B4A">
            <w:pPr>
              <w:jc w:val="right"/>
              <w:rPr>
                <w:ins w:id="3896" w:author="Dalit Roth" w:date="2020-10-19T15:06:00Z"/>
                <w:rFonts w:ascii="Arial" w:hAnsi="Arial" w:cs="Arial"/>
                <w:color w:val="000000"/>
                <w:sz w:val="20"/>
                <w:szCs w:val="20"/>
              </w:rPr>
            </w:pPr>
            <w:ins w:id="3897" w:author="Dalit Roth" w:date="2020-10-19T15:06:00Z"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אחרי הפיכת </w:t>
              </w:r>
              <w:r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>חריגים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 ל 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</w:rPr>
                <w:t>NA</w:t>
              </w:r>
            </w:ins>
          </w:p>
        </w:tc>
      </w:tr>
    </w:tbl>
    <w:p w14:paraId="0D9719DC" w14:textId="636FF309" w:rsidR="007F2F29" w:rsidRDefault="007F2F29" w:rsidP="007F2F29">
      <w:pPr>
        <w:bidi/>
        <w:rPr>
          <w:ins w:id="3898" w:author="Dalit Roth" w:date="2020-10-19T15:06:00Z"/>
          <w:rFonts w:asciiTheme="minorBidi" w:hAnsiTheme="minorBidi" w:hint="cs"/>
          <w:rtl/>
        </w:rPr>
        <w:pPrChange w:id="3899" w:author="Dalit Roth" w:date="2020-10-19T15:06:00Z">
          <w:pPr>
            <w:bidi/>
          </w:pPr>
        </w:pPrChange>
      </w:pPr>
      <w:ins w:id="3900" w:author="Dalit Roth" w:date="2020-10-19T15:06:00Z">
        <w:r>
          <w:rPr>
            <w:rFonts w:asciiTheme="minorBidi" w:hAnsiTheme="minorBidi" w:hint="cs"/>
            <w:rtl/>
          </w:rPr>
          <w:t>מדדי פיזור:</w:t>
        </w:r>
      </w:ins>
    </w:p>
    <w:p w14:paraId="78C7B2C2" w14:textId="11F52859" w:rsidR="007F2F29" w:rsidRDefault="007F2F29" w:rsidP="007F2F29">
      <w:pPr>
        <w:bidi/>
        <w:rPr>
          <w:ins w:id="3901" w:author="Dalit Roth" w:date="2020-10-19T15:06:00Z"/>
          <w:rFonts w:asciiTheme="minorBidi" w:hAnsiTheme="minorBidi"/>
          <w:b/>
          <w:bCs/>
          <w:highlight w:val="yellow"/>
          <w:rtl/>
        </w:rPr>
      </w:pPr>
    </w:p>
    <w:p w14:paraId="2021C0A2" w14:textId="77777777" w:rsidR="007F2F29" w:rsidRDefault="007F2F29" w:rsidP="007F2F29">
      <w:pPr>
        <w:bidi/>
        <w:rPr>
          <w:ins w:id="3902" w:author="Dalit Roth" w:date="2020-10-19T15:06:00Z"/>
          <w:rFonts w:asciiTheme="minorBidi" w:hAnsiTheme="minorBidi"/>
          <w:rtl/>
        </w:rPr>
      </w:pPr>
      <w:ins w:id="3903" w:author="Dalit Roth" w:date="2020-10-19T15:06:00Z">
        <w:r w:rsidRPr="00237CAB">
          <w:rPr>
            <w:rFonts w:asciiTheme="minorBidi" w:hAnsiTheme="minorBidi" w:hint="cs"/>
            <w:b/>
            <w:bCs/>
            <w:highlight w:val="yellow"/>
            <w:rtl/>
          </w:rPr>
          <w:t>כמות ערכים חריגים</w:t>
        </w:r>
        <w:r>
          <w:rPr>
            <w:rFonts w:asciiTheme="minorBidi" w:hAnsiTheme="minorBidi" w:hint="cs"/>
            <w:rtl/>
          </w:rPr>
          <w:t xml:space="preserve">: 22. מ6 ומעלה יש ערכים בודדים בכל רמה (סרטים </w:t>
        </w:r>
        <w:proofErr w:type="spellStart"/>
        <w:r>
          <w:rPr>
            <w:rFonts w:asciiTheme="minorBidi" w:hAnsiTheme="minorBidi" w:hint="cs"/>
            <w:rtl/>
          </w:rPr>
          <w:t>שבויומו</w:t>
        </w:r>
        <w:proofErr w:type="spellEnd"/>
        <w:r>
          <w:rPr>
            <w:rFonts w:asciiTheme="minorBidi" w:hAnsiTheme="minorBidi" w:hint="cs"/>
            <w:rtl/>
          </w:rPr>
          <w:t xml:space="preserve"> על ידי אותו במאי). </w:t>
        </w:r>
      </w:ins>
    </w:p>
    <w:p w14:paraId="49E7D227" w14:textId="77777777" w:rsidR="007F2F29" w:rsidRDefault="007F2F29" w:rsidP="007F2F29">
      <w:pPr>
        <w:bidi/>
        <w:rPr>
          <w:ins w:id="3904" w:author="Dalit Roth" w:date="2020-10-19T15:06:00Z"/>
          <w:rFonts w:asciiTheme="minorBidi" w:hAnsiTheme="minorBidi" w:hint="cs"/>
          <w:rtl/>
        </w:rPr>
      </w:pPr>
      <w:ins w:id="3905" w:author="Dalit Roth" w:date="2020-10-19T15:06:00Z">
        <w:r w:rsidRPr="00237CAB">
          <w:rPr>
            <w:rFonts w:asciiTheme="minorBidi" w:hAnsiTheme="minorBidi" w:hint="cs"/>
            <w:b/>
            <w:bCs/>
            <w:rtl/>
          </w:rPr>
          <w:t>תצוגה גרפית</w:t>
        </w:r>
        <w:r>
          <w:rPr>
            <w:rFonts w:asciiTheme="minorBidi" w:hAnsiTheme="minorBidi" w:hint="cs"/>
            <w:rtl/>
          </w:rPr>
          <w:t>:</w:t>
        </w:r>
        <w:r w:rsidRPr="00532138">
          <w:rPr>
            <w:rFonts w:asciiTheme="minorBidi" w:hAnsiTheme="minorBidi" w:hint="cs"/>
            <w:rtl/>
          </w:rPr>
          <w:t xml:space="preserve"> </w:t>
        </w:r>
        <w:r>
          <w:rPr>
            <w:rFonts w:asciiTheme="minorBidi" w:hAnsiTheme="minorBidi" w:hint="cs"/>
            <w:rtl/>
          </w:rPr>
          <w:t xml:space="preserve"> התפלגות </w:t>
        </w:r>
        <w:r w:rsidRPr="00BD6081">
          <w:rPr>
            <w:rFonts w:asciiTheme="minorBidi" w:hAnsiTheme="minorBidi"/>
          </w:rPr>
          <w:t xml:space="preserve"> </w:t>
        </w:r>
        <w:r>
          <w:rPr>
            <w:rFonts w:asciiTheme="minorBidi" w:hAnsiTheme="minorBidi"/>
          </w:rPr>
          <w:t>right tail</w:t>
        </w:r>
        <w:r>
          <w:rPr>
            <w:rFonts w:asciiTheme="minorBidi" w:hAnsiTheme="minorBidi" w:hint="cs"/>
            <w:rtl/>
          </w:rPr>
          <w:t xml:space="preserve"> (</w:t>
        </w:r>
        <w:proofErr w:type="spellStart"/>
        <w:r>
          <w:rPr>
            <w:rFonts w:asciiTheme="minorBidi" w:hAnsiTheme="minorBidi" w:hint="cs"/>
            <w:rtl/>
          </w:rPr>
          <w:t>אקספוננציאלית</w:t>
        </w:r>
        <w:proofErr w:type="spellEnd"/>
        <w:r>
          <w:rPr>
            <w:rFonts w:asciiTheme="minorBidi" w:hAnsiTheme="minorBidi" w:hint="cs"/>
            <w:rtl/>
          </w:rPr>
          <w:t xml:space="preserve">? ) עם שכיחות גבוהה מאד סביבות הערך 1 בעוד מספר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 xml:space="preserve"> לאחר הפיכת ערכי קיצון ל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>- 427</w:t>
        </w:r>
      </w:ins>
    </w:p>
    <w:p w14:paraId="5D76110F" w14:textId="206B1CBB" w:rsidR="007F2F29" w:rsidRDefault="007F2F29" w:rsidP="007F2F29">
      <w:pPr>
        <w:bidi/>
        <w:rPr>
          <w:ins w:id="3906" w:author="Dalit Roth" w:date="2020-10-19T15:06:00Z"/>
          <w:rFonts w:asciiTheme="minorBidi" w:hAnsiTheme="minorBidi"/>
          <w:rtl/>
        </w:rPr>
      </w:pPr>
      <w:ins w:id="3907" w:author="Dalit Roth" w:date="2020-10-19T15:06:00Z">
        <w:r w:rsidRPr="00237CAB">
          <w:rPr>
            <w:b/>
            <w:bCs/>
            <w:noProof/>
          </w:rPr>
          <w:drawing>
            <wp:anchor distT="0" distB="0" distL="114300" distR="114300" simplePos="0" relativeHeight="251840000" behindDoc="0" locked="0" layoutInCell="1" allowOverlap="1" wp14:anchorId="587E5435" wp14:editId="1F2BF8A7">
              <wp:simplePos x="0" y="0"/>
              <wp:positionH relativeFrom="margin">
                <wp:posOffset>2327275</wp:posOffset>
              </wp:positionH>
              <wp:positionV relativeFrom="margin">
                <wp:posOffset>2599690</wp:posOffset>
              </wp:positionV>
              <wp:extent cx="1798955" cy="1798955"/>
              <wp:effectExtent l="0" t="0" r="0" b="0"/>
              <wp:wrapSquare wrapText="bothSides"/>
              <wp:docPr id="202" name="תמונה 2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"/>
                      <pic:cNvPicPr>
                        <a:picLocks noChangeAspect="1" noChangeArrowheads="1"/>
                      </pic:cNvPicPr>
                    </pic:nvPicPr>
                    <pic:blipFill>
                      <a:blip r:embed="rId19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98955" cy="1798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15796610" w14:textId="2DAF38C8" w:rsidR="007F2F29" w:rsidRDefault="007F2F29" w:rsidP="007F2F29">
      <w:pPr>
        <w:bidi/>
        <w:ind w:left="26"/>
        <w:rPr>
          <w:ins w:id="3908" w:author="Dalit Roth" w:date="2020-10-19T15:06:00Z"/>
          <w:rFonts w:asciiTheme="minorBidi" w:hAnsiTheme="minorBidi"/>
          <w:rtl/>
        </w:rPr>
      </w:pPr>
      <w:ins w:id="3909" w:author="Dalit Roth" w:date="2020-10-19T15:06:00Z">
        <w:r>
          <w:rPr>
            <w:noProof/>
          </w:rPr>
          <w:drawing>
            <wp:anchor distT="0" distB="0" distL="114300" distR="114300" simplePos="0" relativeHeight="251846144" behindDoc="0" locked="0" layoutInCell="1" allowOverlap="1" wp14:anchorId="74B48936" wp14:editId="74EEED0A">
              <wp:simplePos x="0" y="0"/>
              <wp:positionH relativeFrom="margin">
                <wp:posOffset>4268869</wp:posOffset>
              </wp:positionH>
              <wp:positionV relativeFrom="margin">
                <wp:posOffset>2753109</wp:posOffset>
              </wp:positionV>
              <wp:extent cx="1403350" cy="1403350"/>
              <wp:effectExtent l="0" t="0" r="6350" b="6350"/>
              <wp:wrapSquare wrapText="bothSides"/>
              <wp:docPr id="204" name="תמונה 2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2"/>
                      <pic:cNvPicPr>
                        <a:picLocks noChangeAspect="1" noChangeArrowheads="1"/>
                      </pic:cNvPicPr>
                    </pic:nvPicPr>
                    <pic:blipFill>
                      <a:blip r:embed="rId19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3350" cy="140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07521C">
          <w:rPr>
            <w:rFonts w:asciiTheme="minorBidi" w:hAnsiTheme="minorBidi" w:cs="Arial"/>
            <w:noProof/>
            <w:u w:val="single"/>
            <w:rtl/>
          </w:rPr>
          <w:drawing>
            <wp:anchor distT="0" distB="0" distL="114300" distR="114300" simplePos="0" relativeHeight="251849216" behindDoc="0" locked="0" layoutInCell="1" allowOverlap="1" wp14:anchorId="36777251" wp14:editId="0D0898B0">
              <wp:simplePos x="0" y="0"/>
              <wp:positionH relativeFrom="column">
                <wp:posOffset>414020</wp:posOffset>
              </wp:positionH>
              <wp:positionV relativeFrom="paragraph">
                <wp:posOffset>1581674</wp:posOffset>
              </wp:positionV>
              <wp:extent cx="1781134" cy="1543616"/>
              <wp:effectExtent l="0" t="0" r="0" b="0"/>
              <wp:wrapNone/>
              <wp:docPr id="281" name="תמונה 2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030" b="40291"/>
                      <a:stretch/>
                    </pic:blipFill>
                    <pic:spPr bwMode="auto">
                      <a:xfrm>
                        <a:off x="0" y="0"/>
                        <a:ext cx="1781134" cy="15436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44DCE">
          <w:rPr>
            <w:noProof/>
          </w:rPr>
          <w:drawing>
            <wp:inline distT="0" distB="0" distL="0" distR="0" wp14:anchorId="269AB0AF" wp14:editId="1DD65BC0">
              <wp:extent cx="1887647" cy="1646046"/>
              <wp:effectExtent l="0" t="0" r="0" b="0"/>
              <wp:docPr id="280" name="תמונה 2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28250" b="33646"/>
                      <a:stretch/>
                    </pic:blipFill>
                    <pic:spPr bwMode="auto">
                      <a:xfrm>
                        <a:off x="0" y="0"/>
                        <a:ext cx="1897112" cy="165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RPr="00C44DCE">
          <w:rPr>
            <w:noProof/>
            <w:rtl/>
          </w:rPr>
          <w:t xml:space="preserve"> </w:t>
        </w:r>
      </w:ins>
    </w:p>
    <w:p w14:paraId="6D4D1FB8" w14:textId="77777777" w:rsidR="007F2F29" w:rsidRDefault="007F2F29" w:rsidP="007F2F29">
      <w:pPr>
        <w:bidi/>
        <w:ind w:left="26"/>
        <w:rPr>
          <w:ins w:id="3910" w:author="Dalit Roth" w:date="2020-10-19T15:06:00Z"/>
          <w:rFonts w:asciiTheme="minorBidi" w:hAnsiTheme="minorBidi"/>
          <w:rtl/>
        </w:rPr>
      </w:pPr>
      <w:ins w:id="3911" w:author="Dalit Roth" w:date="2020-10-19T15:06:00Z">
        <w:r w:rsidRPr="00237CAB">
          <w:rPr>
            <w:rFonts w:cs="Arial" w:hint="cs"/>
            <w:b/>
            <w:bCs/>
            <w:noProof/>
            <w:rtl/>
          </w:rPr>
          <w:drawing>
            <wp:anchor distT="0" distB="0" distL="114300" distR="114300" simplePos="0" relativeHeight="251842048" behindDoc="0" locked="0" layoutInCell="1" allowOverlap="1" wp14:anchorId="1493D893" wp14:editId="438A96FD">
              <wp:simplePos x="0" y="0"/>
              <wp:positionH relativeFrom="margin">
                <wp:posOffset>2301875</wp:posOffset>
              </wp:positionH>
              <wp:positionV relativeFrom="margin">
                <wp:posOffset>4364990</wp:posOffset>
              </wp:positionV>
              <wp:extent cx="1711325" cy="1570355"/>
              <wp:effectExtent l="0" t="0" r="3175" b="0"/>
              <wp:wrapSquare wrapText="bothSides"/>
              <wp:docPr id="205" name="תמונה 2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563" r="36307" b="43970"/>
                      <a:stretch/>
                    </pic:blipFill>
                    <pic:spPr bwMode="auto">
                      <a:xfrm>
                        <a:off x="0" y="0"/>
                        <a:ext cx="1711325" cy="157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42C6C09E" w14:textId="77777777" w:rsidR="007F2F29" w:rsidRDefault="007F2F29" w:rsidP="007F2F29">
      <w:pPr>
        <w:bidi/>
        <w:ind w:left="26"/>
        <w:rPr>
          <w:ins w:id="3912" w:author="Dalit Roth" w:date="2020-10-19T15:06:00Z"/>
          <w:rFonts w:asciiTheme="minorBidi" w:hAnsiTheme="minorBidi"/>
          <w:rtl/>
        </w:rPr>
      </w:pPr>
    </w:p>
    <w:p w14:paraId="5DD84118" w14:textId="77777777" w:rsidR="007F2F29" w:rsidRDefault="007F2F29" w:rsidP="007F2F29">
      <w:pPr>
        <w:bidi/>
        <w:spacing w:line="276" w:lineRule="auto"/>
        <w:rPr>
          <w:ins w:id="3913" w:author="Dalit Roth" w:date="2020-10-19T15:06:00Z"/>
          <w:rFonts w:asciiTheme="minorBidi" w:hAnsiTheme="minorBidi" w:cstheme="minorBidi" w:hint="cs"/>
          <w:u w:val="single"/>
          <w:rtl/>
        </w:rPr>
      </w:pPr>
    </w:p>
    <w:p w14:paraId="4C460B70" w14:textId="77777777" w:rsidR="007F2F29" w:rsidRDefault="007F2F29" w:rsidP="007F2F29">
      <w:pPr>
        <w:bidi/>
        <w:spacing w:line="276" w:lineRule="auto"/>
        <w:rPr>
          <w:ins w:id="3914" w:author="Dalit Roth" w:date="2020-10-19T15:06:00Z"/>
          <w:rFonts w:asciiTheme="minorBidi" w:hAnsiTheme="minorBidi" w:cstheme="minorBidi"/>
          <w:u w:val="single"/>
          <w:rtl/>
        </w:rPr>
      </w:pPr>
    </w:p>
    <w:p w14:paraId="363199BC" w14:textId="77777777" w:rsidR="007F2F29" w:rsidRDefault="007F2F29" w:rsidP="007F2F29">
      <w:pPr>
        <w:bidi/>
        <w:spacing w:line="276" w:lineRule="auto"/>
        <w:rPr>
          <w:ins w:id="3915" w:author="Dalit Roth" w:date="2020-10-19T15:06:00Z"/>
          <w:rFonts w:asciiTheme="minorBidi" w:hAnsiTheme="minorBidi" w:cstheme="minorBidi"/>
          <w:u w:val="single"/>
          <w:rtl/>
        </w:rPr>
      </w:pPr>
    </w:p>
    <w:p w14:paraId="27E3972B" w14:textId="77777777" w:rsidR="007F2F29" w:rsidRDefault="007F2F29" w:rsidP="007F2F29">
      <w:pPr>
        <w:bidi/>
        <w:spacing w:line="276" w:lineRule="auto"/>
        <w:rPr>
          <w:ins w:id="3916" w:author="Dalit Roth" w:date="2020-10-19T15:06:00Z"/>
          <w:rFonts w:asciiTheme="minorBidi" w:hAnsiTheme="minorBidi" w:cstheme="minorBidi"/>
          <w:u w:val="single"/>
          <w:rtl/>
        </w:rPr>
      </w:pPr>
    </w:p>
    <w:p w14:paraId="612B063D" w14:textId="77777777" w:rsidR="007F2F29" w:rsidRDefault="007F2F29" w:rsidP="007F2F29">
      <w:pPr>
        <w:bidi/>
        <w:spacing w:line="276" w:lineRule="auto"/>
        <w:rPr>
          <w:ins w:id="3917" w:author="Dalit Roth" w:date="2020-10-19T15:06:00Z"/>
          <w:rFonts w:asciiTheme="minorBidi" w:hAnsiTheme="minorBidi" w:cstheme="minorBidi"/>
          <w:u w:val="single"/>
          <w:rtl/>
        </w:rPr>
      </w:pPr>
    </w:p>
    <w:p w14:paraId="4A9B4626" w14:textId="77777777" w:rsidR="007F2F29" w:rsidRDefault="007F2F29" w:rsidP="007F2F29">
      <w:pPr>
        <w:bidi/>
        <w:spacing w:line="276" w:lineRule="auto"/>
        <w:rPr>
          <w:ins w:id="3918" w:author="Dalit Roth" w:date="2020-10-19T15:06:00Z"/>
          <w:rFonts w:asciiTheme="minorBidi" w:hAnsiTheme="minorBidi" w:cstheme="minorBidi"/>
          <w:u w:val="single"/>
          <w:rtl/>
        </w:rPr>
      </w:pPr>
    </w:p>
    <w:p w14:paraId="41DF008A" w14:textId="77777777" w:rsidR="007F2F29" w:rsidRDefault="007F2F29" w:rsidP="007F2F29">
      <w:pPr>
        <w:bidi/>
        <w:spacing w:line="276" w:lineRule="auto"/>
        <w:rPr>
          <w:ins w:id="3919" w:author="Dalit Roth" w:date="2020-10-19T15:06:00Z"/>
          <w:rFonts w:asciiTheme="minorBidi" w:hAnsiTheme="minorBidi" w:cstheme="minorBidi"/>
          <w:u w:val="single"/>
          <w:rtl/>
        </w:rPr>
      </w:pPr>
      <w:ins w:id="3920" w:author="Dalit Roth" w:date="2020-10-19T15:06:00Z">
        <w:r w:rsidRPr="00C44DCE">
          <w:rPr>
            <w:rFonts w:asciiTheme="minorBidi" w:hAnsiTheme="minorBidi" w:cs="Arial"/>
            <w:noProof/>
            <w:u w:val="single"/>
            <w:rtl/>
          </w:rPr>
          <w:drawing>
            <wp:anchor distT="0" distB="0" distL="114300" distR="114300" simplePos="0" relativeHeight="251848192" behindDoc="0" locked="0" layoutInCell="1" allowOverlap="1" wp14:anchorId="18F12581" wp14:editId="36CF3144">
              <wp:simplePos x="0" y="0"/>
              <wp:positionH relativeFrom="column">
                <wp:posOffset>2423756</wp:posOffset>
              </wp:positionH>
              <wp:positionV relativeFrom="paragraph">
                <wp:posOffset>4253</wp:posOffset>
              </wp:positionV>
              <wp:extent cx="1645884" cy="1557600"/>
              <wp:effectExtent l="0" t="0" r="0" b="5080"/>
              <wp:wrapNone/>
              <wp:docPr id="206" name="תמונה 2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0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798" b="32554"/>
                      <a:stretch/>
                    </pic:blipFill>
                    <pic:spPr bwMode="auto">
                      <a:xfrm>
                        <a:off x="0" y="0"/>
                        <a:ext cx="1647825" cy="15594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07521C">
          <w:rPr>
            <w:rFonts w:asciiTheme="minorBidi" w:hAnsiTheme="minorBidi" w:cs="Arial"/>
            <w:noProof/>
            <w:u w:val="single"/>
            <w:rtl/>
          </w:rPr>
          <w:drawing>
            <wp:anchor distT="0" distB="0" distL="114300" distR="114300" simplePos="0" relativeHeight="251850240" behindDoc="0" locked="0" layoutInCell="1" allowOverlap="1" wp14:anchorId="6EBC39F9" wp14:editId="45A1D0E0">
              <wp:simplePos x="0" y="0"/>
              <wp:positionH relativeFrom="column">
                <wp:posOffset>516669</wp:posOffset>
              </wp:positionH>
              <wp:positionV relativeFrom="paragraph">
                <wp:posOffset>3810</wp:posOffset>
              </wp:positionV>
              <wp:extent cx="1648068" cy="1574358"/>
              <wp:effectExtent l="0" t="0" r="9525" b="6985"/>
              <wp:wrapNone/>
              <wp:docPr id="207" name="תמונה 2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0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271" b="33410"/>
                      <a:stretch/>
                    </pic:blipFill>
                    <pic:spPr bwMode="auto">
                      <a:xfrm>
                        <a:off x="0" y="0"/>
                        <a:ext cx="1648068" cy="15743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232474B8" w14:textId="77777777" w:rsidR="007F2F29" w:rsidRDefault="007F2F29" w:rsidP="007F2F29">
      <w:pPr>
        <w:bidi/>
        <w:spacing w:line="276" w:lineRule="auto"/>
        <w:rPr>
          <w:ins w:id="3921" w:author="Dalit Roth" w:date="2020-10-19T15:06:00Z"/>
          <w:rFonts w:asciiTheme="minorBidi" w:hAnsiTheme="minorBidi" w:cstheme="minorBidi"/>
          <w:u w:val="single"/>
          <w:rtl/>
        </w:rPr>
      </w:pPr>
    </w:p>
    <w:p w14:paraId="489E6E5E" w14:textId="77777777" w:rsidR="007F2F29" w:rsidRDefault="007F2F29" w:rsidP="007F2F29">
      <w:pPr>
        <w:bidi/>
        <w:spacing w:line="276" w:lineRule="auto"/>
        <w:rPr>
          <w:ins w:id="3922" w:author="Dalit Roth" w:date="2020-10-19T15:06:00Z"/>
          <w:rFonts w:asciiTheme="minorBidi" w:hAnsiTheme="minorBidi" w:cstheme="minorBidi"/>
          <w:u w:val="single"/>
          <w:rtl/>
        </w:rPr>
      </w:pPr>
    </w:p>
    <w:p w14:paraId="00FCD67B" w14:textId="77777777" w:rsidR="007F2F29" w:rsidRDefault="007F2F29" w:rsidP="007F2F29">
      <w:pPr>
        <w:bidi/>
        <w:spacing w:line="276" w:lineRule="auto"/>
        <w:rPr>
          <w:ins w:id="3923" w:author="Dalit Roth" w:date="2020-10-19T15:06:00Z"/>
          <w:rFonts w:asciiTheme="minorBidi" w:hAnsiTheme="minorBidi" w:cstheme="minorBidi"/>
          <w:u w:val="single"/>
          <w:rtl/>
        </w:rPr>
      </w:pPr>
    </w:p>
    <w:p w14:paraId="7EBCE759" w14:textId="77777777" w:rsidR="007F2F29" w:rsidRDefault="007F2F29" w:rsidP="007F2F29">
      <w:pPr>
        <w:bidi/>
        <w:spacing w:line="276" w:lineRule="auto"/>
        <w:rPr>
          <w:ins w:id="3924" w:author="Dalit Roth" w:date="2020-10-19T15:06:00Z"/>
          <w:rFonts w:asciiTheme="minorBidi" w:hAnsiTheme="minorBidi" w:cstheme="minorBidi"/>
          <w:u w:val="single"/>
          <w:rtl/>
        </w:rPr>
      </w:pPr>
    </w:p>
    <w:p w14:paraId="30044A27" w14:textId="77777777" w:rsidR="007F2F29" w:rsidRDefault="007F2F29" w:rsidP="007F2F29">
      <w:pPr>
        <w:bidi/>
        <w:spacing w:line="276" w:lineRule="auto"/>
        <w:rPr>
          <w:ins w:id="3925" w:author="Dalit Roth" w:date="2020-10-19T15:06:00Z"/>
          <w:rFonts w:asciiTheme="minorBidi" w:hAnsiTheme="minorBidi" w:cstheme="minorBidi"/>
          <w:u w:val="single"/>
          <w:rtl/>
        </w:rPr>
      </w:pPr>
    </w:p>
    <w:p w14:paraId="2F9D931C" w14:textId="77777777" w:rsidR="007F2F29" w:rsidRDefault="007F2F29" w:rsidP="007F2F29">
      <w:pPr>
        <w:bidi/>
        <w:spacing w:line="276" w:lineRule="auto"/>
        <w:rPr>
          <w:ins w:id="3926" w:author="Dalit Roth" w:date="2020-10-19T15:06:00Z"/>
          <w:rFonts w:asciiTheme="minorBidi" w:hAnsiTheme="minorBidi" w:cstheme="minorBidi"/>
          <w:u w:val="single"/>
          <w:rtl/>
        </w:rPr>
      </w:pPr>
    </w:p>
    <w:p w14:paraId="4B2163F3" w14:textId="77777777" w:rsidR="007F2F29" w:rsidRDefault="007F2F29" w:rsidP="007F2F29">
      <w:pPr>
        <w:bidi/>
        <w:spacing w:line="276" w:lineRule="auto"/>
        <w:rPr>
          <w:ins w:id="3927" w:author="Dalit Roth" w:date="2020-10-19T15:06:00Z"/>
          <w:rFonts w:asciiTheme="minorBidi" w:hAnsiTheme="minorBidi" w:cstheme="minorBidi"/>
          <w:u w:val="single"/>
          <w:rtl/>
        </w:rPr>
      </w:pPr>
    </w:p>
    <w:p w14:paraId="5B0445C1" w14:textId="77777777" w:rsidR="007F2F29" w:rsidRDefault="007F2F29" w:rsidP="007F2F29">
      <w:pPr>
        <w:bidi/>
        <w:spacing w:line="276" w:lineRule="auto"/>
        <w:rPr>
          <w:ins w:id="3928" w:author="Dalit Roth" w:date="2020-10-19T15:06:00Z"/>
          <w:rFonts w:asciiTheme="minorBidi" w:hAnsiTheme="minorBidi" w:cstheme="minorBidi"/>
          <w:u w:val="single"/>
          <w:rtl/>
        </w:rPr>
      </w:pPr>
    </w:p>
    <w:p w14:paraId="4DF4ED35" w14:textId="77777777" w:rsidR="007F2F29" w:rsidRDefault="007F2F29" w:rsidP="007F2F29">
      <w:pPr>
        <w:bidi/>
        <w:spacing w:line="276" w:lineRule="auto"/>
        <w:rPr>
          <w:ins w:id="3929" w:author="Dalit Roth" w:date="2020-10-19T15:06:00Z"/>
          <w:rFonts w:asciiTheme="minorBidi" w:hAnsiTheme="minorBidi" w:cstheme="minorBidi"/>
          <w:noProof/>
          <w:rtl/>
        </w:rPr>
      </w:pPr>
      <w:ins w:id="3930" w:author="Dalit Roth" w:date="2020-10-19T15:06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451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1980"/>
        <w:gridCol w:w="2430"/>
        <w:gridCol w:w="1800"/>
      </w:tblGrid>
      <w:tr w:rsidR="007F2F29" w:rsidRPr="00121AD7" w14:paraId="708AB995" w14:textId="77777777" w:rsidTr="00E91B4A">
        <w:trPr>
          <w:trHeight w:val="290"/>
          <w:ins w:id="3931" w:author="Dalit Roth" w:date="2020-10-19T15:06:00Z"/>
        </w:trPr>
        <w:tc>
          <w:tcPr>
            <w:tcW w:w="2241" w:type="dxa"/>
            <w:shd w:val="clear" w:color="auto" w:fill="auto"/>
            <w:noWrap/>
            <w:vAlign w:val="bottom"/>
          </w:tcPr>
          <w:p w14:paraId="483CD9E7" w14:textId="77777777" w:rsidR="007F2F29" w:rsidRPr="00C44DCE" w:rsidRDefault="007F2F29" w:rsidP="00E91B4A">
            <w:pPr>
              <w:pStyle w:val="HTML"/>
              <w:shd w:val="clear" w:color="auto" w:fill="FFFFFF"/>
              <w:wordWrap w:val="0"/>
              <w:rPr>
                <w:ins w:id="3932" w:author="Dalit Roth" w:date="2020-10-19T15:06:00Z"/>
                <w:rFonts w:ascii="Lucida Console" w:hAnsi="Lucida Console"/>
                <w:color w:val="000000"/>
              </w:rPr>
            </w:pPr>
            <w:ins w:id="3933" w:author="Dalit Roth" w:date="2020-10-19T15:06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121AD7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C44DCE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0.3727146</w:t>
              </w:r>
            </w:ins>
          </w:p>
          <w:p w14:paraId="61804FFA" w14:textId="77777777" w:rsidR="007F2F29" w:rsidRPr="00825B3B" w:rsidRDefault="007F2F29" w:rsidP="00E91B4A">
            <w:pPr>
              <w:pStyle w:val="HTML"/>
              <w:shd w:val="clear" w:color="auto" w:fill="FFFFFF"/>
              <w:wordWrap w:val="0"/>
              <w:rPr>
                <w:ins w:id="3934" w:author="Dalit Roth" w:date="2020-10-19T15:06:00Z"/>
                <w:rFonts w:ascii="Lucida Console" w:hAnsi="Lucida Console"/>
                <w:color w:val="000000"/>
              </w:rPr>
            </w:pP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2891A97" w14:textId="77777777" w:rsidR="007F2F29" w:rsidRPr="00C44DCE" w:rsidRDefault="007F2F29" w:rsidP="00E91B4A">
            <w:pPr>
              <w:pStyle w:val="HTML"/>
              <w:shd w:val="clear" w:color="auto" w:fill="FFFFFF"/>
              <w:wordWrap w:val="0"/>
              <w:rPr>
                <w:ins w:id="3935" w:author="Dalit Roth" w:date="2020-10-19T15:06:00Z"/>
                <w:rFonts w:ascii="Lucida Console" w:hAnsi="Lucida Console"/>
                <w:color w:val="000000"/>
              </w:rPr>
            </w:pPr>
            <w:ins w:id="3936" w:author="Dalit Roth" w:date="2020-10-19T15:06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C44DCE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2803070570</w:t>
              </w:r>
            </w:ins>
          </w:p>
          <w:p w14:paraId="30CDD47E" w14:textId="77777777" w:rsidR="007F2F29" w:rsidRPr="00825B3B" w:rsidRDefault="007F2F29" w:rsidP="00E91B4A">
            <w:pPr>
              <w:pStyle w:val="HTML"/>
              <w:shd w:val="clear" w:color="auto" w:fill="FFFFFF"/>
              <w:wordWrap w:val="0"/>
              <w:rPr>
                <w:ins w:id="3937" w:author="Dalit Roth" w:date="2020-10-19T15:06:00Z"/>
                <w:rFonts w:ascii="Lucida Console" w:hAnsi="Lucida Console"/>
                <w:color w:val="000000"/>
              </w:rPr>
            </w:pP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35DC41B" w14:textId="77777777" w:rsidR="007F2F29" w:rsidRPr="00121AD7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3938" w:author="Dalit Roth" w:date="2020-10-19T15:0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939" w:author="Dalit Roth" w:date="2020-10-19T15:06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F3933F3" w14:textId="77777777" w:rsidR="007F2F29" w:rsidRPr="00121AD7" w:rsidRDefault="007F2F29" w:rsidP="00E91B4A">
            <w:pPr>
              <w:spacing w:line="276" w:lineRule="auto"/>
              <w:jc w:val="center"/>
              <w:rPr>
                <w:ins w:id="3940" w:author="Dalit Roth" w:date="2020-10-19T15:0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941" w:author="Dalit Roth" w:date="2020-10-19T15:06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7F2F29" w:rsidRPr="00121AD7" w14:paraId="79F49F69" w14:textId="77777777" w:rsidTr="00E91B4A">
        <w:trPr>
          <w:trHeight w:val="290"/>
          <w:ins w:id="3942" w:author="Dalit Roth" w:date="2020-10-19T15:06:00Z"/>
        </w:trPr>
        <w:tc>
          <w:tcPr>
            <w:tcW w:w="2241" w:type="dxa"/>
            <w:shd w:val="clear" w:color="auto" w:fill="auto"/>
            <w:noWrap/>
            <w:vAlign w:val="bottom"/>
          </w:tcPr>
          <w:p w14:paraId="14FE6DD6" w14:textId="77777777" w:rsidR="007F2F29" w:rsidRPr="00825B3B" w:rsidRDefault="007F2F29" w:rsidP="00E91B4A">
            <w:pPr>
              <w:pStyle w:val="HTML"/>
              <w:shd w:val="clear" w:color="auto" w:fill="FFFFFF"/>
              <w:wordWrap w:val="0"/>
              <w:rPr>
                <w:ins w:id="3943" w:author="Dalit Roth" w:date="2020-10-19T15:06:00Z"/>
                <w:rFonts w:ascii="Lucida Console" w:hAnsi="Lucida Console"/>
                <w:color w:val="000000"/>
              </w:rPr>
            </w:pPr>
            <w:ins w:id="3944" w:author="Dalit Roth" w:date="2020-10-19T15:06:00Z">
              <w:r w:rsidRPr="00981BDC">
                <w:rPr>
                  <w:rFonts w:asciiTheme="minorBidi" w:hAnsiTheme="minorBidi" w:cstheme="minorBidi"/>
                  <w:color w:val="FF0000"/>
                  <w:sz w:val="22"/>
                  <w:szCs w:val="22"/>
                </w:rPr>
                <w:t xml:space="preserve">Rho = </w:t>
              </w:r>
              <w:r w:rsidRPr="00981BDC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0.350105 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FC86303" w14:textId="77777777" w:rsidR="007F2F29" w:rsidRPr="00825B3B" w:rsidRDefault="007F2F29" w:rsidP="00E91B4A">
            <w:pPr>
              <w:pStyle w:val="HTML"/>
              <w:shd w:val="clear" w:color="auto" w:fill="FFFFFF"/>
              <w:wordWrap w:val="0"/>
              <w:rPr>
                <w:ins w:id="3945" w:author="Dalit Roth" w:date="2020-10-19T15:06:00Z"/>
                <w:rFonts w:ascii="Lucida Console" w:hAnsi="Lucida Console"/>
                <w:color w:val="000000"/>
              </w:rPr>
            </w:pPr>
            <w:ins w:id="3946" w:author="Dalit Roth" w:date="2020-10-19T15:06:00Z">
              <w:r w:rsidRPr="00121AD7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07521C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2447199054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58B53BD" w14:textId="77777777" w:rsidR="007F2F29" w:rsidRPr="00121AD7" w:rsidRDefault="007F2F29" w:rsidP="00E91B4A">
            <w:pPr>
              <w:spacing w:line="276" w:lineRule="auto"/>
              <w:jc w:val="center"/>
              <w:rPr>
                <w:ins w:id="3947" w:author="Dalit Roth" w:date="2020-10-19T15:0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948" w:author="Dalit Roth" w:date="2020-10-19T15:06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D185800" w14:textId="77777777" w:rsidR="007F2F29" w:rsidRPr="00121AD7" w:rsidRDefault="007F2F29" w:rsidP="00E91B4A">
            <w:pPr>
              <w:spacing w:line="276" w:lineRule="auto"/>
              <w:jc w:val="center"/>
              <w:rPr>
                <w:ins w:id="3949" w:author="Dalit Roth" w:date="2020-10-19T15:0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3950" w:author="Dalit Roth" w:date="2020-10-19T15:06:00Z">
              <w:r w:rsidRPr="00121AD7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38946DD0" w14:textId="77777777" w:rsidR="007F2F29" w:rsidRDefault="007F2F29" w:rsidP="007F2F29">
      <w:pPr>
        <w:bidi/>
        <w:spacing w:line="276" w:lineRule="auto"/>
        <w:rPr>
          <w:ins w:id="3951" w:author="Dalit Roth" w:date="2020-10-19T15:06:00Z"/>
          <w:rFonts w:asciiTheme="minorBidi" w:hAnsiTheme="minorBidi" w:cstheme="minorBidi"/>
          <w:u w:val="single"/>
          <w:rtl/>
        </w:rPr>
      </w:pPr>
    </w:p>
    <w:p w14:paraId="55007861" w14:textId="55A8B41F" w:rsidR="002D54C6" w:rsidDel="007F2F29" w:rsidRDefault="007F2F29" w:rsidP="007F2F29">
      <w:pPr>
        <w:bidi/>
        <w:rPr>
          <w:del w:id="3952" w:author="Dalit Roth" w:date="2020-10-19T15:07:00Z"/>
          <w:rFonts w:asciiTheme="minorBidi" w:hAnsiTheme="minorBidi" w:cstheme="minorBidi"/>
          <w:u w:val="single"/>
          <w:rtl/>
        </w:rPr>
      </w:pPr>
      <w:ins w:id="3953" w:author="Dalit Roth" w:date="2020-10-19T15:06:00Z">
        <w:r w:rsidRPr="0007521C">
          <w:rPr>
            <w:rFonts w:asciiTheme="minorBidi" w:hAnsiTheme="minorBidi" w:cstheme="minorBidi" w:hint="cs"/>
            <w:highlight w:val="yellow"/>
            <w:u w:val="single"/>
            <w:rtl/>
          </w:rPr>
          <w:t>אך הטיפול במשתני הקיצון מ</w:t>
        </w:r>
        <w:r>
          <w:rPr>
            <w:rFonts w:asciiTheme="minorBidi" w:hAnsiTheme="minorBidi" w:cstheme="minorBidi" w:hint="cs"/>
            <w:u w:val="single"/>
            <w:rtl/>
          </w:rPr>
          <w:t xml:space="preserve">וריד את </w:t>
        </w:r>
        <w:proofErr w:type="spellStart"/>
        <w:r>
          <w:rPr>
            <w:rFonts w:asciiTheme="minorBidi" w:hAnsiTheme="minorBidi" w:cstheme="minorBidi" w:hint="cs"/>
            <w:u w:val="single"/>
            <w:rtl/>
          </w:rPr>
          <w:t>הקורולציה</w:t>
        </w:r>
      </w:ins>
      <w:proofErr w:type="spellEnd"/>
    </w:p>
    <w:p w14:paraId="4412EA25" w14:textId="77777777" w:rsidR="007F2F29" w:rsidRPr="007F2F29" w:rsidRDefault="007F2F29" w:rsidP="007F2F29">
      <w:pPr>
        <w:bidi/>
        <w:spacing w:line="276" w:lineRule="auto"/>
        <w:ind w:left="26"/>
        <w:rPr>
          <w:ins w:id="3954" w:author="Dalit Roth" w:date="2020-10-19T15:07:00Z"/>
          <w:rFonts w:asciiTheme="minorBidi" w:hAnsiTheme="minorBidi" w:cstheme="minorBidi"/>
          <w:u w:val="single"/>
          <w:rtl/>
          <w:rPrChange w:id="3955" w:author="Dalit Roth" w:date="2020-10-19T15:07:00Z">
            <w:rPr>
              <w:ins w:id="3956" w:author="Dalit Roth" w:date="2020-10-19T15:07:00Z"/>
              <w:rFonts w:asciiTheme="minorBidi" w:hAnsiTheme="minorBidi"/>
              <w:rtl/>
            </w:rPr>
          </w:rPrChange>
        </w:rPr>
        <w:pPrChange w:id="3957" w:author="Dalit Roth" w:date="2020-10-19T15:07:00Z">
          <w:pPr>
            <w:bidi/>
            <w:ind w:left="26"/>
          </w:pPr>
        </w:pPrChange>
      </w:pPr>
    </w:p>
    <w:p w14:paraId="265415C7" w14:textId="02D44BF0" w:rsidR="002D54C6" w:rsidDel="007F2F29" w:rsidRDefault="002D54C6" w:rsidP="002D54C6">
      <w:pPr>
        <w:bidi/>
        <w:ind w:left="26"/>
        <w:rPr>
          <w:del w:id="3958" w:author="Dalit Roth" w:date="2020-10-19T15:07:00Z"/>
          <w:rFonts w:asciiTheme="minorBidi" w:hAnsiTheme="minorBidi"/>
          <w:rtl/>
        </w:rPr>
      </w:pPr>
    </w:p>
    <w:p w14:paraId="2571E518" w14:textId="1D6E9853" w:rsidR="002D54C6" w:rsidDel="007F2F29" w:rsidRDefault="002D54C6" w:rsidP="002D54C6">
      <w:pPr>
        <w:bidi/>
        <w:ind w:left="26"/>
        <w:rPr>
          <w:del w:id="3959" w:author="Dalit Roth" w:date="2020-10-19T15:07:00Z"/>
          <w:rFonts w:asciiTheme="minorBidi" w:hAnsiTheme="minorBidi"/>
          <w:rtl/>
        </w:rPr>
      </w:pPr>
    </w:p>
    <w:p w14:paraId="36D66106" w14:textId="5954F7D9" w:rsidR="002D54C6" w:rsidDel="007F2F29" w:rsidRDefault="002D54C6" w:rsidP="002D54C6">
      <w:pPr>
        <w:bidi/>
        <w:ind w:left="26"/>
        <w:rPr>
          <w:del w:id="3960" w:author="Dalit Roth" w:date="2020-10-19T15:07:00Z"/>
          <w:rFonts w:asciiTheme="minorBidi" w:hAnsiTheme="minorBidi"/>
          <w:rtl/>
        </w:rPr>
      </w:pPr>
    </w:p>
    <w:p w14:paraId="2BB5236A" w14:textId="5F1C5C58" w:rsidR="002D54C6" w:rsidDel="007F2F29" w:rsidRDefault="002D54C6" w:rsidP="002D54C6">
      <w:pPr>
        <w:bidi/>
        <w:ind w:left="26"/>
        <w:rPr>
          <w:del w:id="3961" w:author="Dalit Roth" w:date="2020-10-19T15:07:00Z"/>
          <w:rFonts w:asciiTheme="minorBidi" w:hAnsiTheme="minorBidi"/>
          <w:rtl/>
        </w:rPr>
      </w:pPr>
    </w:p>
    <w:p w14:paraId="5E0F76B5" w14:textId="1249D652" w:rsidR="002D54C6" w:rsidDel="007F2F29" w:rsidRDefault="002D54C6" w:rsidP="002D54C6">
      <w:pPr>
        <w:bidi/>
        <w:ind w:left="26"/>
        <w:rPr>
          <w:del w:id="3962" w:author="Dalit Roth" w:date="2020-10-19T15:07:00Z"/>
          <w:rFonts w:asciiTheme="minorBidi" w:hAnsiTheme="minorBidi"/>
          <w:rtl/>
        </w:rPr>
      </w:pPr>
    </w:p>
    <w:p w14:paraId="35AFD617" w14:textId="35B50314" w:rsidR="002D54C6" w:rsidDel="007F2F29" w:rsidRDefault="002D54C6" w:rsidP="002D54C6">
      <w:pPr>
        <w:bidi/>
        <w:ind w:left="26"/>
        <w:rPr>
          <w:del w:id="3963" w:author="Dalit Roth" w:date="2020-10-19T15:07:00Z"/>
          <w:rFonts w:asciiTheme="minorBidi" w:hAnsiTheme="minorBidi"/>
          <w:rtl/>
        </w:rPr>
      </w:pPr>
    </w:p>
    <w:p w14:paraId="7C43DE1E" w14:textId="52AD2C85" w:rsidR="002D54C6" w:rsidDel="007F2F29" w:rsidRDefault="002D54C6" w:rsidP="002D54C6">
      <w:pPr>
        <w:bidi/>
        <w:ind w:left="26"/>
        <w:rPr>
          <w:del w:id="3964" w:author="Dalit Roth" w:date="2020-10-19T15:07:00Z"/>
          <w:rFonts w:asciiTheme="minorBidi" w:hAnsiTheme="minorBidi"/>
          <w:rtl/>
        </w:rPr>
      </w:pPr>
    </w:p>
    <w:p w14:paraId="5891BB76" w14:textId="69D19334" w:rsidR="002D54C6" w:rsidDel="007F2F29" w:rsidRDefault="002D54C6" w:rsidP="002D54C6">
      <w:pPr>
        <w:bidi/>
        <w:ind w:left="26"/>
        <w:rPr>
          <w:del w:id="3965" w:author="Dalit Roth" w:date="2020-10-19T15:07:00Z"/>
          <w:rFonts w:asciiTheme="minorBidi" w:hAnsiTheme="minorBidi"/>
          <w:rtl/>
        </w:rPr>
      </w:pPr>
    </w:p>
    <w:p w14:paraId="28091CF7" w14:textId="00A8F8DD" w:rsidR="002D54C6" w:rsidDel="007F2F29" w:rsidRDefault="002D54C6" w:rsidP="002D54C6">
      <w:pPr>
        <w:bidi/>
        <w:ind w:left="26"/>
        <w:rPr>
          <w:del w:id="3966" w:author="Dalit Roth" w:date="2020-10-19T15:07:00Z"/>
          <w:rFonts w:asciiTheme="minorBidi" w:hAnsiTheme="minorBidi"/>
          <w:rtl/>
        </w:rPr>
      </w:pPr>
    </w:p>
    <w:p w14:paraId="6D5FF48C" w14:textId="15359CE5" w:rsidR="002D54C6" w:rsidDel="007F2F29" w:rsidRDefault="002D54C6" w:rsidP="002D54C6">
      <w:pPr>
        <w:bidi/>
        <w:ind w:left="26"/>
        <w:rPr>
          <w:del w:id="3967" w:author="Dalit Roth" w:date="2020-10-19T15:07:00Z"/>
          <w:rFonts w:asciiTheme="minorBidi" w:hAnsiTheme="minorBidi"/>
          <w:rtl/>
        </w:rPr>
      </w:pPr>
    </w:p>
    <w:p w14:paraId="44D0A9C6" w14:textId="140DEDB2" w:rsidR="002D54C6" w:rsidDel="007F2F29" w:rsidRDefault="002D54C6" w:rsidP="002D54C6">
      <w:pPr>
        <w:bidi/>
        <w:ind w:left="26"/>
        <w:rPr>
          <w:del w:id="3968" w:author="Dalit Roth" w:date="2020-10-19T15:07:00Z"/>
          <w:rFonts w:asciiTheme="minorBidi" w:hAnsiTheme="minorBidi"/>
          <w:rtl/>
        </w:rPr>
      </w:pPr>
    </w:p>
    <w:p w14:paraId="75647431" w14:textId="29CA744A" w:rsidR="002D54C6" w:rsidDel="007F2F29" w:rsidRDefault="002D54C6" w:rsidP="002D54C6">
      <w:pPr>
        <w:bidi/>
        <w:ind w:left="26"/>
        <w:rPr>
          <w:del w:id="3969" w:author="Dalit Roth" w:date="2020-10-19T15:07:00Z"/>
          <w:rFonts w:asciiTheme="minorBidi" w:hAnsiTheme="minorBidi"/>
          <w:rtl/>
        </w:rPr>
      </w:pPr>
    </w:p>
    <w:p w14:paraId="56DBF15B" w14:textId="4EC70BEC" w:rsidR="002D54C6" w:rsidDel="007F2F29" w:rsidRDefault="002D54C6" w:rsidP="002D54C6">
      <w:pPr>
        <w:bidi/>
        <w:ind w:left="26"/>
        <w:rPr>
          <w:del w:id="3970" w:author="Dalit Roth" w:date="2020-10-19T15:07:00Z"/>
          <w:rFonts w:asciiTheme="minorBidi" w:hAnsiTheme="minorBidi"/>
          <w:rtl/>
        </w:rPr>
      </w:pPr>
    </w:p>
    <w:p w14:paraId="45212ABC" w14:textId="3079E5D1" w:rsidR="002D54C6" w:rsidDel="007F2F29" w:rsidRDefault="002D54C6" w:rsidP="002D54C6">
      <w:pPr>
        <w:bidi/>
        <w:ind w:left="26"/>
        <w:rPr>
          <w:del w:id="3971" w:author="Dalit Roth" w:date="2020-10-19T15:07:00Z"/>
          <w:rFonts w:asciiTheme="minorBidi" w:hAnsiTheme="minorBidi"/>
          <w:rtl/>
        </w:rPr>
      </w:pPr>
    </w:p>
    <w:p w14:paraId="4F725BB7" w14:textId="71355EAF" w:rsidR="003707E3" w:rsidDel="007F2F29" w:rsidRDefault="003707E3" w:rsidP="003707E3">
      <w:pPr>
        <w:bidi/>
        <w:ind w:left="26"/>
        <w:rPr>
          <w:del w:id="3972" w:author="Dalit Roth" w:date="2020-10-19T15:07:00Z"/>
          <w:rFonts w:asciiTheme="minorBidi" w:hAnsiTheme="minorBidi"/>
          <w:rtl/>
        </w:rPr>
      </w:pPr>
    </w:p>
    <w:p w14:paraId="277E4C4C" w14:textId="3341C8AA" w:rsidR="003707E3" w:rsidDel="007F2F29" w:rsidRDefault="003707E3" w:rsidP="003707E3">
      <w:pPr>
        <w:bidi/>
        <w:ind w:left="26"/>
        <w:rPr>
          <w:del w:id="3973" w:author="Dalit Roth" w:date="2020-10-19T15:07:00Z"/>
          <w:rFonts w:asciiTheme="minorBidi" w:hAnsiTheme="minorBidi"/>
          <w:rtl/>
        </w:rPr>
      </w:pPr>
    </w:p>
    <w:p w14:paraId="7DBBFF6A" w14:textId="77777777" w:rsidR="003707E3" w:rsidDel="007F2F29" w:rsidRDefault="003707E3" w:rsidP="003707E3">
      <w:pPr>
        <w:bidi/>
        <w:ind w:left="26"/>
        <w:rPr>
          <w:del w:id="3974" w:author="Dalit Roth" w:date="2020-10-19T15:07:00Z"/>
          <w:rFonts w:asciiTheme="minorBidi" w:hAnsiTheme="minorBidi"/>
          <w:rtl/>
        </w:rPr>
      </w:pPr>
    </w:p>
    <w:p w14:paraId="296A9292" w14:textId="77777777" w:rsidR="002D54C6" w:rsidRPr="002D54C6" w:rsidRDefault="002D54C6" w:rsidP="007F2F29">
      <w:pPr>
        <w:bidi/>
        <w:rPr>
          <w:rFonts w:asciiTheme="minorBidi" w:hAnsiTheme="minorBidi"/>
          <w:rtl/>
        </w:rPr>
        <w:pPrChange w:id="3975" w:author="Dalit Roth" w:date="2020-10-19T15:07:00Z">
          <w:pPr>
            <w:bidi/>
            <w:ind w:left="26"/>
          </w:pPr>
        </w:pPrChange>
      </w:pPr>
    </w:p>
    <w:p w14:paraId="29624531" w14:textId="61358AA1" w:rsidR="00136F9E" w:rsidRPr="00C33D60" w:rsidRDefault="00136F9E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director_movies_5y_cnt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C1E6DCC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36672D0A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D276AD3" w14:textId="3826304F" w:rsidR="00136F9E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2C181C7E" w14:textId="77777777" w:rsidR="00CC2E5F" w:rsidRDefault="00CC2E5F" w:rsidP="00CC2E5F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4B7580" w:rsidRPr="00C33D60" w14:paraId="10E21F47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0FC36F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6D4576C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AB9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12C98D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46EF2EDE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0E5C32D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97D8E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4B7580" w:rsidRPr="00C33D60" w14:paraId="697CC8AF" w14:textId="77777777" w:rsidTr="004B7580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D6AB3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72BD83" w14:textId="4546818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DD1957" w14:textId="63ABF9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21F4C6" w14:textId="74C7FC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1B8256C" w14:textId="372CD7DE" w:rsidR="004B7580" w:rsidRPr="00630881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8083BD" w14:textId="253970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D4ACBE4" w14:textId="35B83A0C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  <w:tr w:rsidR="004B7580" w:rsidRPr="00C33D60" w14:paraId="7547E38C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732BE046" w14:textId="4D370B15" w:rsidR="004B7580" w:rsidRPr="00BA15B0" w:rsidRDefault="004B758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350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4B7580" w:rsidRPr="00C33D60" w14:paraId="0601956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1F1777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7809840" w14:textId="3ECD8C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B5D936F" w14:textId="0A8CA2C6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0.5169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EDEE66" w14:textId="3B69D5EE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5DFC09B" w14:textId="6640EB11" w:rsidR="004B7580" w:rsidRPr="00DA4E35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3ECD665" w14:textId="48B348E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FE9C399" w14:textId="64B6C8A8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577D3E16" w14:textId="7AC3C6BA" w:rsidR="004B7580" w:rsidRDefault="004B7580" w:rsidP="004B7580">
      <w:pPr>
        <w:bidi/>
        <w:spacing w:line="276" w:lineRule="auto"/>
        <w:rPr>
          <w:rFonts w:asciiTheme="minorBidi" w:hAnsiTheme="minorBidi" w:cstheme="minorBidi"/>
        </w:rPr>
      </w:pPr>
    </w:p>
    <w:p w14:paraId="382137CC" w14:textId="5A7CA129" w:rsidR="004B7580" w:rsidRDefault="00136F9E" w:rsidP="00F1092D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תצוגה גרפית: </w:t>
      </w:r>
    </w:p>
    <w:p w14:paraId="7A3F9548" w14:textId="02B33B5D" w:rsidR="00CC2E5F" w:rsidRDefault="00CC2E5F" w:rsidP="00CC2E5F">
      <w:pPr>
        <w:bidi/>
        <w:spacing w:line="276" w:lineRule="auto"/>
        <w:rPr>
          <w:rFonts w:asciiTheme="minorBidi" w:hAnsiTheme="minorBidi" w:cstheme="minorBidi"/>
        </w:rPr>
      </w:pPr>
    </w:p>
    <w:p w14:paraId="30F921C6" w14:textId="60916B3E" w:rsidR="00CC2E5F" w:rsidRPr="00F1092D" w:rsidRDefault="00CC2E5F" w:rsidP="00CC2E5F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45CC10D9" wp14:editId="6BD6ECAD">
            <wp:simplePos x="0" y="0"/>
            <wp:positionH relativeFrom="column">
              <wp:posOffset>2724150</wp:posOffset>
            </wp:positionH>
            <wp:positionV relativeFrom="paragraph">
              <wp:posOffset>4445</wp:posOffset>
            </wp:positionV>
            <wp:extent cx="2393950" cy="2393950"/>
            <wp:effectExtent l="0" t="0" r="6350" b="6350"/>
            <wp:wrapThrough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hrough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40EB8" w14:textId="7DA859B3" w:rsidR="00947CDE" w:rsidRDefault="00947CDE" w:rsidP="00947CDE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E8617D2" w14:textId="394CAD6E" w:rsidR="00661493" w:rsidRDefault="00661493">
      <w:pPr>
        <w:spacing w:after="160" w:line="259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/>
          <w:noProof/>
        </w:rPr>
        <w:br w:type="page"/>
      </w:r>
    </w:p>
    <w:p w14:paraId="4DA61C24" w14:textId="77777777" w:rsidR="00661493" w:rsidRPr="00DA4E35" w:rsidRDefault="00661493" w:rsidP="00661493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tbl>
      <w:tblPr>
        <w:tblStyle w:val="a4"/>
        <w:bidiVisual/>
        <w:tblW w:w="0" w:type="auto"/>
        <w:tblLayout w:type="fixed"/>
        <w:tblLook w:val="04A0" w:firstRow="1" w:lastRow="0" w:firstColumn="1" w:lastColumn="0" w:noHBand="0" w:noVBand="1"/>
        <w:tblPrChange w:id="3976" w:author="Dalit Roth" w:date="2020-10-19T15:09:00Z">
          <w:tblPr>
            <w:tblStyle w:val="a4"/>
            <w:bidiVisual/>
            <w:tblW w:w="0" w:type="auto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2491"/>
        <w:gridCol w:w="2499"/>
        <w:gridCol w:w="3306"/>
        <w:tblGridChange w:id="3977">
          <w:tblGrid>
            <w:gridCol w:w="2491"/>
            <w:gridCol w:w="2499"/>
            <w:gridCol w:w="3306"/>
          </w:tblGrid>
        </w:tblGridChange>
      </w:tblGrid>
      <w:tr w:rsidR="008B1B0C" w:rsidRPr="007F2F29" w14:paraId="4D5E3EEC" w14:textId="77777777" w:rsidTr="007F2F29">
        <w:tc>
          <w:tcPr>
            <w:tcW w:w="2491" w:type="dxa"/>
            <w:tcPrChange w:id="3978" w:author="Dalit Roth" w:date="2020-10-19T15:09:00Z">
              <w:tcPr>
                <w:tcW w:w="2491" w:type="dxa"/>
              </w:tcPr>
            </w:tcPrChange>
          </w:tcPr>
          <w:p w14:paraId="4054F433" w14:textId="5A816747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rPrChange w:id="3979" w:author="Dalit Roth" w:date="2020-10-19T15:09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green"/>
                <w:u w:val="single"/>
                <w:rPrChange w:id="3980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  <w:t>genre</w:t>
            </w:r>
          </w:p>
        </w:tc>
        <w:tc>
          <w:tcPr>
            <w:tcW w:w="2499" w:type="dxa"/>
            <w:tcPrChange w:id="3981" w:author="Dalit Roth" w:date="2020-10-19T15:09:00Z">
              <w:tcPr>
                <w:tcW w:w="2499" w:type="dxa"/>
              </w:tcPr>
            </w:tcPrChange>
          </w:tcPr>
          <w:p w14:paraId="16293148" w14:textId="77777777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rPrChange w:id="3982" w:author="Dalit Roth" w:date="2020-10-19T15:09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</w:p>
        </w:tc>
        <w:tc>
          <w:tcPr>
            <w:tcW w:w="3306" w:type="dxa"/>
            <w:tcPrChange w:id="3983" w:author="Dalit Roth" w:date="2020-10-19T15:09:00Z">
              <w:tcPr>
                <w:tcW w:w="3306" w:type="dxa"/>
              </w:tcPr>
            </w:tcPrChange>
          </w:tcPr>
          <w:p w14:paraId="45544816" w14:textId="014433E1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rPrChange w:id="3984" w:author="Dalit Roth" w:date="2020-10-19T15:09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tl/>
                <w:rPrChange w:id="3985" w:author="Dalit Roth" w:date="2020-10-19T15:09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  <w:t>תצוגה גרפית</w:t>
            </w:r>
          </w:p>
        </w:tc>
      </w:tr>
      <w:tr w:rsidR="008B1B0C" w:rsidRPr="007F2F29" w14:paraId="31BB222A" w14:textId="77777777" w:rsidTr="007F2F29">
        <w:tc>
          <w:tcPr>
            <w:tcW w:w="2491" w:type="dxa"/>
            <w:tcPrChange w:id="3986" w:author="Dalit Roth" w:date="2020-10-19T15:09:00Z">
              <w:tcPr>
                <w:tcW w:w="2491" w:type="dxa"/>
              </w:tcPr>
            </w:tcPrChange>
          </w:tcPr>
          <w:p w14:paraId="63BA2FBB" w14:textId="5142E7B2" w:rsidR="008B1B0C" w:rsidRPr="007F2F29" w:rsidRDefault="008B1B0C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3987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green"/>
                <w:u w:val="single"/>
                <w:rPrChange w:id="3988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  <w:t>_adventure</w:t>
            </w:r>
          </w:p>
          <w:p w14:paraId="33A0AFCA" w14:textId="14B8931C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PrChange w:id="3989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</w:p>
        </w:tc>
        <w:tc>
          <w:tcPr>
            <w:tcW w:w="2499" w:type="dxa"/>
            <w:tcPrChange w:id="3990" w:author="Dalit Roth" w:date="2020-10-19T15:09:00Z">
              <w:tcPr>
                <w:tcW w:w="2499" w:type="dxa"/>
              </w:tcPr>
            </w:tcPrChange>
          </w:tcPr>
          <w:p w14:paraId="07F0521F" w14:textId="77777777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399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399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298B248A" w14:textId="77777777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399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399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5A057B3A" w14:textId="382C744A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399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399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קטגוריה כן (1)</w:t>
            </w:r>
            <w:r w:rsidR="002403D2" w:rsidRPr="007F2F29">
              <w:rPr>
                <w:rFonts w:asciiTheme="minorBidi" w:hAnsiTheme="minorBidi" w:cstheme="minorBidi"/>
                <w:rtl/>
                <w:rPrChange w:id="399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- </w:t>
            </w:r>
          </w:p>
          <w:p w14:paraId="12FAF19F" w14:textId="77777777" w:rsidR="008B1B0C" w:rsidRPr="007F2F2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399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399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קטגוריה לא (0)</w:t>
            </w:r>
          </w:p>
          <w:p w14:paraId="0E43F8C7" w14:textId="77777777" w:rsidR="00D06379" w:rsidRPr="007F2F29" w:rsidRDefault="00D06379" w:rsidP="00D0637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noProof/>
                <w:sz w:val="24"/>
                <w:szCs w:val="24"/>
                <w:u w:val="single"/>
                <w:rPrChange w:id="4000" w:author="Dalit Roth" w:date="2020-10-19T15:09:00Z">
                  <w:rPr>
                    <w:rFonts w:asciiTheme="minorBidi" w:hAnsiTheme="minorBidi" w:cstheme="minorBidi"/>
                    <w:noProof/>
                    <w:u w:val="single"/>
                  </w:rPr>
                </w:rPrChange>
              </w:rPr>
            </w:pPr>
          </w:p>
          <w:p w14:paraId="368499DF" w14:textId="5BDDA1F8" w:rsidR="00D06379" w:rsidRPr="007F2F29" w:rsidRDefault="00D06379" w:rsidP="00D0637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4"/>
                <w:szCs w:val="24"/>
                <w:rtl/>
                <w:rPrChange w:id="4001" w:author="Dalit Roth" w:date="2020-10-19T15:09:00Z">
                  <w:rPr>
                    <w:rFonts w:ascii="Lucida Console" w:hAnsi="Lucida Console"/>
                    <w:color w:val="00000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u w:val="single"/>
                <w:rtl/>
                <w:rPrChange w:id="4002" w:author="Dalit Roth" w:date="2020-10-19T15:09:00Z">
                  <w:rPr>
                    <w:rFonts w:asciiTheme="minorBidi" w:hAnsiTheme="minorBidi" w:cstheme="minorBidi"/>
                    <w:noProof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u w:val="single"/>
                <w:rPrChange w:id="4003" w:author="Dalit Roth" w:date="2020-10-19T15:09:00Z">
                  <w:rPr>
                    <w:rFonts w:asciiTheme="minorBidi" w:hAnsiTheme="minorBidi" w:cstheme="minorBidi"/>
                    <w:noProof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u w:val="single"/>
                <w:rPrChange w:id="4004" w:author="Dalit Roth" w:date="2020-10-19T15:09:00Z">
                  <w:rPr>
                    <w:rFonts w:asciiTheme="minorBidi" w:hAnsiTheme="minorBidi" w:cstheme="minorBidi"/>
                    <w:noProof/>
                    <w:u w:val="single"/>
                  </w:rPr>
                </w:rPrChange>
              </w:rPr>
              <w:br/>
            </w:r>
            <w:r w:rsidRPr="007F2F29">
              <w:rPr>
                <w:rFonts w:asciiTheme="minorBidi" w:hAnsiTheme="minorBidi" w:cstheme="minorBidi"/>
                <w:color w:val="000000"/>
                <w:sz w:val="24"/>
                <w:szCs w:val="24"/>
                <w:bdr w:val="none" w:sz="0" w:space="0" w:color="auto" w:frame="1"/>
                <w:rPrChange w:id="4005" w:author="Dalit Roth" w:date="2020-10-19T15:09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t>X-squared = 2862.9df = 2843</w:t>
            </w:r>
            <w:r w:rsidRPr="007F2F29">
              <w:rPr>
                <w:rFonts w:asciiTheme="minorBidi" w:hAnsiTheme="minorBidi" w:cstheme="minorBidi"/>
                <w:color w:val="000000"/>
                <w:sz w:val="24"/>
                <w:szCs w:val="24"/>
                <w:bdr w:val="none" w:sz="0" w:space="0" w:color="auto" w:frame="1"/>
                <w:rPrChange w:id="4006" w:author="Dalit Roth" w:date="2020-10-19T15:09:00Z">
                  <w:rPr>
                    <w:rFonts w:ascii="Lucida Console" w:hAnsi="Lucida Console"/>
                    <w:color w:val="000000"/>
                    <w:bdr w:val="none" w:sz="0" w:space="0" w:color="auto" w:frame="1"/>
                  </w:rPr>
                </w:rPrChange>
              </w:rPr>
              <w:br/>
              <w:t>p-value = 0.3928</w:t>
            </w:r>
          </w:p>
        </w:tc>
        <w:tc>
          <w:tcPr>
            <w:tcW w:w="3306" w:type="dxa"/>
            <w:tcPrChange w:id="4007" w:author="Dalit Roth" w:date="2020-10-19T15:09:00Z">
              <w:tcPr>
                <w:tcW w:w="3306" w:type="dxa"/>
              </w:tcPr>
            </w:tcPrChange>
          </w:tcPr>
          <w:p w14:paraId="180FD06A" w14:textId="08AB91F9" w:rsidR="008B1B0C" w:rsidRPr="007F2F29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rPrChange w:id="4008" w:author="Dalit Roth" w:date="2020-10-19T15:09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00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inline distT="0" distB="0" distL="0" distR="0" wp14:anchorId="390BB222" wp14:editId="2F4297BE">
                  <wp:extent cx="1717482" cy="1717482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335" cy="171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7F2F29" w14:paraId="25940F80" w14:textId="77777777" w:rsidTr="007F2F29">
        <w:trPr>
          <w:trHeight w:val="5382"/>
        </w:trPr>
        <w:tc>
          <w:tcPr>
            <w:tcW w:w="2491" w:type="dxa"/>
            <w:tcPrChange w:id="4010" w:author="Dalit Roth" w:date="2020-10-19T15:09:00Z">
              <w:tcPr>
                <w:tcW w:w="2491" w:type="dxa"/>
              </w:tcPr>
            </w:tcPrChange>
          </w:tcPr>
          <w:p w14:paraId="1499FE4F" w14:textId="0EBF68D1" w:rsidR="003707E3" w:rsidRPr="007F2F29" w:rsidRDefault="003707E3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rPrChange w:id="4011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</w:pPr>
            <w:r w:rsidRPr="007F2F29">
              <w:rPr>
                <w:rFonts w:asciiTheme="minorBidi" w:eastAsiaTheme="minorHAnsi" w:hAnsiTheme="minorBidi" w:cstheme="minorBidi"/>
                <w:highlight w:val="magenta"/>
                <w:u w:val="single"/>
                <w:rPrChange w:id="4012" w:author="Dalit Roth" w:date="2020-10-19T15:09:00Z">
                  <w:rPr>
                    <w:rFonts w:asciiTheme="minorBidi" w:eastAsiaTheme="minorHAnsi" w:hAnsiTheme="minorBidi" w:cstheme="minorBidi"/>
                    <w:highlight w:val="magenta"/>
                    <w:u w:val="single"/>
                  </w:rPr>
                </w:rPrChange>
              </w:rPr>
              <w:t>_fantasy</w:t>
            </w:r>
          </w:p>
          <w:p w14:paraId="3AF474C5" w14:textId="77777777" w:rsidR="003707E3" w:rsidRPr="007F2F29" w:rsidRDefault="003707E3" w:rsidP="003707E3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  <w:rPrChange w:id="4013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</w:pPr>
          </w:p>
        </w:tc>
        <w:tc>
          <w:tcPr>
            <w:tcW w:w="2499" w:type="dxa"/>
            <w:tcPrChange w:id="4014" w:author="Dalit Roth" w:date="2020-10-19T15:09:00Z">
              <w:tcPr>
                <w:tcW w:w="2499" w:type="dxa"/>
              </w:tcPr>
            </w:tcPrChange>
          </w:tcPr>
          <w:p w14:paraId="7EB58565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015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16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קיימים: 7,375</w:t>
            </w:r>
          </w:p>
          <w:p w14:paraId="14CB7ADD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017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18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חסרים: אין</w:t>
            </w:r>
          </w:p>
          <w:p w14:paraId="5D353DD6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019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20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קטגוריה כן (1) - 628</w:t>
            </w:r>
          </w:p>
          <w:p w14:paraId="2A93F003" w14:textId="1C6E419D" w:rsidR="003707E3" w:rsidRPr="007F2F29" w:rsidRDefault="003707E3" w:rsidP="003707E3">
            <w:pPr>
              <w:bidi/>
              <w:spacing w:line="276" w:lineRule="auto"/>
              <w:rPr>
                <w:ins w:id="4021" w:author="Dalit Roth" w:date="2020-10-19T15:07:00Z"/>
                <w:rFonts w:asciiTheme="minorBidi" w:hAnsiTheme="minorBidi" w:cstheme="minorBidi"/>
                <w:rtl/>
                <w:rPrChange w:id="4022" w:author="Dalit Roth" w:date="2020-10-19T15:09:00Z">
                  <w:rPr>
                    <w:ins w:id="4023" w:author="Dalit Roth" w:date="2020-10-19T15:07:00Z"/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tl/>
                <w:rPrChange w:id="4024" w:author="Dalit Roth" w:date="2020-10-19T15:09:00Z">
                  <w:rPr>
                    <w:rFonts w:asciiTheme="minorBidi" w:hAnsiTheme="minorBidi" w:hint="cs"/>
                    <w:u w:val="single"/>
                    <w:rtl/>
                  </w:rPr>
                </w:rPrChange>
              </w:rPr>
              <w:t>קטגוריה לא (0)</w:t>
            </w:r>
            <w:r w:rsidRPr="007F2F29">
              <w:rPr>
                <w:rFonts w:asciiTheme="minorBidi" w:hAnsiTheme="minorBidi" w:cstheme="minorBidi"/>
                <w:rtl/>
                <w:rPrChange w:id="4025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del w:id="4026" w:author="Dalit Roth" w:date="2020-10-19T15:07:00Z">
              <w:r w:rsidRPr="007F2F29" w:rsidDel="007F2F29">
                <w:rPr>
                  <w:rFonts w:asciiTheme="minorBidi" w:hAnsiTheme="minorBidi" w:cstheme="minorBidi"/>
                  <w:rtl/>
                  <w:rPrChange w:id="4027" w:author="Dalit Roth" w:date="2020-10-19T15:09:00Z">
                    <w:rPr>
                      <w:rFonts w:asciiTheme="minorBidi" w:hAnsiTheme="minorBidi"/>
                      <w:rtl/>
                    </w:rPr>
                  </w:rPrChange>
                </w:rPr>
                <w:delText>-</w:delText>
              </w:r>
            </w:del>
            <w:ins w:id="4028" w:author="Dalit Roth" w:date="2020-10-19T15:07:00Z">
              <w:r w:rsidR="007F2F29" w:rsidRPr="007F2F29">
                <w:rPr>
                  <w:rFonts w:asciiTheme="minorBidi" w:hAnsiTheme="minorBidi" w:cstheme="minorBidi"/>
                  <w:rtl/>
                  <w:rPrChange w:id="4029" w:author="Dalit Roth" w:date="2020-10-19T15:09:00Z">
                    <w:rPr>
                      <w:rFonts w:asciiTheme="minorBidi" w:hAnsiTheme="minorBidi"/>
                      <w:rtl/>
                    </w:rPr>
                  </w:rPrChange>
                </w:rPr>
                <w:t>–</w:t>
              </w:r>
            </w:ins>
            <w:r w:rsidRPr="007F2F29">
              <w:rPr>
                <w:rFonts w:asciiTheme="minorBidi" w:hAnsiTheme="minorBidi" w:cstheme="minorBidi"/>
                <w:rtl/>
                <w:rPrChange w:id="4030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6747</w:t>
            </w:r>
          </w:p>
          <w:p w14:paraId="1050E44F" w14:textId="77777777" w:rsidR="007F2F29" w:rsidRPr="007F2F29" w:rsidRDefault="007F2F29" w:rsidP="007F2F29">
            <w:pPr>
              <w:bidi/>
              <w:spacing w:line="276" w:lineRule="auto"/>
              <w:rPr>
                <w:ins w:id="4031" w:author="Dalit Roth" w:date="2020-10-19T15:07:00Z"/>
                <w:rFonts w:asciiTheme="minorBidi" w:hAnsiTheme="minorBidi" w:cstheme="minorBidi"/>
                <w:rtl/>
                <w:rPrChange w:id="4032" w:author="Dalit Roth" w:date="2020-10-19T15:09:00Z">
                  <w:rPr>
                    <w:ins w:id="4033" w:author="Dalit Roth" w:date="2020-10-19T15:07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39AFE8C6" w14:textId="77777777" w:rsidR="007F2F29" w:rsidRPr="007F2F29" w:rsidRDefault="007F2F29" w:rsidP="007F2F29">
            <w:pPr>
              <w:bidi/>
              <w:spacing w:line="276" w:lineRule="auto"/>
              <w:rPr>
                <w:ins w:id="4034" w:author="Dalit Roth" w:date="2020-10-19T15:07:00Z"/>
                <w:rFonts w:asciiTheme="minorBidi" w:hAnsiTheme="minorBidi" w:cstheme="minorBidi"/>
                <w:rtl/>
                <w:rPrChange w:id="4035" w:author="Dalit Roth" w:date="2020-10-19T15:09:00Z">
                  <w:rPr>
                    <w:ins w:id="4036" w:author="Dalit Roth" w:date="2020-10-19T15:07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083ECD15" w14:textId="680EF35A" w:rsidR="007F2F29" w:rsidRPr="007F2F29" w:rsidRDefault="007F2F29" w:rsidP="007F2F29">
            <w:pPr>
              <w:bidi/>
              <w:spacing w:line="276" w:lineRule="auto"/>
              <w:rPr>
                <w:ins w:id="4037" w:author="Dalit Roth" w:date="2020-10-19T15:07:00Z"/>
                <w:rFonts w:asciiTheme="minorBidi" w:hAnsiTheme="minorBidi" w:cstheme="minorBidi"/>
                <w:rtl/>
                <w:rPrChange w:id="4038" w:author="Dalit Roth" w:date="2020-10-19T15:09:00Z">
                  <w:rPr>
                    <w:ins w:id="4039" w:author="Dalit Roth" w:date="2020-10-19T15:07:00Z"/>
                    <w:rFonts w:asciiTheme="minorBidi" w:hAnsiTheme="minorBidi" w:cstheme="minorBidi"/>
                    <w:rtl/>
                  </w:rPr>
                </w:rPrChange>
              </w:rPr>
            </w:pPr>
            <w:ins w:id="4040" w:author="Dalit Roth" w:date="2020-10-19T15:07:00Z">
              <w:r w:rsidRPr="007F2F29">
                <w:rPr>
                  <w:rFonts w:asciiTheme="minorBidi" w:hAnsiTheme="minorBidi" w:cstheme="minorBidi"/>
                  <w:rtl/>
                  <w:rPrChange w:id="4041" w:author="Dalit Roth" w:date="2020-10-19T15:09:00Z">
                    <w:rPr>
                      <w:rFonts w:asciiTheme="minorBidi" w:hAnsiTheme="minorBidi" w:cstheme="minorBidi" w:hint="cs"/>
                      <w:rtl/>
                    </w:rPr>
                  </w:rPrChange>
                </w:rPr>
                <w:t xml:space="preserve">נראה כאילו יש הבדל בין שתי הקבוצות מבחינות ה </w:t>
              </w:r>
              <w:r w:rsidRPr="007F2F29">
                <w:rPr>
                  <w:rFonts w:asciiTheme="minorBidi" w:hAnsiTheme="minorBidi" w:cstheme="minorBidi"/>
                  <w:rPrChange w:id="4042" w:author="Dalit Roth" w:date="2020-10-19T15:09:00Z">
                    <w:rPr>
                      <w:rFonts w:asciiTheme="minorBidi" w:hAnsiTheme="minorBidi" w:cstheme="minorBidi"/>
                    </w:rPr>
                  </w:rPrChange>
                </w:rPr>
                <w:t>revenue</w:t>
              </w:r>
              <w:r w:rsidRPr="007F2F29">
                <w:rPr>
                  <w:rFonts w:asciiTheme="minorBidi" w:hAnsiTheme="minorBidi" w:cstheme="minorBidi"/>
                  <w:rtl/>
                  <w:rPrChange w:id="4043" w:author="Dalit Roth" w:date="2020-10-19T15:09:00Z">
                    <w:rPr>
                      <w:rFonts w:asciiTheme="minorBidi" w:hAnsiTheme="minorBidi" w:cstheme="minorBidi" w:hint="cs"/>
                      <w:rtl/>
                    </w:rPr>
                  </w:rPrChange>
                </w:rPr>
                <w:t xml:space="preserve"> אבל ההבדל הוא לא משמעותי מבחינת ה </w:t>
              </w:r>
              <w:r w:rsidRPr="007F2F29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4044" w:author="Dalit Roth" w:date="2020-10-19T15:09:00Z">
                    <w:rPr>
                      <w:rFonts w:ascii="Lucida Console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rPrChange>
                </w:rPr>
                <w:t>p-value</w:t>
              </w:r>
            </w:ins>
          </w:p>
          <w:p w14:paraId="135D4B3C" w14:textId="77777777" w:rsidR="007F2F29" w:rsidRPr="007F2F29" w:rsidRDefault="007F2F29" w:rsidP="007F2F29">
            <w:pPr>
              <w:bidi/>
              <w:spacing w:line="276" w:lineRule="auto"/>
              <w:rPr>
                <w:ins w:id="4045" w:author="Dalit Roth" w:date="2020-10-19T15:07:00Z"/>
                <w:rFonts w:asciiTheme="minorBidi" w:hAnsiTheme="minorBidi" w:cstheme="minorBidi"/>
                <w:rtl/>
                <w:rPrChange w:id="4046" w:author="Dalit Roth" w:date="2020-10-19T15:09:00Z">
                  <w:rPr>
                    <w:ins w:id="4047" w:author="Dalit Roth" w:date="2020-10-19T15:07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4F30820E" w14:textId="5C100FF2" w:rsidR="007F2F29" w:rsidRPr="007F2F29" w:rsidRDefault="007F2F29" w:rsidP="007F2F29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04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pPrChange w:id="4049" w:author="Dalit Roth" w:date="2020-10-19T15:07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3306" w:type="dxa"/>
            <w:tcPrChange w:id="4050" w:author="Dalit Roth" w:date="2020-10-19T15:09:00Z">
              <w:tcPr>
                <w:tcW w:w="3306" w:type="dxa"/>
              </w:tcPr>
            </w:tcPrChange>
          </w:tcPr>
          <w:p w14:paraId="30BEC5F0" w14:textId="77777777" w:rsidR="003707E3" w:rsidRPr="007F2F29" w:rsidRDefault="003707E3" w:rsidP="003707E3">
            <w:pPr>
              <w:bidi/>
              <w:spacing w:line="276" w:lineRule="auto"/>
              <w:rPr>
                <w:ins w:id="4051" w:author="Dalit Roth" w:date="2020-10-19T15:08:00Z"/>
                <w:rFonts w:asciiTheme="minorBidi" w:hAnsiTheme="minorBidi" w:cstheme="minorBidi"/>
                <w:noProof/>
                <w:rPrChange w:id="4052" w:author="Dalit Roth" w:date="2020-10-19T15:09:00Z">
                  <w:rPr>
                    <w:ins w:id="4053" w:author="Dalit Roth" w:date="2020-10-19T15:08:00Z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054" w:author="Dalit Roth" w:date="2020-10-19T15:09:00Z">
                  <w:rPr>
                    <w:noProof/>
                  </w:rPr>
                </w:rPrChange>
              </w:rPr>
              <w:drawing>
                <wp:inline distT="0" distB="0" distL="0" distR="0" wp14:anchorId="459D4CF9" wp14:editId="28C42745">
                  <wp:extent cx="1741335" cy="1741335"/>
                  <wp:effectExtent l="0" t="0" r="0" b="0"/>
                  <wp:docPr id="62" name="תמונה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720" cy="173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A40C9" w14:textId="6F39AC34" w:rsidR="007F2F29" w:rsidRPr="007F2F29" w:rsidRDefault="007F2F29" w:rsidP="007F2F29">
            <w:pPr>
              <w:bidi/>
              <w:rPr>
                <w:rFonts w:asciiTheme="minorBidi" w:hAnsiTheme="minorBidi" w:cstheme="minorBidi"/>
                <w:rPrChange w:id="4055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pPrChange w:id="4056" w:author="Dalit Roth" w:date="2020-10-19T15:08:00Z">
                <w:pPr>
                  <w:bidi/>
                  <w:spacing w:line="276" w:lineRule="auto"/>
                </w:pPr>
              </w:pPrChange>
            </w:pPr>
            <w:ins w:id="4057" w:author="Dalit Roth" w:date="2020-10-19T15:08:00Z">
              <w:r w:rsidRPr="007F2F29">
                <w:rPr>
                  <w:rFonts w:asciiTheme="minorBidi" w:hAnsiTheme="minorBidi" w:cstheme="minorBidi"/>
                  <w:noProof/>
                  <w:rtl/>
                  <w:rPrChange w:id="4058" w:author="Dalit Roth" w:date="2020-10-19T15:09:00Z">
                    <w:rPr>
                      <w:rFonts w:asciiTheme="minorBidi" w:hAnsiTheme="minorBidi" w:cs="Arial"/>
                      <w:noProof/>
                      <w:rtl/>
                    </w:rPr>
                  </w:rPrChange>
                </w:rPr>
                <w:drawing>
                  <wp:inline distT="0" distB="0" distL="0" distR="0" wp14:anchorId="7B9ACB71" wp14:editId="08235457">
                    <wp:extent cx="1629355" cy="1425119"/>
                    <wp:effectExtent l="0" t="0" r="0" b="3810"/>
                    <wp:docPr id="286" name="תמונה 28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0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6882" b="32187"/>
                            <a:stretch/>
                          </pic:blipFill>
                          <pic:spPr bwMode="auto">
                            <a:xfrm>
                              <a:off x="0" y="0"/>
                              <a:ext cx="1637052" cy="14318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2403D2" w:rsidRPr="007F2F29" w14:paraId="4F2742C6" w14:textId="77777777" w:rsidTr="007F2F29">
        <w:tc>
          <w:tcPr>
            <w:tcW w:w="2491" w:type="dxa"/>
            <w:tcPrChange w:id="4059" w:author="Dalit Roth" w:date="2020-10-19T15:09:00Z">
              <w:tcPr>
                <w:tcW w:w="2491" w:type="dxa"/>
              </w:tcPr>
            </w:tcPrChange>
          </w:tcPr>
          <w:p w14:paraId="27CAE70B" w14:textId="75ACF314" w:rsidR="002403D2" w:rsidRPr="007F2F29" w:rsidRDefault="002403D2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  <w:rPrChange w:id="4060" w:author="Dalit Roth" w:date="2020-10-19T15:09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PrChange w:id="4061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  <w:t>animation</w:t>
            </w:r>
            <w:r w:rsidRPr="007F2F29">
              <w:rPr>
                <w:rFonts w:asciiTheme="minorBidi" w:hAnsiTheme="minorBidi" w:cstheme="minorBidi"/>
                <w:u w:val="single"/>
                <w:rtl/>
                <w:rPrChange w:id="4062" w:author="Dalit Roth" w:date="2020-10-19T15:09:00Z">
                  <w:rPr>
                    <w:rFonts w:asciiTheme="minorBidi" w:hAnsiTheme="minorBidi" w:cstheme="minorBidi"/>
                    <w:u w:val="single"/>
                    <w:rtl/>
                  </w:rPr>
                </w:rPrChange>
              </w:rPr>
              <w:t>:</w:t>
            </w:r>
          </w:p>
          <w:p w14:paraId="37AADCF2" w14:textId="77777777" w:rsidR="002403D2" w:rsidRPr="007F2F29" w:rsidRDefault="002403D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magenta"/>
                <w:u w:val="single"/>
                <w:rPrChange w:id="4063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</w:pPr>
          </w:p>
        </w:tc>
        <w:tc>
          <w:tcPr>
            <w:tcW w:w="2499" w:type="dxa"/>
            <w:tcPrChange w:id="4064" w:author="Dalit Roth" w:date="2020-10-19T15:09:00Z">
              <w:tcPr>
                <w:tcW w:w="2499" w:type="dxa"/>
              </w:tcPr>
            </w:tcPrChange>
          </w:tcPr>
          <w:p w14:paraId="19C60AA6" w14:textId="77777777" w:rsidR="002403D2" w:rsidRPr="007F2F29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06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6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5D934331" w14:textId="77777777" w:rsidR="002403D2" w:rsidRPr="007F2F29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06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6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4C256E82" w14:textId="77777777" w:rsidR="00EE769A" w:rsidRPr="007F2F29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069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7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מספר קטגוריות: 2 </w:t>
            </w:r>
          </w:p>
          <w:p w14:paraId="40EB9280" w14:textId="77777777" w:rsidR="00EE769A" w:rsidRPr="007F2F29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071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7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(382 - כן, </w:t>
            </w:r>
          </w:p>
          <w:p w14:paraId="7585942D" w14:textId="530D510F" w:rsidR="002403D2" w:rsidRPr="007F2F29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07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7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6,993 – לא)</w:t>
            </w:r>
          </w:p>
          <w:p w14:paraId="51117ABD" w14:textId="77777777" w:rsidR="002403D2" w:rsidRPr="007F2F29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075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269E7416" w14:textId="77777777" w:rsidR="00CC2E5F" w:rsidRPr="007F2F29" w:rsidRDefault="00CC2E5F" w:rsidP="00CC2E5F">
            <w:pPr>
              <w:bidi/>
              <w:spacing w:line="276" w:lineRule="auto"/>
              <w:rPr>
                <w:rFonts w:asciiTheme="minorBidi" w:hAnsiTheme="minorBidi" w:cstheme="minorBidi"/>
                <w:noProof/>
                <w:rtl/>
                <w:rPrChange w:id="4076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07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07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rtl/>
                <w:rPrChange w:id="407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  <w:t>:</w:t>
            </w:r>
          </w:p>
          <w:p w14:paraId="27D83826" w14:textId="3F05801F" w:rsidR="00CC2E5F" w:rsidRPr="007F2F29" w:rsidRDefault="00CC2E5F" w:rsidP="00CC2E5F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sz w:val="24"/>
                <w:szCs w:val="24"/>
                <w:rtl/>
                <w:rPrChange w:id="4080" w:author="Dalit Roth" w:date="2020-10-19T15:09:00Z">
                  <w:rPr>
                    <w:rFonts w:asciiTheme="minorBidi" w:hAnsiTheme="minorBidi" w:cstheme="minorBidi"/>
                    <w:noProof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rPrChange w:id="4081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t>p-value = 0.6522</w:t>
            </w:r>
          </w:p>
          <w:p w14:paraId="2CEEE093" w14:textId="55FF3677" w:rsidR="00CC2E5F" w:rsidRPr="007F2F29" w:rsidRDefault="00CC2E5F" w:rsidP="00CC2E5F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sz w:val="24"/>
                <w:szCs w:val="24"/>
                <w:rtl/>
                <w:rPrChange w:id="4082" w:author="Dalit Roth" w:date="2020-10-19T15:09:00Z">
                  <w:rPr>
                    <w:rFonts w:asciiTheme="minorBidi" w:hAnsiTheme="minorBidi" w:cstheme="minorBidi"/>
                    <w:noProof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rPrChange w:id="4083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t>X-squared = 2812.9</w:t>
            </w:r>
          </w:p>
          <w:p w14:paraId="30EAF393" w14:textId="60DE94CC" w:rsidR="00CC2E5F" w:rsidRPr="007F2F29" w:rsidRDefault="00CC2E5F" w:rsidP="00CC2E5F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08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085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df = 2843</w:t>
            </w:r>
          </w:p>
        </w:tc>
        <w:tc>
          <w:tcPr>
            <w:tcW w:w="3306" w:type="dxa"/>
            <w:tcPrChange w:id="4086" w:author="Dalit Roth" w:date="2020-10-19T15:09:00Z">
              <w:tcPr>
                <w:tcW w:w="3306" w:type="dxa"/>
              </w:tcPr>
            </w:tcPrChange>
          </w:tcPr>
          <w:p w14:paraId="408F2911" w14:textId="4F8360B3" w:rsidR="002403D2" w:rsidRPr="007F2F29" w:rsidRDefault="007F2F29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087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088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anchor distT="0" distB="0" distL="114300" distR="114300" simplePos="0" relativeHeight="251672064" behindDoc="0" locked="0" layoutInCell="1" allowOverlap="1" wp14:anchorId="43626CEB" wp14:editId="4E675204">
                  <wp:simplePos x="0" y="0"/>
                  <wp:positionH relativeFrom="column">
                    <wp:posOffset>560173</wp:posOffset>
                  </wp:positionH>
                  <wp:positionV relativeFrom="paragraph">
                    <wp:posOffset>95693</wp:posOffset>
                  </wp:positionV>
                  <wp:extent cx="1406525" cy="1406525"/>
                  <wp:effectExtent l="0" t="0" r="3175" b="3175"/>
                  <wp:wrapThrough wrapText="bothSides">
                    <wp:wrapPolygon edited="0">
                      <wp:start x="0" y="0"/>
                      <wp:lineTo x="0" y="21356"/>
                      <wp:lineTo x="21356" y="21356"/>
                      <wp:lineTo x="21356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525" cy="140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3DF1" w:rsidRPr="007F2F29">
              <w:rPr>
                <w:rFonts w:asciiTheme="minorBidi" w:hAnsiTheme="minorBidi" w:cstheme="minorBidi"/>
                <w:noProof/>
                <w:rPrChange w:id="4089" w:author="Dalit Roth" w:date="2020-10-19T15:09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80256" behindDoc="0" locked="0" layoutInCell="1" allowOverlap="1" wp14:anchorId="2505EE77" wp14:editId="6CC23712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1371600</wp:posOffset>
                  </wp:positionV>
                  <wp:extent cx="1473200" cy="1313815"/>
                  <wp:effectExtent l="0" t="0" r="0" b="635"/>
                  <wp:wrapThrough wrapText="bothSides">
                    <wp:wrapPolygon edited="0">
                      <wp:start x="0" y="0"/>
                      <wp:lineTo x="0" y="21297"/>
                      <wp:lineTo x="21228" y="21297"/>
                      <wp:lineTo x="21228" y="0"/>
                      <wp:lineTo x="0" y="0"/>
                    </wp:wrapPolygon>
                  </wp:wrapThrough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7F2F29" w14:paraId="28C05690" w14:textId="77777777" w:rsidTr="007F2F29">
        <w:tc>
          <w:tcPr>
            <w:tcW w:w="2491" w:type="dxa"/>
            <w:tcPrChange w:id="4090" w:author="Dalit Roth" w:date="2020-10-19T15:09:00Z">
              <w:tcPr>
                <w:tcW w:w="2491" w:type="dxa"/>
              </w:tcPr>
            </w:tcPrChange>
          </w:tcPr>
          <w:p w14:paraId="75657D0C" w14:textId="7D47ECD7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rPrChange w:id="4091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</w:pPr>
            <w:r w:rsidRPr="007F2F29">
              <w:rPr>
                <w:rFonts w:asciiTheme="minorBidi" w:eastAsiaTheme="minorHAnsi" w:hAnsiTheme="minorBidi" w:cstheme="minorBidi"/>
                <w:highlight w:val="green"/>
                <w:u w:val="single"/>
                <w:rPrChange w:id="4092" w:author="Dalit Roth" w:date="2020-10-19T15:09:00Z">
                  <w:rPr>
                    <w:rFonts w:asciiTheme="minorBidi" w:eastAsiaTheme="minorHAnsi" w:hAnsiTheme="minorBidi" w:cstheme="minorBidi"/>
                    <w:highlight w:val="green"/>
                    <w:u w:val="single"/>
                  </w:rPr>
                </w:rPrChange>
              </w:rPr>
              <w:lastRenderedPageBreak/>
              <w:t>_drama</w:t>
            </w:r>
          </w:p>
          <w:p w14:paraId="002ABB64" w14:textId="77777777" w:rsidR="009C0F94" w:rsidRPr="007F2F29" w:rsidRDefault="009C0F94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rPrChange w:id="4093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</w:p>
        </w:tc>
        <w:tc>
          <w:tcPr>
            <w:tcW w:w="2499" w:type="dxa"/>
            <w:tcPrChange w:id="4094" w:author="Dalit Roth" w:date="2020-10-19T15:09:00Z">
              <w:tcPr>
                <w:tcW w:w="2499" w:type="dxa"/>
              </w:tcPr>
            </w:tcPrChange>
          </w:tcPr>
          <w:p w14:paraId="1280D9B6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09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9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742CE5F8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09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09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797F468A" w14:textId="3812D91C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099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10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 (</w:t>
            </w:r>
            <w:r w:rsidR="00EE769A" w:rsidRPr="007F2F29">
              <w:rPr>
                <w:rFonts w:asciiTheme="minorBidi" w:hAnsiTheme="minorBidi" w:cstheme="minorBidi"/>
                <w:rPrChange w:id="4101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3676</w:t>
            </w:r>
            <w:r w:rsidRPr="007F2F29">
              <w:rPr>
                <w:rFonts w:asciiTheme="minorBidi" w:hAnsiTheme="minorBidi" w:cstheme="minorBidi"/>
                <w:rtl/>
                <w:rPrChange w:id="410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- כן,</w:t>
            </w:r>
            <w:r w:rsidR="00EE769A" w:rsidRPr="007F2F29">
              <w:rPr>
                <w:rFonts w:asciiTheme="minorBidi" w:hAnsiTheme="minorBidi" w:cstheme="minorBidi"/>
                <w:rPrChange w:id="4103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br/>
            </w:r>
            <w:r w:rsidRPr="007F2F29">
              <w:rPr>
                <w:rFonts w:asciiTheme="minorBidi" w:hAnsiTheme="minorBidi" w:cstheme="minorBidi"/>
                <w:rtl/>
                <w:rPrChange w:id="410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</w:t>
            </w:r>
            <w:r w:rsidR="00EE769A" w:rsidRPr="007F2F29">
              <w:rPr>
                <w:rFonts w:asciiTheme="minorBidi" w:hAnsiTheme="minorBidi" w:cstheme="minorBidi"/>
                <w:rPrChange w:id="4105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3699</w:t>
            </w:r>
            <w:r w:rsidRPr="007F2F29">
              <w:rPr>
                <w:rFonts w:asciiTheme="minorBidi" w:hAnsiTheme="minorBidi" w:cstheme="minorBidi"/>
                <w:rtl/>
                <w:rPrChange w:id="410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– לא)</w:t>
            </w:r>
          </w:p>
          <w:p w14:paraId="609B85BA" w14:textId="5CF5A813" w:rsidR="00D06379" w:rsidRPr="007F2F2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rPrChange w:id="4107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10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10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</w:p>
          <w:p w14:paraId="27C67324" w14:textId="77777777" w:rsidR="00D06379" w:rsidRPr="007F2F2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110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111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X-squared = 2841.9 df = 2843</w:t>
            </w:r>
          </w:p>
          <w:p w14:paraId="49661A38" w14:textId="033C06D2" w:rsidR="00D06379" w:rsidRPr="007F2F2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rtl/>
                <w:rPrChange w:id="4112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113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p-value = 0.5021</w:t>
            </w:r>
          </w:p>
          <w:p w14:paraId="02639165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11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</w:p>
        </w:tc>
        <w:tc>
          <w:tcPr>
            <w:tcW w:w="3306" w:type="dxa"/>
            <w:tcPrChange w:id="4115" w:author="Dalit Roth" w:date="2020-10-19T15:09:00Z">
              <w:tcPr>
                <w:tcW w:w="3306" w:type="dxa"/>
              </w:tcPr>
            </w:tcPrChange>
          </w:tcPr>
          <w:p w14:paraId="40CD8DA9" w14:textId="582CEC7D" w:rsidR="009C0F94" w:rsidRPr="007F2F29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116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117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inline distT="0" distB="0" distL="0" distR="0" wp14:anchorId="4E795765" wp14:editId="71C7A2A6">
                  <wp:extent cx="1741335" cy="1741335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20" cy="17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7F2F29" w14:paraId="07AFB185" w14:textId="77777777" w:rsidTr="007F2F29">
        <w:trPr>
          <w:trHeight w:val="5434"/>
        </w:trPr>
        <w:tc>
          <w:tcPr>
            <w:tcW w:w="2491" w:type="dxa"/>
            <w:tcPrChange w:id="4118" w:author="Dalit Roth" w:date="2020-10-19T15:10:00Z">
              <w:tcPr>
                <w:tcW w:w="2491" w:type="dxa"/>
              </w:tcPr>
            </w:tcPrChange>
          </w:tcPr>
          <w:p w14:paraId="26397E5A" w14:textId="0997AE0E" w:rsidR="003707E3" w:rsidRPr="007F2F29" w:rsidRDefault="003707E3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eastAsiaTheme="minorHAnsi" w:hAnsiTheme="minorBidi" w:cstheme="minorBidi"/>
                <w:highlight w:val="magenta"/>
                <w:u w:val="single"/>
                <w:rPrChange w:id="4119" w:author="Dalit Roth" w:date="2020-10-19T15:09:00Z">
                  <w:rPr>
                    <w:rFonts w:asciiTheme="minorBidi" w:eastAsiaTheme="minorHAnsi" w:hAnsiTheme="minorBidi" w:cstheme="minorBidi"/>
                    <w:highlight w:val="magenta"/>
                    <w:u w:val="single"/>
                  </w:rPr>
                </w:rPrChange>
              </w:rPr>
            </w:pPr>
            <w:r w:rsidRPr="007F2F29">
              <w:rPr>
                <w:rFonts w:asciiTheme="minorBidi" w:eastAsiaTheme="minorHAnsi" w:hAnsiTheme="minorBidi" w:cstheme="minorBidi"/>
                <w:highlight w:val="magenta"/>
                <w:u w:val="single"/>
                <w:rPrChange w:id="4120" w:author="Dalit Roth" w:date="2020-10-19T15:09:00Z">
                  <w:rPr>
                    <w:rFonts w:asciiTheme="minorBidi" w:eastAsiaTheme="minorHAnsi" w:hAnsiTheme="minorBidi" w:cstheme="minorBidi"/>
                    <w:highlight w:val="magenta"/>
                    <w:u w:val="single"/>
                  </w:rPr>
                </w:rPrChange>
              </w:rPr>
              <w:t>_horror</w:t>
            </w:r>
          </w:p>
          <w:p w14:paraId="275BDBEE" w14:textId="77777777" w:rsidR="003707E3" w:rsidRPr="007F2F29" w:rsidRDefault="003707E3" w:rsidP="003707E3">
            <w:pPr>
              <w:pStyle w:val="a3"/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4121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</w:p>
        </w:tc>
        <w:tc>
          <w:tcPr>
            <w:tcW w:w="2499" w:type="dxa"/>
            <w:tcPrChange w:id="4122" w:author="Dalit Roth" w:date="2020-10-19T15:10:00Z">
              <w:tcPr>
                <w:tcW w:w="2499" w:type="dxa"/>
              </w:tcPr>
            </w:tcPrChange>
          </w:tcPr>
          <w:p w14:paraId="3495C3BB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123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124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קיימים: 7,375</w:t>
            </w:r>
          </w:p>
          <w:p w14:paraId="7082B6D8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125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126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חסרים: אין</w:t>
            </w:r>
          </w:p>
          <w:p w14:paraId="61AD7B78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127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128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קטגוריה כן (1) - 735</w:t>
            </w:r>
          </w:p>
          <w:p w14:paraId="09259EBF" w14:textId="712FCC18" w:rsidR="003707E3" w:rsidRPr="007F2F29" w:rsidRDefault="003707E3" w:rsidP="003707E3">
            <w:pPr>
              <w:bidi/>
              <w:spacing w:line="276" w:lineRule="auto"/>
              <w:rPr>
                <w:ins w:id="4129" w:author="Dalit Roth" w:date="2020-10-19T15:08:00Z"/>
                <w:rFonts w:asciiTheme="minorBidi" w:hAnsiTheme="minorBidi" w:cstheme="minorBidi"/>
                <w:rtl/>
                <w:rPrChange w:id="4130" w:author="Dalit Roth" w:date="2020-10-19T15:09:00Z">
                  <w:rPr>
                    <w:ins w:id="4131" w:author="Dalit Roth" w:date="2020-10-19T15:08:00Z"/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tl/>
                <w:rPrChange w:id="4132" w:author="Dalit Roth" w:date="2020-10-19T15:09:00Z">
                  <w:rPr>
                    <w:rFonts w:asciiTheme="minorBidi" w:hAnsiTheme="minorBidi" w:hint="cs"/>
                    <w:u w:val="single"/>
                    <w:rtl/>
                  </w:rPr>
                </w:rPrChange>
              </w:rPr>
              <w:t>קטגוריה לא (0)</w:t>
            </w:r>
            <w:r w:rsidRPr="007F2F29">
              <w:rPr>
                <w:rFonts w:asciiTheme="minorBidi" w:hAnsiTheme="minorBidi" w:cstheme="minorBidi"/>
                <w:rtl/>
                <w:rPrChange w:id="4133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del w:id="4134" w:author="Dalit Roth" w:date="2020-10-19T15:08:00Z">
              <w:r w:rsidRPr="007F2F29" w:rsidDel="007F2F29">
                <w:rPr>
                  <w:rFonts w:asciiTheme="minorBidi" w:hAnsiTheme="minorBidi" w:cstheme="minorBidi"/>
                  <w:rtl/>
                  <w:rPrChange w:id="4135" w:author="Dalit Roth" w:date="2020-10-19T15:09:00Z">
                    <w:rPr>
                      <w:rFonts w:asciiTheme="minorBidi" w:hAnsiTheme="minorBidi"/>
                      <w:rtl/>
                    </w:rPr>
                  </w:rPrChange>
                </w:rPr>
                <w:delText>-</w:delText>
              </w:r>
            </w:del>
            <w:ins w:id="4136" w:author="Dalit Roth" w:date="2020-10-19T15:08:00Z">
              <w:r w:rsidR="007F2F29" w:rsidRPr="007F2F29">
                <w:rPr>
                  <w:rFonts w:asciiTheme="minorBidi" w:hAnsiTheme="minorBidi" w:cstheme="minorBidi"/>
                  <w:rtl/>
                  <w:rPrChange w:id="4137" w:author="Dalit Roth" w:date="2020-10-19T15:09:00Z">
                    <w:rPr>
                      <w:rFonts w:asciiTheme="minorBidi" w:hAnsiTheme="minorBidi"/>
                      <w:rtl/>
                    </w:rPr>
                  </w:rPrChange>
                </w:rPr>
                <w:t>–</w:t>
              </w:r>
            </w:ins>
            <w:r w:rsidRPr="007F2F29">
              <w:rPr>
                <w:rFonts w:asciiTheme="minorBidi" w:hAnsiTheme="minorBidi" w:cstheme="minorBidi"/>
                <w:rtl/>
                <w:rPrChange w:id="4138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r w:rsidRPr="007F2F29">
              <w:rPr>
                <w:rFonts w:asciiTheme="minorBidi" w:hAnsiTheme="minorBidi" w:cstheme="minorBidi"/>
                <w:rPrChange w:id="4139" w:author="Dalit Roth" w:date="2020-10-19T15:09:00Z">
                  <w:rPr>
                    <w:rFonts w:asciiTheme="minorBidi" w:hAnsiTheme="minorBidi"/>
                  </w:rPr>
                </w:rPrChange>
              </w:rPr>
              <w:t>6640</w:t>
            </w:r>
          </w:p>
          <w:p w14:paraId="3F9D906E" w14:textId="77777777" w:rsidR="007F2F29" w:rsidRPr="007F2F29" w:rsidRDefault="007F2F29" w:rsidP="007F2F29">
            <w:pPr>
              <w:bidi/>
              <w:spacing w:line="276" w:lineRule="auto"/>
              <w:rPr>
                <w:ins w:id="4140" w:author="Dalit Roth" w:date="2020-10-19T15:08:00Z"/>
                <w:rFonts w:asciiTheme="minorBidi" w:hAnsiTheme="minorBidi" w:cstheme="minorBidi"/>
                <w:rtl/>
                <w:rPrChange w:id="4141" w:author="Dalit Roth" w:date="2020-10-19T15:09:00Z">
                  <w:rPr>
                    <w:ins w:id="4142" w:author="Dalit Roth" w:date="2020-10-19T15:08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07630509" w14:textId="77777777" w:rsidR="007F2F29" w:rsidRPr="007F2F29" w:rsidRDefault="007F2F29" w:rsidP="007F2F29">
            <w:pPr>
              <w:bidi/>
              <w:spacing w:line="276" w:lineRule="auto"/>
              <w:rPr>
                <w:ins w:id="4143" w:author="Dalit Roth" w:date="2020-10-19T15:08:00Z"/>
                <w:rFonts w:asciiTheme="minorBidi" w:hAnsiTheme="minorBidi" w:cstheme="minorBidi"/>
                <w:rtl/>
                <w:rPrChange w:id="4144" w:author="Dalit Roth" w:date="2020-10-19T15:09:00Z">
                  <w:rPr>
                    <w:ins w:id="4145" w:author="Dalit Roth" w:date="2020-10-19T15:08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2B85F1EA" w14:textId="22391D61" w:rsidR="007F2F29" w:rsidRPr="007F2F29" w:rsidRDefault="007F2F29" w:rsidP="007F2F29">
            <w:pPr>
              <w:bidi/>
              <w:spacing w:line="276" w:lineRule="auto"/>
              <w:rPr>
                <w:ins w:id="4146" w:author="Dalit Roth" w:date="2020-10-19T15:09:00Z"/>
                <w:rFonts w:asciiTheme="minorBidi" w:hAnsiTheme="minorBidi" w:cstheme="minorBidi"/>
                <w:rtl/>
                <w:rPrChange w:id="4147" w:author="Dalit Roth" w:date="2020-10-19T15:09:00Z">
                  <w:rPr>
                    <w:ins w:id="4148" w:author="Dalit Roth" w:date="2020-10-19T15:09:00Z"/>
                    <w:rFonts w:asciiTheme="minorBidi" w:hAnsiTheme="minorBidi"/>
                    <w:rtl/>
                  </w:rPr>
                </w:rPrChange>
              </w:rPr>
              <w:pPrChange w:id="4149" w:author="Dalit Roth" w:date="2020-10-19T15:10:00Z">
                <w:pPr>
                  <w:bidi/>
                  <w:spacing w:line="276" w:lineRule="auto"/>
                </w:pPr>
              </w:pPrChange>
            </w:pPr>
            <w:ins w:id="4150" w:author="Dalit Roth" w:date="2020-10-19T15:10:00Z">
              <w:r w:rsidRPr="00E91B4A">
                <w:rPr>
                  <w:rFonts w:asciiTheme="minorBidi" w:hAnsiTheme="minorBidi" w:cstheme="minorBidi"/>
                  <w:noProof/>
                  <w:u w:val="single"/>
                  <w:rtl/>
                </w:rPr>
                <w:t xml:space="preserve">מבחן </w:t>
              </w:r>
              <w:r w:rsidRPr="00E91B4A">
                <w:rPr>
                  <w:rFonts w:asciiTheme="minorBidi" w:hAnsiTheme="minorBidi" w:cstheme="minorBidi"/>
                  <w:noProof/>
                  <w:u w:val="single"/>
                </w:rPr>
                <w:t>Chi-square</w:t>
              </w:r>
            </w:ins>
          </w:p>
          <w:p w14:paraId="4C9E7526" w14:textId="77777777" w:rsidR="007F2F29" w:rsidRPr="007F2F2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151" w:author="Dalit Roth" w:date="2020-10-19T15:09:00Z"/>
                <w:rFonts w:asciiTheme="minorBidi" w:hAnsiTheme="minorBidi" w:cstheme="minorBidi"/>
                <w:color w:val="000000"/>
                <w:bdr w:val="none" w:sz="0" w:space="0" w:color="auto" w:frame="1"/>
                <w:rPrChange w:id="4152" w:author="Dalit Roth" w:date="2020-10-19T15:09:00Z">
                  <w:rPr>
                    <w:ins w:id="4153" w:author="Dalit Roth" w:date="2020-10-19T15:09:00Z"/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</w:pPr>
            <w:ins w:id="4154" w:author="Dalit Roth" w:date="2020-10-19T15:09:00Z">
              <w:r w:rsidRPr="007F2F29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4155" w:author="Dalit Roth" w:date="2020-10-19T15:09:00Z">
                    <w:rPr>
                      <w:rFonts w:ascii="Lucida Console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rPrChange>
                </w:rPr>
                <w:t>X-squared = 2869.9df = 2843</w:t>
              </w:r>
            </w:ins>
          </w:p>
          <w:p w14:paraId="76011628" w14:textId="77777777" w:rsidR="007F2F29" w:rsidRPr="007F2F2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156" w:author="Dalit Roth" w:date="2020-10-19T15:09:00Z"/>
                <w:rFonts w:asciiTheme="minorBidi" w:hAnsiTheme="minorBidi" w:cstheme="minorBidi"/>
                <w:color w:val="000000"/>
                <w:rPrChange w:id="4157" w:author="Dalit Roth" w:date="2020-10-19T15:09:00Z">
                  <w:rPr>
                    <w:ins w:id="4158" w:author="Dalit Roth" w:date="2020-10-19T15:09:00Z"/>
                    <w:rFonts w:ascii="Lucida Console" w:hAnsi="Lucida Console" w:cs="Courier New"/>
                    <w:color w:val="000000"/>
                    <w:sz w:val="20"/>
                    <w:szCs w:val="20"/>
                  </w:rPr>
                </w:rPrChange>
              </w:rPr>
            </w:pPr>
            <w:ins w:id="4159" w:author="Dalit Roth" w:date="2020-10-19T15:09:00Z">
              <w:r w:rsidRPr="007F2F29">
                <w:rPr>
                  <w:rFonts w:asciiTheme="minorBidi" w:hAnsiTheme="minorBidi" w:cstheme="minorBidi"/>
                  <w:color w:val="000000"/>
                  <w:bdr w:val="none" w:sz="0" w:space="0" w:color="auto" w:frame="1"/>
                  <w:rPrChange w:id="4160" w:author="Dalit Roth" w:date="2020-10-19T15:09:00Z">
                    <w:rPr>
                      <w:rFonts w:ascii="Lucida Console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rPrChange>
                </w:rPr>
                <w:t xml:space="preserve">p-value = </w:t>
              </w:r>
              <w:r w:rsidRPr="007F2F29">
                <w:rPr>
                  <w:rFonts w:asciiTheme="minorBidi" w:hAnsiTheme="minorBidi" w:cstheme="minorBidi"/>
                  <w:color w:val="FF0000"/>
                  <w:bdr w:val="none" w:sz="0" w:space="0" w:color="auto" w:frame="1"/>
                  <w:rPrChange w:id="4161" w:author="Dalit Roth" w:date="2020-10-19T15:09:00Z">
                    <w:rPr>
                      <w:rFonts w:ascii="Lucida Console" w:hAnsi="Lucida Console" w:cs="Courier New"/>
                      <w:color w:val="FF0000"/>
                      <w:sz w:val="20"/>
                      <w:szCs w:val="20"/>
                      <w:bdr w:val="none" w:sz="0" w:space="0" w:color="auto" w:frame="1"/>
                    </w:rPr>
                  </w:rPrChange>
                </w:rPr>
                <w:t>0.3577</w:t>
              </w:r>
            </w:ins>
          </w:p>
          <w:p w14:paraId="22BBF731" w14:textId="77777777" w:rsidR="007F2F29" w:rsidRPr="007F2F29" w:rsidRDefault="007F2F29" w:rsidP="007F2F29">
            <w:pPr>
              <w:bidi/>
              <w:spacing w:line="276" w:lineRule="auto"/>
              <w:rPr>
                <w:ins w:id="4162" w:author="Dalit Roth" w:date="2020-10-19T15:09:00Z"/>
                <w:rFonts w:asciiTheme="minorBidi" w:hAnsiTheme="minorBidi" w:cstheme="minorBidi"/>
                <w:rtl/>
                <w:rPrChange w:id="4163" w:author="Dalit Roth" w:date="2020-10-19T15:09:00Z">
                  <w:rPr>
                    <w:ins w:id="4164" w:author="Dalit Roth" w:date="2020-10-19T15:09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2006D39E" w14:textId="77777777" w:rsidR="007F2F29" w:rsidRPr="007F2F29" w:rsidRDefault="007F2F29" w:rsidP="007F2F29">
            <w:pPr>
              <w:bidi/>
              <w:spacing w:line="276" w:lineRule="auto"/>
              <w:rPr>
                <w:ins w:id="4165" w:author="Dalit Roth" w:date="2020-10-19T15:09:00Z"/>
                <w:rFonts w:asciiTheme="minorBidi" w:hAnsiTheme="minorBidi" w:cstheme="minorBidi"/>
                <w:rtl/>
                <w:rPrChange w:id="4166" w:author="Dalit Roth" w:date="2020-10-19T15:09:00Z">
                  <w:rPr>
                    <w:ins w:id="4167" w:author="Dalit Roth" w:date="2020-10-19T15:09:00Z"/>
                    <w:rFonts w:asciiTheme="minorBidi" w:hAnsiTheme="minorBidi" w:cstheme="minorBidi" w:hint="cs"/>
                    <w:rtl/>
                  </w:rPr>
                </w:rPrChange>
              </w:rPr>
            </w:pPr>
            <w:ins w:id="4168" w:author="Dalit Roth" w:date="2020-10-19T15:09:00Z">
              <w:r w:rsidRPr="007F2F29">
                <w:rPr>
                  <w:rFonts w:asciiTheme="minorBidi" w:hAnsiTheme="minorBidi" w:cstheme="minorBidi"/>
                  <w:rtl/>
                  <w:rPrChange w:id="4169" w:author="Dalit Roth" w:date="2020-10-19T15:09:00Z">
                    <w:rPr>
                      <w:rFonts w:asciiTheme="minorBidi" w:hAnsiTheme="minorBidi" w:cstheme="minorBidi" w:hint="cs"/>
                      <w:rtl/>
                    </w:rPr>
                  </w:rPrChange>
                </w:rPr>
                <w:t>חוץ מטווח הפיזור והשונות של ההתפלגות, אין הבדל משמעותי בין הקב'</w:t>
              </w:r>
            </w:ins>
          </w:p>
          <w:p w14:paraId="0A10F0E9" w14:textId="7CD366F8" w:rsidR="007F2F29" w:rsidRPr="007F2F29" w:rsidRDefault="007F2F29" w:rsidP="007F2F29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17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pPrChange w:id="4171" w:author="Dalit Roth" w:date="2020-10-19T15:08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3306" w:type="dxa"/>
            <w:tcPrChange w:id="4172" w:author="Dalit Roth" w:date="2020-10-19T15:10:00Z">
              <w:tcPr>
                <w:tcW w:w="3306" w:type="dxa"/>
              </w:tcPr>
            </w:tcPrChange>
          </w:tcPr>
          <w:p w14:paraId="40F1613A" w14:textId="2B164951" w:rsidR="003707E3" w:rsidRPr="007F2F29" w:rsidRDefault="007F2F29" w:rsidP="003707E3">
            <w:pPr>
              <w:bidi/>
              <w:spacing w:line="276" w:lineRule="auto"/>
              <w:rPr>
                <w:ins w:id="4173" w:author="Dalit Roth" w:date="2020-10-19T15:08:00Z"/>
                <w:rFonts w:asciiTheme="minorBidi" w:hAnsiTheme="minorBidi" w:cstheme="minorBidi"/>
                <w:noProof/>
                <w:rPrChange w:id="4174" w:author="Dalit Roth" w:date="2020-10-19T15:09:00Z">
                  <w:rPr>
                    <w:ins w:id="4175" w:author="Dalit Roth" w:date="2020-10-19T15:08:00Z"/>
                    <w:noProof/>
                  </w:rPr>
                </w:rPrChange>
              </w:rPr>
            </w:pPr>
            <w:ins w:id="4176" w:author="Dalit Roth" w:date="2020-10-19T15:08:00Z">
              <w:r w:rsidRPr="007F2F29">
                <w:rPr>
                  <w:rFonts w:asciiTheme="minorBidi" w:hAnsiTheme="minorBidi" w:cstheme="minorBidi"/>
                  <w:noProof/>
                  <w:rPrChange w:id="4177" w:author="Dalit Roth" w:date="2020-10-19T15:09:00Z">
                    <w:rPr>
                      <w:noProof/>
                    </w:rPr>
                  </w:rPrChange>
                </w:rPr>
                <w:drawing>
                  <wp:inline distT="0" distB="0" distL="0" distR="0" wp14:anchorId="11077049" wp14:editId="12B7B6EA">
                    <wp:extent cx="1669312" cy="1669312"/>
                    <wp:effectExtent l="0" t="0" r="7620" b="7620"/>
                    <wp:docPr id="211" name="תמונה 2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73131" cy="16731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7F2F29">
                <w:rPr>
                  <w:rFonts w:asciiTheme="minorBidi" w:hAnsiTheme="minorBidi" w:cstheme="minorBidi"/>
                  <w:noProof/>
                  <w:rtl/>
                  <w:rPrChange w:id="4178" w:author="Dalit Roth" w:date="2020-10-19T15:09:00Z">
                    <w:rPr>
                      <w:rFonts w:asciiTheme="minorBidi" w:hAnsiTheme="minorBidi" w:cs="Arial"/>
                      <w:noProof/>
                      <w:rtl/>
                    </w:rPr>
                  </w:rPrChange>
                </w:rPr>
                <w:drawing>
                  <wp:inline distT="0" distB="0" distL="0" distR="0" wp14:anchorId="18E450EE" wp14:editId="2CF0E52F">
                    <wp:extent cx="1721071" cy="1653680"/>
                    <wp:effectExtent l="0" t="0" r="0" b="0"/>
                    <wp:docPr id="209" name="תמונה 20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381" b="31107"/>
                            <a:stretch/>
                          </pic:blipFill>
                          <pic:spPr bwMode="auto">
                            <a:xfrm>
                              <a:off x="0" y="0"/>
                              <a:ext cx="1727311" cy="165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  <w:del w:id="4179" w:author="Dalit Roth" w:date="2020-10-19T15:08:00Z">
              <w:r w:rsidR="003707E3" w:rsidRPr="007F2F29" w:rsidDel="007F2F29">
                <w:rPr>
                  <w:rFonts w:asciiTheme="minorBidi" w:hAnsiTheme="minorBidi" w:cstheme="minorBidi"/>
                  <w:noProof/>
                  <w:rPrChange w:id="4180" w:author="Dalit Roth" w:date="2020-10-19T15:09:00Z">
                    <w:rPr>
                      <w:noProof/>
                    </w:rPr>
                  </w:rPrChange>
                </w:rPr>
                <w:drawing>
                  <wp:inline distT="0" distB="0" distL="0" distR="0" wp14:anchorId="533C719B" wp14:editId="3094FC10">
                    <wp:extent cx="1669312" cy="1669312"/>
                    <wp:effectExtent l="0" t="0" r="7620" b="7620"/>
                    <wp:docPr id="146" name="תמונה 14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73131" cy="16731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4D210A1" w14:textId="77777777" w:rsidR="007F2F29" w:rsidRPr="007F2F29" w:rsidRDefault="007F2F29" w:rsidP="007F2F29">
            <w:pPr>
              <w:bidi/>
              <w:rPr>
                <w:ins w:id="4181" w:author="Dalit Roth" w:date="2020-10-19T15:08:00Z"/>
                <w:rFonts w:asciiTheme="minorBidi" w:hAnsiTheme="minorBidi" w:cstheme="minorBidi"/>
                <w:noProof/>
                <w:rtl/>
                <w:rPrChange w:id="4182" w:author="Dalit Roth" w:date="2020-10-19T15:09:00Z">
                  <w:rPr>
                    <w:ins w:id="4183" w:author="Dalit Roth" w:date="2020-10-19T15:08:00Z"/>
                    <w:noProof/>
                    <w:rtl/>
                  </w:rPr>
                </w:rPrChange>
              </w:rPr>
            </w:pPr>
          </w:p>
          <w:p w14:paraId="46F6DE01" w14:textId="0C86BF8E" w:rsidR="007F2F29" w:rsidRPr="007F2F29" w:rsidRDefault="007F2F29" w:rsidP="007F2F29">
            <w:pPr>
              <w:bidi/>
              <w:ind w:firstLine="720"/>
              <w:rPr>
                <w:rFonts w:asciiTheme="minorBidi" w:hAnsiTheme="minorBidi" w:cstheme="minorBidi"/>
                <w:rPrChange w:id="4184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pPrChange w:id="4185" w:author="Dalit Roth" w:date="2020-10-19T15:08:00Z">
                <w:pPr>
                  <w:bidi/>
                  <w:spacing w:line="276" w:lineRule="auto"/>
                </w:pPr>
              </w:pPrChange>
            </w:pPr>
          </w:p>
        </w:tc>
      </w:tr>
      <w:tr w:rsidR="009C0F94" w:rsidRPr="007F2F29" w14:paraId="4DF34B2C" w14:textId="77777777" w:rsidTr="007F2F29">
        <w:tc>
          <w:tcPr>
            <w:tcW w:w="2491" w:type="dxa"/>
            <w:tcPrChange w:id="4186" w:author="Dalit Roth" w:date="2020-10-19T15:09:00Z">
              <w:tcPr>
                <w:tcW w:w="2491" w:type="dxa"/>
              </w:tcPr>
            </w:tcPrChange>
          </w:tcPr>
          <w:p w14:paraId="410DA574" w14:textId="25A65D7A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4187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PrChange w:id="4188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  <w:t>action</w:t>
            </w:r>
          </w:p>
        </w:tc>
        <w:tc>
          <w:tcPr>
            <w:tcW w:w="2499" w:type="dxa"/>
            <w:tcPrChange w:id="4189" w:author="Dalit Roth" w:date="2020-10-19T15:09:00Z">
              <w:tcPr>
                <w:tcW w:w="2499" w:type="dxa"/>
              </w:tcPr>
            </w:tcPrChange>
          </w:tcPr>
          <w:p w14:paraId="5A10CD0D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19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19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51975FB6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19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19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373FA9DA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19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19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 (1,735 - כן, 5,640 – לא)</w:t>
            </w:r>
          </w:p>
          <w:p w14:paraId="5E426B55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196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22AB8530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PrChange w:id="4197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29213B03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tl/>
                <w:rPrChange w:id="419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19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200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201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>:</w:t>
            </w:r>
          </w:p>
          <w:p w14:paraId="7AE19AE2" w14:textId="7B99808B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tl/>
                <w:rPrChange w:id="4202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203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p-value = 0.4613</w:t>
            </w:r>
          </w:p>
          <w:p w14:paraId="3BFFC42B" w14:textId="5AA9F89E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tl/>
                <w:rPrChange w:id="4204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205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X-squared = 2849.7</w:t>
            </w:r>
          </w:p>
          <w:p w14:paraId="4391366C" w14:textId="5E156708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20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20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df = 2843</w:t>
            </w:r>
          </w:p>
        </w:tc>
        <w:tc>
          <w:tcPr>
            <w:tcW w:w="3306" w:type="dxa"/>
            <w:tcPrChange w:id="4208" w:author="Dalit Roth" w:date="2020-10-19T15:09:00Z">
              <w:tcPr>
                <w:tcW w:w="3306" w:type="dxa"/>
              </w:tcPr>
            </w:tcPrChange>
          </w:tcPr>
          <w:p w14:paraId="557B8DB1" w14:textId="77777777" w:rsidR="00EC3DF1" w:rsidRPr="007F2F29" w:rsidRDefault="00EC3DF1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20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</w:p>
          <w:p w14:paraId="34E19A90" w14:textId="3258FBE5" w:rsidR="009C0F94" w:rsidRPr="007F2F29" w:rsidRDefault="00EC3DF1" w:rsidP="00EC3DF1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210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211" w:author="Dalit Roth" w:date="2020-10-19T15:09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90496" behindDoc="0" locked="0" layoutInCell="1" allowOverlap="1" wp14:anchorId="1AC4558A" wp14:editId="5E96D04C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1353820</wp:posOffset>
                  </wp:positionV>
                  <wp:extent cx="1530350" cy="1365250"/>
                  <wp:effectExtent l="0" t="0" r="0" b="6350"/>
                  <wp:wrapThrough wrapText="bothSides">
                    <wp:wrapPolygon edited="0">
                      <wp:start x="0" y="0"/>
                      <wp:lineTo x="0" y="21399"/>
                      <wp:lineTo x="21241" y="21399"/>
                      <wp:lineTo x="21241" y="0"/>
                      <wp:lineTo x="0" y="0"/>
                    </wp:wrapPolygon>
                  </wp:wrapThrough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7F2F29">
              <w:rPr>
                <w:rFonts w:asciiTheme="minorBidi" w:hAnsiTheme="minorBidi" w:cstheme="minorBidi"/>
                <w:noProof/>
                <w:rPrChange w:id="4212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anchor distT="0" distB="0" distL="114300" distR="114300" simplePos="0" relativeHeight="251685376" behindDoc="0" locked="0" layoutInCell="1" allowOverlap="1" wp14:anchorId="662F1061" wp14:editId="5AC1CF52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0</wp:posOffset>
                  </wp:positionV>
                  <wp:extent cx="1445260" cy="1445260"/>
                  <wp:effectExtent l="0" t="0" r="2540" b="2540"/>
                  <wp:wrapThrough wrapText="bothSides">
                    <wp:wrapPolygon edited="0">
                      <wp:start x="0" y="0"/>
                      <wp:lineTo x="0" y="21353"/>
                      <wp:lineTo x="21353" y="21353"/>
                      <wp:lineTo x="21353" y="0"/>
                      <wp:lineTo x="0" y="0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260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7F2F29" w14:paraId="2603C0CC" w14:textId="77777777" w:rsidTr="007F2F29">
        <w:tc>
          <w:tcPr>
            <w:tcW w:w="2491" w:type="dxa"/>
            <w:tcPrChange w:id="4213" w:author="Dalit Roth" w:date="2020-10-19T15:09:00Z">
              <w:tcPr>
                <w:tcW w:w="2491" w:type="dxa"/>
              </w:tcPr>
            </w:tcPrChange>
          </w:tcPr>
          <w:p w14:paraId="069638B2" w14:textId="4A72DDD3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4214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green"/>
                <w:u w:val="single"/>
                <w:rPrChange w:id="4215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  <w:lastRenderedPageBreak/>
              <w:t>comedy</w:t>
            </w:r>
          </w:p>
        </w:tc>
        <w:tc>
          <w:tcPr>
            <w:tcW w:w="2499" w:type="dxa"/>
            <w:tcPrChange w:id="4216" w:author="Dalit Roth" w:date="2020-10-19T15:09:00Z">
              <w:tcPr>
                <w:tcW w:w="2499" w:type="dxa"/>
              </w:tcPr>
            </w:tcPrChange>
          </w:tcPr>
          <w:p w14:paraId="548C85A2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21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1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2DEF6D6C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21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2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1FFAB0D6" w14:textId="1D116613" w:rsidR="00EE769A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221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2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 (</w:t>
            </w:r>
            <w:r w:rsidR="00EE769A" w:rsidRPr="007F2F29">
              <w:rPr>
                <w:rFonts w:asciiTheme="minorBidi" w:hAnsiTheme="minorBidi" w:cstheme="minorBidi"/>
                <w:rPrChange w:id="4223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2605</w:t>
            </w:r>
            <w:r w:rsidRPr="007F2F29">
              <w:rPr>
                <w:rFonts w:asciiTheme="minorBidi" w:hAnsiTheme="minorBidi" w:cstheme="minorBidi"/>
                <w:rtl/>
                <w:rPrChange w:id="422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- כן,</w:t>
            </w:r>
          </w:p>
          <w:p w14:paraId="44D015F6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225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2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</w:t>
            </w:r>
            <w:r w:rsidR="00EE769A" w:rsidRPr="007F2F29">
              <w:rPr>
                <w:rFonts w:asciiTheme="minorBidi" w:hAnsiTheme="minorBidi" w:cstheme="minorBidi"/>
                <w:rPrChange w:id="4227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4770</w:t>
            </w:r>
            <w:r w:rsidRPr="007F2F29">
              <w:rPr>
                <w:rFonts w:asciiTheme="minorBidi" w:hAnsiTheme="minorBidi" w:cstheme="minorBidi"/>
                <w:rtl/>
                <w:rPrChange w:id="422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– לא)</w:t>
            </w:r>
          </w:p>
          <w:p w14:paraId="0577F7FC" w14:textId="77777777" w:rsidR="00D06379" w:rsidRPr="007F2F2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PrChange w:id="422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</w:pPr>
          </w:p>
          <w:p w14:paraId="7DE76863" w14:textId="77777777" w:rsidR="00D06379" w:rsidRPr="007F2F2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tl/>
                <w:rPrChange w:id="4230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231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232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233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>:</w:t>
            </w:r>
          </w:p>
          <w:p w14:paraId="581C0389" w14:textId="77777777" w:rsidR="00D06379" w:rsidRPr="007F2F2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234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235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X-squared = 2840.9df = 2843</w:t>
            </w:r>
          </w:p>
          <w:p w14:paraId="65629106" w14:textId="45C08340" w:rsidR="00D06379" w:rsidRPr="007F2F2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rPrChange w:id="4236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237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p-value = 0.5078</w:t>
            </w:r>
          </w:p>
          <w:p w14:paraId="4C09B2E5" w14:textId="2B78B094" w:rsidR="00D06379" w:rsidRPr="007F2F2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23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</w:p>
        </w:tc>
        <w:tc>
          <w:tcPr>
            <w:tcW w:w="3306" w:type="dxa"/>
            <w:tcPrChange w:id="4239" w:author="Dalit Roth" w:date="2020-10-19T15:09:00Z">
              <w:tcPr>
                <w:tcW w:w="3306" w:type="dxa"/>
              </w:tcPr>
            </w:tcPrChange>
          </w:tcPr>
          <w:p w14:paraId="2B20D7CE" w14:textId="103FFF86" w:rsidR="009C0F94" w:rsidRPr="007F2F29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240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241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inline distT="0" distB="0" distL="0" distR="0" wp14:anchorId="023A60F8" wp14:editId="583B6337">
                  <wp:extent cx="1962150" cy="19621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7F2F29" w14:paraId="7337E84A" w14:textId="77777777" w:rsidTr="007F2F29">
        <w:tc>
          <w:tcPr>
            <w:tcW w:w="2491" w:type="dxa"/>
            <w:tcPrChange w:id="4242" w:author="Dalit Roth" w:date="2020-10-19T15:09:00Z">
              <w:tcPr>
                <w:tcW w:w="2491" w:type="dxa"/>
              </w:tcPr>
            </w:tcPrChange>
          </w:tcPr>
          <w:p w14:paraId="763C1F01" w14:textId="4768652D" w:rsidR="003707E3" w:rsidRPr="007F2F29" w:rsidRDefault="003707E3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rPrChange w:id="4243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magenta"/>
                <w:u w:val="single"/>
                <w:rPrChange w:id="4244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  <w:t>history</w:t>
            </w:r>
          </w:p>
        </w:tc>
        <w:tc>
          <w:tcPr>
            <w:tcW w:w="2499" w:type="dxa"/>
            <w:tcPrChange w:id="4245" w:author="Dalit Roth" w:date="2020-10-19T15:09:00Z">
              <w:tcPr>
                <w:tcW w:w="2499" w:type="dxa"/>
              </w:tcPr>
            </w:tcPrChange>
          </w:tcPr>
          <w:p w14:paraId="612E6E85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246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47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קיימים: 7,375</w:t>
            </w:r>
          </w:p>
          <w:p w14:paraId="4D52CFFD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248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49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חסרים: אין</w:t>
            </w:r>
          </w:p>
          <w:p w14:paraId="7D01F76C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250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51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קטגוריה כן (1) - </w:t>
            </w:r>
            <w:r w:rsidRPr="007F2F29">
              <w:rPr>
                <w:rFonts w:asciiTheme="minorBidi" w:hAnsiTheme="minorBidi" w:cstheme="minorBidi"/>
                <w:rPrChange w:id="4252" w:author="Dalit Roth" w:date="2020-10-19T15:09:00Z">
                  <w:rPr>
                    <w:rFonts w:asciiTheme="minorBidi" w:hAnsiTheme="minorBidi"/>
                  </w:rPr>
                </w:rPrChange>
              </w:rPr>
              <w:t>295</w:t>
            </w:r>
          </w:p>
          <w:p w14:paraId="1B13BF80" w14:textId="084F40E5" w:rsidR="003707E3" w:rsidRDefault="003707E3" w:rsidP="003707E3">
            <w:pPr>
              <w:bidi/>
              <w:spacing w:line="276" w:lineRule="auto"/>
              <w:rPr>
                <w:ins w:id="4253" w:author="Dalit Roth" w:date="2020-10-19T15:10:00Z"/>
                <w:rFonts w:asciiTheme="minorBidi" w:hAnsiTheme="minorBidi" w:cstheme="minorBidi"/>
                <w:rtl/>
              </w:rPr>
            </w:pPr>
            <w:r w:rsidRPr="007F2F29">
              <w:rPr>
                <w:rFonts w:asciiTheme="minorBidi" w:hAnsiTheme="minorBidi" w:cstheme="minorBidi"/>
                <w:u w:val="single"/>
                <w:rtl/>
                <w:rPrChange w:id="4254" w:author="Dalit Roth" w:date="2020-10-19T15:09:00Z">
                  <w:rPr>
                    <w:rFonts w:asciiTheme="minorBidi" w:hAnsiTheme="minorBidi" w:hint="cs"/>
                    <w:u w:val="single"/>
                    <w:rtl/>
                  </w:rPr>
                </w:rPrChange>
              </w:rPr>
              <w:t>קטגוריה לא (0)</w:t>
            </w:r>
            <w:r w:rsidRPr="007F2F29">
              <w:rPr>
                <w:rFonts w:asciiTheme="minorBidi" w:hAnsiTheme="minorBidi" w:cstheme="minorBidi"/>
                <w:rtl/>
                <w:rPrChange w:id="4255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del w:id="4256" w:author="Dalit Roth" w:date="2020-10-19T15:10:00Z">
              <w:r w:rsidRPr="007F2F29" w:rsidDel="007F2F29">
                <w:rPr>
                  <w:rFonts w:asciiTheme="minorBidi" w:hAnsiTheme="minorBidi" w:cstheme="minorBidi"/>
                  <w:rtl/>
                  <w:rPrChange w:id="4257" w:author="Dalit Roth" w:date="2020-10-19T15:09:00Z">
                    <w:rPr>
                      <w:rFonts w:asciiTheme="minorBidi" w:hAnsiTheme="minorBidi" w:hint="cs"/>
                      <w:rtl/>
                    </w:rPr>
                  </w:rPrChange>
                </w:rPr>
                <w:delText>-</w:delText>
              </w:r>
            </w:del>
            <w:ins w:id="4258" w:author="Dalit Roth" w:date="2020-10-19T15:10:00Z">
              <w:r w:rsidR="007F2F29">
                <w:rPr>
                  <w:rFonts w:asciiTheme="minorBidi" w:hAnsiTheme="minorBidi" w:cstheme="minorBidi"/>
                  <w:rtl/>
                </w:rPr>
                <w:t>–</w:t>
              </w:r>
            </w:ins>
            <w:r w:rsidRPr="007F2F29">
              <w:rPr>
                <w:rFonts w:asciiTheme="minorBidi" w:hAnsiTheme="minorBidi" w:cstheme="minorBidi"/>
                <w:rtl/>
                <w:rPrChange w:id="4259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r w:rsidRPr="007F2F29">
              <w:rPr>
                <w:rFonts w:asciiTheme="minorBidi" w:hAnsiTheme="minorBidi" w:cstheme="minorBidi"/>
                <w:rPrChange w:id="4260" w:author="Dalit Roth" w:date="2020-10-19T15:09:00Z">
                  <w:rPr>
                    <w:rFonts w:asciiTheme="minorBidi" w:hAnsiTheme="minorBidi"/>
                  </w:rPr>
                </w:rPrChange>
              </w:rPr>
              <w:t>7080</w:t>
            </w:r>
          </w:p>
          <w:p w14:paraId="434885A2" w14:textId="77777777" w:rsidR="007F2F29" w:rsidRDefault="007F2F29" w:rsidP="007F2F29">
            <w:pPr>
              <w:bidi/>
              <w:spacing w:line="276" w:lineRule="auto"/>
              <w:rPr>
                <w:ins w:id="4261" w:author="Dalit Roth" w:date="2020-10-19T15:10:00Z"/>
                <w:rFonts w:asciiTheme="minorBidi" w:hAnsiTheme="minorBidi" w:cstheme="minorBidi"/>
                <w:rtl/>
              </w:rPr>
            </w:pPr>
          </w:p>
          <w:p w14:paraId="095A4749" w14:textId="77777777" w:rsidR="007F2F29" w:rsidRDefault="007F2F29" w:rsidP="007F2F29">
            <w:pPr>
              <w:bidi/>
              <w:spacing w:line="276" w:lineRule="auto"/>
              <w:rPr>
                <w:ins w:id="4262" w:author="Dalit Roth" w:date="2020-10-19T15:10:00Z"/>
                <w:rFonts w:asciiTheme="minorBidi" w:hAnsiTheme="minorBidi"/>
                <w:rtl/>
              </w:rPr>
            </w:pPr>
          </w:p>
          <w:p w14:paraId="676D79EF" w14:textId="77777777" w:rsidR="007F2F2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263" w:author="Dalit Roth" w:date="2020-10-19T15:10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ins w:id="4264" w:author="Dalit Roth" w:date="2020-10-19T15:10:00Z">
              <w:r w:rsidRPr="00CB18FD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X-squared = 2811.8df = 2843</w:t>
              </w:r>
            </w:ins>
          </w:p>
          <w:p w14:paraId="6DEBAB6D" w14:textId="77777777" w:rsidR="007F2F29" w:rsidRPr="00CB18FD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265" w:author="Dalit Roth" w:date="2020-10-19T15:10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4266" w:author="Dalit Roth" w:date="2020-10-19T15:10:00Z">
              <w:r w:rsidRPr="00CB18FD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 xml:space="preserve">p-value = </w:t>
              </w:r>
              <w:r w:rsidRPr="00CB18FD">
                <w:rPr>
                  <w:rFonts w:ascii="Lucida Console" w:hAnsi="Lucida Console" w:cs="Courier New"/>
                  <w:color w:val="FF0000"/>
                  <w:sz w:val="20"/>
                  <w:szCs w:val="20"/>
                  <w:bdr w:val="none" w:sz="0" w:space="0" w:color="auto" w:frame="1"/>
                </w:rPr>
                <w:t>0.6578</w:t>
              </w:r>
            </w:ins>
          </w:p>
          <w:p w14:paraId="051C5A21" w14:textId="77777777" w:rsidR="007F2F29" w:rsidRDefault="007F2F29" w:rsidP="007F2F29">
            <w:pPr>
              <w:bidi/>
              <w:spacing w:line="276" w:lineRule="auto"/>
              <w:rPr>
                <w:ins w:id="4267" w:author="Dalit Roth" w:date="2020-10-19T15:10:00Z"/>
                <w:rFonts w:asciiTheme="minorBidi" w:hAnsiTheme="minorBidi" w:cstheme="minorBidi"/>
                <w:rtl/>
              </w:rPr>
            </w:pPr>
          </w:p>
          <w:p w14:paraId="2BBA5C43" w14:textId="77777777" w:rsidR="007F2F29" w:rsidRDefault="007F2F29" w:rsidP="007F2F29">
            <w:pPr>
              <w:bidi/>
              <w:spacing w:line="276" w:lineRule="auto"/>
              <w:rPr>
                <w:ins w:id="4268" w:author="Dalit Roth" w:date="2020-10-19T15:10:00Z"/>
                <w:rFonts w:asciiTheme="minorBidi" w:hAnsiTheme="minorBidi" w:cstheme="minorBidi" w:hint="cs"/>
                <w:rtl/>
              </w:rPr>
            </w:pPr>
            <w:ins w:id="4269" w:author="Dalit Roth" w:date="2020-10-19T15:10:00Z">
              <w:r>
                <w:rPr>
                  <w:rFonts w:asciiTheme="minorBidi" w:hAnsiTheme="minorBidi" w:cstheme="minorBidi" w:hint="cs"/>
                  <w:rtl/>
                </w:rPr>
                <w:t xml:space="preserve">חוץ מטווח הפיזור והשונות של ההתפלגות, אין הבדל משמעותי בין הקב'. יכול להיות בגלל גודל הקבוצה. </w:t>
              </w:r>
            </w:ins>
          </w:p>
          <w:p w14:paraId="10C80488" w14:textId="77777777" w:rsidR="007F2F29" w:rsidRDefault="007F2F29" w:rsidP="007F2F29">
            <w:pPr>
              <w:bidi/>
              <w:spacing w:line="276" w:lineRule="auto"/>
              <w:rPr>
                <w:ins w:id="4270" w:author="Dalit Roth" w:date="2020-10-19T15:10:00Z"/>
                <w:rFonts w:asciiTheme="minorBidi" w:hAnsiTheme="minorBidi" w:cstheme="minorBidi"/>
                <w:rtl/>
              </w:rPr>
            </w:pPr>
          </w:p>
          <w:p w14:paraId="7B2FDED7" w14:textId="77777777" w:rsidR="007F2F29" w:rsidRDefault="007F2F29" w:rsidP="007F2F29">
            <w:pPr>
              <w:bidi/>
              <w:spacing w:line="276" w:lineRule="auto"/>
              <w:rPr>
                <w:ins w:id="4271" w:author="Dalit Roth" w:date="2020-10-19T15:10:00Z"/>
                <w:rFonts w:asciiTheme="minorBidi" w:hAnsiTheme="minorBidi" w:cstheme="minorBidi"/>
                <w:rtl/>
              </w:rPr>
            </w:pPr>
          </w:p>
          <w:p w14:paraId="61431A9A" w14:textId="77777777" w:rsidR="007F2F29" w:rsidRDefault="007F2F29" w:rsidP="007F2F29">
            <w:pPr>
              <w:bidi/>
              <w:spacing w:line="276" w:lineRule="auto"/>
              <w:rPr>
                <w:ins w:id="4272" w:author="Dalit Roth" w:date="2020-10-19T15:10:00Z"/>
                <w:rFonts w:asciiTheme="minorBidi" w:hAnsiTheme="minorBidi" w:cstheme="minorBidi"/>
                <w:rtl/>
              </w:rPr>
            </w:pPr>
          </w:p>
          <w:p w14:paraId="1BD421D9" w14:textId="77777777" w:rsidR="007F2F29" w:rsidRDefault="007F2F29" w:rsidP="007F2F29">
            <w:pPr>
              <w:bidi/>
              <w:spacing w:line="276" w:lineRule="auto"/>
              <w:rPr>
                <w:ins w:id="4273" w:author="Dalit Roth" w:date="2020-10-19T15:10:00Z"/>
                <w:rFonts w:asciiTheme="minorBidi" w:hAnsiTheme="minorBidi" w:cstheme="minorBidi"/>
                <w:rtl/>
              </w:rPr>
            </w:pPr>
          </w:p>
          <w:p w14:paraId="7B7E6C8F" w14:textId="66606A1F" w:rsidR="007F2F29" w:rsidRPr="007F2F29" w:rsidRDefault="007F2F29" w:rsidP="007F2F29">
            <w:pPr>
              <w:bidi/>
              <w:spacing w:line="276" w:lineRule="auto"/>
              <w:rPr>
                <w:rFonts w:asciiTheme="minorBidi" w:hAnsiTheme="minorBidi" w:cstheme="minorBidi" w:hint="cs"/>
                <w:rtl/>
                <w:rPrChange w:id="427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pPrChange w:id="4275" w:author="Dalit Roth" w:date="2020-10-19T15:10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3306" w:type="dxa"/>
            <w:tcPrChange w:id="4276" w:author="Dalit Roth" w:date="2020-10-19T15:09:00Z">
              <w:tcPr>
                <w:tcW w:w="3306" w:type="dxa"/>
              </w:tcPr>
            </w:tcPrChange>
          </w:tcPr>
          <w:p w14:paraId="5D46DD24" w14:textId="77777777" w:rsidR="003707E3" w:rsidRDefault="003707E3" w:rsidP="003707E3">
            <w:pPr>
              <w:bidi/>
              <w:spacing w:line="276" w:lineRule="auto"/>
              <w:rPr>
                <w:ins w:id="4277" w:author="Dalit Roth" w:date="2020-10-19T15:11:00Z"/>
                <w:rFonts w:asciiTheme="minorBidi" w:hAnsiTheme="minorBidi" w:cstheme="minorBidi"/>
                <w:noProof/>
              </w:rPr>
            </w:pPr>
            <w:r w:rsidRPr="007F2F29">
              <w:rPr>
                <w:rFonts w:asciiTheme="minorBidi" w:hAnsiTheme="minorBidi" w:cstheme="minorBidi"/>
                <w:noProof/>
                <w:rPrChange w:id="4278" w:author="Dalit Roth" w:date="2020-10-19T15:09:00Z">
                  <w:rPr>
                    <w:noProof/>
                  </w:rPr>
                </w:rPrChange>
              </w:rPr>
              <w:drawing>
                <wp:inline distT="0" distB="0" distL="0" distR="0" wp14:anchorId="4DEEBF0C" wp14:editId="795A1A6E">
                  <wp:extent cx="1962150" cy="1962150"/>
                  <wp:effectExtent l="0" t="0" r="0" b="0"/>
                  <wp:docPr id="147" name="תמונה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FCD96A" w14:textId="751C9EC2" w:rsidR="007F2F29" w:rsidRDefault="007F2F29" w:rsidP="007F2F29">
            <w:pPr>
              <w:bidi/>
              <w:rPr>
                <w:ins w:id="4279" w:author="Dalit Roth" w:date="2020-10-19T15:11:00Z"/>
                <w:rFonts w:asciiTheme="minorBidi" w:hAnsiTheme="minorBidi" w:cstheme="minorBidi"/>
                <w:rtl/>
              </w:rPr>
              <w:pPrChange w:id="4280" w:author="Dalit Roth" w:date="2020-10-19T15:11:00Z">
                <w:pPr>
                  <w:bidi/>
                </w:pPr>
              </w:pPrChange>
            </w:pPr>
            <w:ins w:id="4281" w:author="Dalit Roth" w:date="2020-10-19T15:11:00Z">
              <w:r w:rsidRPr="00CB18FD">
                <w:rPr>
                  <w:rFonts w:asciiTheme="minorBidi" w:hAnsiTheme="minorBidi" w:cs="Arial"/>
                  <w:noProof/>
                  <w:rtl/>
                </w:rPr>
                <w:drawing>
                  <wp:inline distT="0" distB="0" distL="0" distR="0" wp14:anchorId="5FFFB33F" wp14:editId="10B4EBEB">
                    <wp:extent cx="1876388" cy="1748706"/>
                    <wp:effectExtent l="0" t="0" r="0" b="0"/>
                    <wp:docPr id="212" name="תמונה 2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0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1159" b="31970"/>
                            <a:stretch/>
                          </pic:blipFill>
                          <pic:spPr bwMode="auto">
                            <a:xfrm>
                              <a:off x="0" y="0"/>
                              <a:ext cx="1891679" cy="17629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C17AC40" w14:textId="7A2AE849" w:rsidR="007F2F29" w:rsidRPr="007F2F29" w:rsidRDefault="007F2F29" w:rsidP="007F2F29">
            <w:pPr>
              <w:tabs>
                <w:tab w:val="left" w:pos="930"/>
              </w:tabs>
              <w:bidi/>
              <w:rPr>
                <w:rFonts w:asciiTheme="minorBidi" w:hAnsiTheme="minorBidi" w:cstheme="minorBidi"/>
                <w:rPrChange w:id="4282" w:author="Dalit Roth" w:date="2020-10-19T15:11:00Z">
                  <w:rPr>
                    <w:rFonts w:asciiTheme="minorBidi" w:hAnsiTheme="minorBidi" w:cstheme="minorBidi"/>
                    <w:noProof/>
                  </w:rPr>
                </w:rPrChange>
              </w:rPr>
              <w:pPrChange w:id="4283" w:author="Dalit Roth" w:date="2020-10-19T15:11:00Z">
                <w:pPr>
                  <w:bidi/>
                  <w:spacing w:line="276" w:lineRule="auto"/>
                </w:pPr>
              </w:pPrChange>
            </w:pPr>
            <w:ins w:id="4284" w:author="Dalit Roth" w:date="2020-10-19T15:11:00Z">
              <w:r>
                <w:rPr>
                  <w:rFonts w:asciiTheme="minorBidi" w:hAnsiTheme="minorBidi" w:cstheme="minorBidi"/>
                  <w:rtl/>
                </w:rPr>
                <w:tab/>
              </w:r>
            </w:ins>
          </w:p>
        </w:tc>
      </w:tr>
      <w:tr w:rsidR="009C0F94" w:rsidRPr="007F2F29" w14:paraId="1DF5BD50" w14:textId="77777777" w:rsidTr="007F2F29">
        <w:tc>
          <w:tcPr>
            <w:tcW w:w="2491" w:type="dxa"/>
            <w:tcPrChange w:id="4285" w:author="Dalit Roth" w:date="2020-10-19T15:09:00Z">
              <w:tcPr>
                <w:tcW w:w="2491" w:type="dxa"/>
              </w:tcPr>
            </w:tcPrChange>
          </w:tcPr>
          <w:p w14:paraId="38053F84" w14:textId="13B29F6E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rPrChange w:id="4286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magenta"/>
                <w:u w:val="single"/>
                <w:rPrChange w:id="4287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  <w:t xml:space="preserve"> western</w:t>
            </w:r>
          </w:p>
        </w:tc>
        <w:tc>
          <w:tcPr>
            <w:tcW w:w="2499" w:type="dxa"/>
            <w:tcPrChange w:id="4288" w:author="Dalit Roth" w:date="2020-10-19T15:09:00Z">
              <w:tcPr>
                <w:tcW w:w="2499" w:type="dxa"/>
              </w:tcPr>
            </w:tcPrChange>
          </w:tcPr>
          <w:p w14:paraId="0E9B9A31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28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9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02770FB7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29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9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3126E23F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293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29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 (117 - כן, 7,258 – לא)</w:t>
            </w:r>
          </w:p>
          <w:p w14:paraId="295D3F3D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PrChange w:id="4295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060D8A7B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PrChange w:id="4296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50864775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tl/>
                <w:rPrChange w:id="429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29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29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rtl/>
                <w:rPrChange w:id="4300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  <w:t>:</w:t>
            </w:r>
          </w:p>
          <w:p w14:paraId="3C2E9F11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301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302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p-value = 0.8719</w:t>
            </w:r>
          </w:p>
          <w:p w14:paraId="4B438941" w14:textId="085E7E8A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tl/>
                <w:rPrChange w:id="4303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304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X-squared = 2757.6</w:t>
            </w:r>
          </w:p>
          <w:p w14:paraId="3C626AB8" w14:textId="78F56152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30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306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df = 2843</w:t>
            </w:r>
          </w:p>
        </w:tc>
        <w:tc>
          <w:tcPr>
            <w:tcW w:w="3306" w:type="dxa"/>
            <w:tcPrChange w:id="4307" w:author="Dalit Roth" w:date="2020-10-19T15:09:00Z">
              <w:tcPr>
                <w:tcW w:w="3306" w:type="dxa"/>
              </w:tcPr>
            </w:tcPrChange>
          </w:tcPr>
          <w:p w14:paraId="2DD7ADB3" w14:textId="3CA250CD" w:rsidR="00FF22BD" w:rsidRPr="007F2F29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308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</w:p>
          <w:p w14:paraId="26A4DE6D" w14:textId="3A02ADA0" w:rsidR="009C0F94" w:rsidRPr="007F2F29" w:rsidRDefault="00FF22BD" w:rsidP="00FF22BD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30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310" w:author="Dalit Roth" w:date="2020-10-19T15:09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99712" behindDoc="0" locked="0" layoutInCell="1" allowOverlap="1" wp14:anchorId="19B90152" wp14:editId="07CB56E3">
                  <wp:simplePos x="0" y="0"/>
                  <wp:positionH relativeFrom="column">
                    <wp:posOffset>464820</wp:posOffset>
                  </wp:positionH>
                  <wp:positionV relativeFrom="paragraph">
                    <wp:posOffset>1353820</wp:posOffset>
                  </wp:positionV>
                  <wp:extent cx="1447800" cy="1291590"/>
                  <wp:effectExtent l="0" t="0" r="0" b="3810"/>
                  <wp:wrapThrough wrapText="bothSides">
                    <wp:wrapPolygon edited="0">
                      <wp:start x="0" y="0"/>
                      <wp:lineTo x="0" y="21345"/>
                      <wp:lineTo x="21316" y="21345"/>
                      <wp:lineTo x="21316" y="0"/>
                      <wp:lineTo x="0" y="0"/>
                    </wp:wrapPolygon>
                  </wp:wrapThrough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7F2F29">
              <w:rPr>
                <w:rFonts w:asciiTheme="minorBidi" w:hAnsiTheme="minorBidi" w:cstheme="minorBidi"/>
                <w:noProof/>
                <w:rPrChange w:id="4311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anchor distT="0" distB="0" distL="114300" distR="114300" simplePos="0" relativeHeight="251694592" behindDoc="0" locked="0" layoutInCell="1" allowOverlap="1" wp14:anchorId="27C3779F" wp14:editId="1ED10501">
                  <wp:simplePos x="0" y="0"/>
                  <wp:positionH relativeFrom="column">
                    <wp:posOffset>572770</wp:posOffset>
                  </wp:positionH>
                  <wp:positionV relativeFrom="paragraph">
                    <wp:posOffset>0</wp:posOffset>
                  </wp:positionV>
                  <wp:extent cx="1381125" cy="1381125"/>
                  <wp:effectExtent l="0" t="0" r="9525" b="9525"/>
                  <wp:wrapThrough wrapText="bothSides">
                    <wp:wrapPolygon edited="0">
                      <wp:start x="0" y="0"/>
                      <wp:lineTo x="0" y="21451"/>
                      <wp:lineTo x="21451" y="21451"/>
                      <wp:lineTo x="21451" y="0"/>
                      <wp:lineTo x="0" y="0"/>
                    </wp:wrapPolygon>
                  </wp:wrapThrough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7F2F29" w14:paraId="7DF7A42A" w14:textId="77777777" w:rsidTr="007F2F29">
        <w:tc>
          <w:tcPr>
            <w:tcW w:w="2491" w:type="dxa"/>
            <w:tcPrChange w:id="4312" w:author="Dalit Roth" w:date="2020-10-19T15:09:00Z">
              <w:tcPr>
                <w:tcW w:w="2491" w:type="dxa"/>
              </w:tcPr>
            </w:tcPrChange>
          </w:tcPr>
          <w:p w14:paraId="2774D688" w14:textId="428C4A71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rPrChange w:id="4313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green"/>
                <w:u w:val="single"/>
                <w:rPrChange w:id="4314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  <w:lastRenderedPageBreak/>
              <w:t>thriller</w:t>
            </w:r>
          </w:p>
        </w:tc>
        <w:tc>
          <w:tcPr>
            <w:tcW w:w="2499" w:type="dxa"/>
            <w:tcPrChange w:id="4315" w:author="Dalit Roth" w:date="2020-10-19T15:09:00Z">
              <w:tcPr>
                <w:tcW w:w="2499" w:type="dxa"/>
              </w:tcPr>
            </w:tcPrChange>
          </w:tcPr>
          <w:p w14:paraId="181186DD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31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1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736F8886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31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1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414EA704" w14:textId="77777777" w:rsidR="00EE769A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320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2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מספר קטגוריות: 2 </w:t>
            </w:r>
          </w:p>
          <w:p w14:paraId="24ED4C6E" w14:textId="77374644" w:rsidR="00EE769A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322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2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(</w:t>
            </w:r>
            <w:r w:rsidR="00EE769A" w:rsidRPr="007F2F29">
              <w:rPr>
                <w:rFonts w:asciiTheme="minorBidi" w:hAnsiTheme="minorBidi" w:cstheme="minorBidi"/>
                <w:rPrChange w:id="4324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1869</w:t>
            </w:r>
            <w:r w:rsidRPr="007F2F29">
              <w:rPr>
                <w:rFonts w:asciiTheme="minorBidi" w:hAnsiTheme="minorBidi" w:cstheme="minorBidi"/>
                <w:rtl/>
                <w:rPrChange w:id="432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- כן, </w:t>
            </w:r>
          </w:p>
          <w:p w14:paraId="18D57E62" w14:textId="055ADB37" w:rsidR="009C0F94" w:rsidRPr="007F2F29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326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PrChange w:id="4327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5506</w:t>
            </w:r>
            <w:r w:rsidR="009C0F94" w:rsidRPr="007F2F29">
              <w:rPr>
                <w:rFonts w:asciiTheme="minorBidi" w:hAnsiTheme="minorBidi" w:cstheme="minorBidi"/>
                <w:rtl/>
                <w:rPrChange w:id="432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– לא)</w:t>
            </w:r>
          </w:p>
          <w:p w14:paraId="073F4012" w14:textId="77777777" w:rsidR="00B111F0" w:rsidRPr="007F2F29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PrChange w:id="432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</w:pPr>
          </w:p>
          <w:p w14:paraId="67AA9A07" w14:textId="43D61561" w:rsidR="00B111F0" w:rsidRPr="007F2F29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PrChange w:id="4330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331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332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</w:p>
          <w:p w14:paraId="16A7DF20" w14:textId="2304B923" w:rsidR="00B111F0" w:rsidRPr="007F2F29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333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334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X-squared = 2878.7 df = 2843</w:t>
            </w:r>
          </w:p>
          <w:p w14:paraId="7DF37FF7" w14:textId="41277D75" w:rsidR="00B111F0" w:rsidRPr="007F2F29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rtl/>
                <w:rPrChange w:id="4335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336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p-value = 0.3155</w:t>
            </w:r>
          </w:p>
          <w:p w14:paraId="4856DF52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33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</w:p>
        </w:tc>
        <w:tc>
          <w:tcPr>
            <w:tcW w:w="3306" w:type="dxa"/>
            <w:tcPrChange w:id="4338" w:author="Dalit Roth" w:date="2020-10-19T15:09:00Z">
              <w:tcPr>
                <w:tcW w:w="3306" w:type="dxa"/>
              </w:tcPr>
            </w:tcPrChange>
          </w:tcPr>
          <w:p w14:paraId="47C2244E" w14:textId="0EE3EE78" w:rsidR="009C0F94" w:rsidRPr="007F2F29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33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340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inline distT="0" distB="0" distL="0" distR="0" wp14:anchorId="594031A8" wp14:editId="53B9B63A">
                  <wp:extent cx="1962150" cy="19621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7F2F29" w14:paraId="404B6C90" w14:textId="77777777" w:rsidTr="007F2F29">
        <w:tc>
          <w:tcPr>
            <w:tcW w:w="2491" w:type="dxa"/>
            <w:tcPrChange w:id="4341" w:author="Dalit Roth" w:date="2020-10-19T15:09:00Z">
              <w:tcPr>
                <w:tcW w:w="2491" w:type="dxa"/>
              </w:tcPr>
            </w:tcPrChange>
          </w:tcPr>
          <w:p w14:paraId="10FB54CB" w14:textId="460D7324" w:rsidR="003707E3" w:rsidRPr="007F2F29" w:rsidRDefault="003707E3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rPrChange w:id="4342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magenta"/>
                <w:u w:val="single"/>
                <w:rPrChange w:id="4343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  <w:t>crime</w:t>
            </w:r>
          </w:p>
        </w:tc>
        <w:tc>
          <w:tcPr>
            <w:tcW w:w="2499" w:type="dxa"/>
            <w:tcPrChange w:id="4344" w:author="Dalit Roth" w:date="2020-10-19T15:09:00Z">
              <w:tcPr>
                <w:tcW w:w="2499" w:type="dxa"/>
              </w:tcPr>
            </w:tcPrChange>
          </w:tcPr>
          <w:p w14:paraId="45FF06E6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345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46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קיימים: 7,375</w:t>
            </w:r>
          </w:p>
          <w:p w14:paraId="63B86CCF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347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48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חסרים: אין</w:t>
            </w:r>
          </w:p>
          <w:p w14:paraId="35333770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349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50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קטגוריה כן (1) - </w:t>
            </w:r>
            <w:r w:rsidRPr="007F2F29">
              <w:rPr>
                <w:rFonts w:asciiTheme="minorBidi" w:hAnsiTheme="minorBidi" w:cstheme="minorBidi"/>
                <w:rPrChange w:id="4351" w:author="Dalit Roth" w:date="2020-10-19T15:09:00Z">
                  <w:rPr>
                    <w:rFonts w:asciiTheme="minorBidi" w:hAnsiTheme="minorBidi"/>
                  </w:rPr>
                </w:rPrChange>
              </w:rPr>
              <w:t>1084</w:t>
            </w:r>
          </w:p>
          <w:p w14:paraId="2AE6A33D" w14:textId="47FA34DF" w:rsidR="003707E3" w:rsidRDefault="003707E3" w:rsidP="003707E3">
            <w:pPr>
              <w:bidi/>
              <w:spacing w:line="276" w:lineRule="auto"/>
              <w:rPr>
                <w:ins w:id="4352" w:author="Dalit Roth" w:date="2020-10-19T15:11:00Z"/>
                <w:rFonts w:asciiTheme="minorBidi" w:hAnsiTheme="minorBidi" w:cstheme="minorBidi"/>
                <w:rtl/>
              </w:rPr>
            </w:pPr>
            <w:r w:rsidRPr="007F2F29">
              <w:rPr>
                <w:rFonts w:asciiTheme="minorBidi" w:hAnsiTheme="minorBidi" w:cstheme="minorBidi"/>
                <w:u w:val="single"/>
                <w:rtl/>
                <w:rPrChange w:id="4353" w:author="Dalit Roth" w:date="2020-10-19T15:09:00Z">
                  <w:rPr>
                    <w:rFonts w:asciiTheme="minorBidi" w:hAnsiTheme="minorBidi" w:hint="cs"/>
                    <w:u w:val="single"/>
                    <w:rtl/>
                  </w:rPr>
                </w:rPrChange>
              </w:rPr>
              <w:t>קטגוריה לא (0)</w:t>
            </w:r>
            <w:r w:rsidRPr="007F2F29">
              <w:rPr>
                <w:rFonts w:asciiTheme="minorBidi" w:hAnsiTheme="minorBidi" w:cstheme="minorBidi"/>
                <w:rtl/>
                <w:rPrChange w:id="4354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del w:id="4355" w:author="Dalit Roth" w:date="2020-10-19T15:11:00Z">
              <w:r w:rsidRPr="007F2F29" w:rsidDel="007F2F29">
                <w:rPr>
                  <w:rFonts w:asciiTheme="minorBidi" w:hAnsiTheme="minorBidi" w:cstheme="minorBidi"/>
                  <w:rtl/>
                  <w:rPrChange w:id="4356" w:author="Dalit Roth" w:date="2020-10-19T15:09:00Z">
                    <w:rPr>
                      <w:rFonts w:asciiTheme="minorBidi" w:hAnsiTheme="minorBidi" w:hint="cs"/>
                      <w:rtl/>
                    </w:rPr>
                  </w:rPrChange>
                </w:rPr>
                <w:delText>-</w:delText>
              </w:r>
            </w:del>
            <w:ins w:id="4357" w:author="Dalit Roth" w:date="2020-10-19T15:11:00Z">
              <w:r w:rsidR="007F2F29">
                <w:rPr>
                  <w:rFonts w:asciiTheme="minorBidi" w:hAnsiTheme="minorBidi" w:cstheme="minorBidi"/>
                  <w:rtl/>
                </w:rPr>
                <w:t>–</w:t>
              </w:r>
            </w:ins>
            <w:r w:rsidRPr="007F2F29">
              <w:rPr>
                <w:rFonts w:asciiTheme="minorBidi" w:hAnsiTheme="minorBidi" w:cstheme="minorBidi"/>
                <w:rtl/>
                <w:rPrChange w:id="4358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r w:rsidRPr="007F2F29">
              <w:rPr>
                <w:rFonts w:asciiTheme="minorBidi" w:hAnsiTheme="minorBidi" w:cstheme="minorBidi"/>
                <w:rPrChange w:id="4359" w:author="Dalit Roth" w:date="2020-10-19T15:09:00Z">
                  <w:rPr>
                    <w:rFonts w:asciiTheme="minorBidi" w:hAnsiTheme="minorBidi"/>
                  </w:rPr>
                </w:rPrChange>
              </w:rPr>
              <w:t>6291</w:t>
            </w:r>
          </w:p>
          <w:p w14:paraId="5FDCD106" w14:textId="77777777" w:rsidR="007F2F29" w:rsidRDefault="007F2F29" w:rsidP="007F2F29">
            <w:pPr>
              <w:bidi/>
              <w:spacing w:line="276" w:lineRule="auto"/>
              <w:rPr>
                <w:ins w:id="4360" w:author="Dalit Roth" w:date="2020-10-19T15:11:00Z"/>
                <w:rFonts w:asciiTheme="minorBidi" w:hAnsiTheme="minorBidi" w:cstheme="minorBidi"/>
                <w:rtl/>
              </w:rPr>
            </w:pPr>
          </w:p>
          <w:p w14:paraId="6ABC5622" w14:textId="77777777" w:rsidR="007F2F2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361" w:author="Dalit Roth" w:date="2020-10-19T15:11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ins w:id="4362" w:author="Dalit Roth" w:date="2020-10-19T15:11:00Z">
              <w:r w:rsidRPr="001A7209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X-squared = 2857.1df = 2843</w:t>
              </w:r>
            </w:ins>
          </w:p>
          <w:p w14:paraId="56413848" w14:textId="77777777" w:rsidR="007F2F29" w:rsidRPr="001A720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363" w:author="Dalit Roth" w:date="2020-10-19T15:11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4364" w:author="Dalit Roth" w:date="2020-10-19T15:11:00Z">
              <w:r w:rsidRPr="001A7209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 xml:space="preserve">p-value = </w:t>
              </w:r>
              <w:r w:rsidRPr="001A7209">
                <w:rPr>
                  <w:rFonts w:ascii="Lucida Console" w:hAnsi="Lucida Console" w:cs="Courier New"/>
                  <w:color w:val="FF0000"/>
                  <w:sz w:val="20"/>
                  <w:szCs w:val="20"/>
                  <w:bdr w:val="none" w:sz="0" w:space="0" w:color="auto" w:frame="1"/>
                </w:rPr>
                <w:t>0.4224</w:t>
              </w:r>
            </w:ins>
          </w:p>
          <w:p w14:paraId="33B7E4CD" w14:textId="77777777" w:rsidR="007F2F29" w:rsidRPr="007F2F29" w:rsidRDefault="007F2F29" w:rsidP="007F2F29">
            <w:pPr>
              <w:bidi/>
              <w:spacing w:line="276" w:lineRule="auto"/>
              <w:rPr>
                <w:ins w:id="4365" w:author="Dalit Roth" w:date="2020-10-19T15:11:00Z"/>
                <w:rFonts w:asciiTheme="minorBidi" w:hAnsiTheme="minorBidi" w:cstheme="minorBidi"/>
                <w:rtl/>
                <w:rPrChange w:id="4366" w:author="Dalit Roth" w:date="2020-10-19T15:11:00Z">
                  <w:rPr>
                    <w:ins w:id="4367" w:author="Dalit Roth" w:date="2020-10-19T15:11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68104D9E" w14:textId="77777777" w:rsidR="007F2F29" w:rsidRDefault="007F2F29" w:rsidP="007F2F29">
            <w:pPr>
              <w:bidi/>
              <w:spacing w:line="276" w:lineRule="auto"/>
              <w:rPr>
                <w:ins w:id="4368" w:author="Dalit Roth" w:date="2020-10-19T15:11:00Z"/>
                <w:rFonts w:asciiTheme="minorBidi" w:hAnsiTheme="minorBidi" w:cstheme="minorBidi"/>
                <w:rtl/>
              </w:rPr>
            </w:pPr>
          </w:p>
          <w:p w14:paraId="17744E85" w14:textId="77777777" w:rsidR="007F2F29" w:rsidRDefault="007F2F29" w:rsidP="007F2F29">
            <w:pPr>
              <w:bidi/>
              <w:spacing w:line="276" w:lineRule="auto"/>
              <w:rPr>
                <w:ins w:id="4369" w:author="Dalit Roth" w:date="2020-10-19T15:11:00Z"/>
                <w:rFonts w:asciiTheme="minorBidi" w:hAnsiTheme="minorBidi" w:cstheme="minorBidi"/>
                <w:rtl/>
              </w:rPr>
            </w:pPr>
          </w:p>
          <w:p w14:paraId="49BBA26F" w14:textId="77777777" w:rsidR="007F2F29" w:rsidRDefault="007F2F29" w:rsidP="007F2F29">
            <w:pPr>
              <w:bidi/>
              <w:spacing w:line="276" w:lineRule="auto"/>
              <w:rPr>
                <w:ins w:id="4370" w:author="Dalit Roth" w:date="2020-10-19T15:11:00Z"/>
                <w:rFonts w:asciiTheme="minorBidi" w:hAnsiTheme="minorBidi" w:cstheme="minorBidi"/>
                <w:rtl/>
              </w:rPr>
            </w:pPr>
          </w:p>
          <w:p w14:paraId="1C8AED0A" w14:textId="77777777" w:rsidR="007F2F29" w:rsidRDefault="007F2F29" w:rsidP="007F2F29">
            <w:pPr>
              <w:bidi/>
              <w:spacing w:line="276" w:lineRule="auto"/>
              <w:rPr>
                <w:ins w:id="4371" w:author="Dalit Roth" w:date="2020-10-19T15:11:00Z"/>
                <w:rFonts w:asciiTheme="minorBidi" w:hAnsiTheme="minorBidi" w:cstheme="minorBidi"/>
                <w:rtl/>
              </w:rPr>
            </w:pPr>
          </w:p>
          <w:p w14:paraId="5800DE08" w14:textId="77777777" w:rsidR="007F2F29" w:rsidRDefault="007F2F29" w:rsidP="007F2F29">
            <w:pPr>
              <w:bidi/>
              <w:spacing w:line="276" w:lineRule="auto"/>
              <w:rPr>
                <w:ins w:id="4372" w:author="Dalit Roth" w:date="2020-10-19T15:11:00Z"/>
                <w:rFonts w:asciiTheme="minorBidi" w:hAnsiTheme="minorBidi" w:cstheme="minorBidi"/>
                <w:rtl/>
              </w:rPr>
            </w:pPr>
          </w:p>
          <w:p w14:paraId="6668FAFC" w14:textId="77777777" w:rsidR="007F2F29" w:rsidRDefault="007F2F29" w:rsidP="007F2F29">
            <w:pPr>
              <w:bidi/>
              <w:spacing w:line="276" w:lineRule="auto"/>
              <w:rPr>
                <w:ins w:id="4373" w:author="Dalit Roth" w:date="2020-10-19T15:11:00Z"/>
                <w:rFonts w:asciiTheme="minorBidi" w:hAnsiTheme="minorBidi" w:cstheme="minorBidi"/>
                <w:rtl/>
              </w:rPr>
            </w:pPr>
          </w:p>
          <w:p w14:paraId="70CAA39D" w14:textId="77777777" w:rsidR="007F2F29" w:rsidRDefault="007F2F29" w:rsidP="007F2F29">
            <w:pPr>
              <w:bidi/>
              <w:spacing w:line="276" w:lineRule="auto"/>
              <w:rPr>
                <w:ins w:id="4374" w:author="Dalit Roth" w:date="2020-10-19T15:11:00Z"/>
                <w:rFonts w:asciiTheme="minorBidi" w:hAnsiTheme="minorBidi" w:cstheme="minorBidi"/>
                <w:rtl/>
              </w:rPr>
            </w:pPr>
          </w:p>
          <w:p w14:paraId="291284B4" w14:textId="77777777" w:rsidR="007F2F29" w:rsidRDefault="007F2F29" w:rsidP="007F2F29">
            <w:pPr>
              <w:bidi/>
              <w:spacing w:line="276" w:lineRule="auto"/>
              <w:rPr>
                <w:ins w:id="4375" w:author="Dalit Roth" w:date="2020-10-19T15:11:00Z"/>
                <w:rFonts w:asciiTheme="minorBidi" w:hAnsiTheme="minorBidi" w:cstheme="minorBidi"/>
                <w:rtl/>
              </w:rPr>
            </w:pPr>
          </w:p>
          <w:p w14:paraId="45D7B6E5" w14:textId="77777777" w:rsidR="007F2F29" w:rsidRDefault="007F2F29" w:rsidP="007F2F29">
            <w:pPr>
              <w:bidi/>
              <w:spacing w:line="276" w:lineRule="auto"/>
              <w:rPr>
                <w:ins w:id="4376" w:author="Dalit Roth" w:date="2020-10-19T15:11:00Z"/>
                <w:rFonts w:asciiTheme="minorBidi" w:hAnsiTheme="minorBidi" w:cstheme="minorBidi"/>
                <w:rtl/>
              </w:rPr>
            </w:pPr>
          </w:p>
          <w:p w14:paraId="5CA4F135" w14:textId="77777777" w:rsidR="007F2F29" w:rsidRDefault="007F2F29" w:rsidP="007F2F29">
            <w:pPr>
              <w:bidi/>
              <w:spacing w:line="276" w:lineRule="auto"/>
              <w:rPr>
                <w:ins w:id="4377" w:author="Dalit Roth" w:date="2020-10-19T15:11:00Z"/>
                <w:rFonts w:asciiTheme="minorBidi" w:hAnsiTheme="minorBidi" w:cstheme="minorBidi"/>
                <w:rtl/>
              </w:rPr>
            </w:pPr>
          </w:p>
          <w:p w14:paraId="14F09BBB" w14:textId="7F90449B" w:rsidR="007F2F29" w:rsidRPr="007F2F29" w:rsidRDefault="007F2F29" w:rsidP="007F2F29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37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pPrChange w:id="4379" w:author="Dalit Roth" w:date="2020-10-19T15:11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3306" w:type="dxa"/>
            <w:tcPrChange w:id="4380" w:author="Dalit Roth" w:date="2020-10-19T15:09:00Z">
              <w:tcPr>
                <w:tcW w:w="3306" w:type="dxa"/>
              </w:tcPr>
            </w:tcPrChange>
          </w:tcPr>
          <w:p w14:paraId="412537F2" w14:textId="77777777" w:rsidR="003707E3" w:rsidRDefault="003707E3" w:rsidP="003707E3">
            <w:pPr>
              <w:bidi/>
              <w:spacing w:line="276" w:lineRule="auto"/>
              <w:rPr>
                <w:ins w:id="4381" w:author="Dalit Roth" w:date="2020-10-19T15:11:00Z"/>
                <w:rFonts w:asciiTheme="minorBidi" w:hAnsiTheme="minorBidi" w:cstheme="minorBidi"/>
                <w:noProof/>
              </w:rPr>
            </w:pPr>
            <w:r w:rsidRPr="007F2F29">
              <w:rPr>
                <w:rFonts w:asciiTheme="minorBidi" w:hAnsiTheme="minorBidi" w:cstheme="minorBidi"/>
                <w:noProof/>
                <w:rPrChange w:id="4382" w:author="Dalit Roth" w:date="2020-10-19T15:09:00Z">
                  <w:rPr>
                    <w:noProof/>
                  </w:rPr>
                </w:rPrChange>
              </w:rPr>
              <w:drawing>
                <wp:inline distT="0" distB="0" distL="0" distR="0" wp14:anchorId="70854FA4" wp14:editId="1690B81F">
                  <wp:extent cx="1962150" cy="1962150"/>
                  <wp:effectExtent l="0" t="0" r="0" b="0"/>
                  <wp:docPr id="148" name="תמונה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2ABB2" w14:textId="515F8398" w:rsidR="007F2F29" w:rsidRDefault="007F2F29" w:rsidP="007F2F29">
            <w:pPr>
              <w:bidi/>
              <w:rPr>
                <w:ins w:id="4383" w:author="Dalit Roth" w:date="2020-10-19T15:11:00Z"/>
                <w:rFonts w:asciiTheme="minorBidi" w:hAnsiTheme="minorBidi" w:cstheme="minorBidi"/>
                <w:noProof/>
                <w:rtl/>
              </w:rPr>
            </w:pPr>
            <w:ins w:id="4384" w:author="Dalit Roth" w:date="2020-10-19T15:11:00Z">
              <w:r w:rsidRPr="001A7209">
                <w:rPr>
                  <w:rFonts w:asciiTheme="minorBidi" w:hAnsiTheme="minorBidi" w:cs="Arial"/>
                  <w:noProof/>
                  <w:rtl/>
                </w:rPr>
                <w:drawing>
                  <wp:inline distT="0" distB="0" distL="0" distR="0" wp14:anchorId="58483642" wp14:editId="48F44A10">
                    <wp:extent cx="1824185" cy="1731614"/>
                    <wp:effectExtent l="0" t="0" r="0" b="0"/>
                    <wp:docPr id="213" name="תמונה 2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1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1770" b="31322"/>
                            <a:stretch/>
                          </pic:blipFill>
                          <pic:spPr bwMode="auto">
                            <a:xfrm>
                              <a:off x="0" y="0"/>
                              <a:ext cx="1837121" cy="17438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D93204F" w14:textId="2F621FDD" w:rsidR="007F2F29" w:rsidRPr="007F2F29" w:rsidRDefault="007F2F29" w:rsidP="007F2F29">
            <w:pPr>
              <w:bidi/>
              <w:ind w:firstLine="720"/>
              <w:rPr>
                <w:rFonts w:asciiTheme="minorBidi" w:hAnsiTheme="minorBidi" w:cstheme="minorBidi"/>
                <w:rPrChange w:id="4385" w:author="Dalit Roth" w:date="2020-10-19T15:11:00Z">
                  <w:rPr>
                    <w:rFonts w:asciiTheme="minorBidi" w:hAnsiTheme="minorBidi" w:cstheme="minorBidi"/>
                    <w:noProof/>
                  </w:rPr>
                </w:rPrChange>
              </w:rPr>
              <w:pPrChange w:id="4386" w:author="Dalit Roth" w:date="2020-10-19T15:11:00Z">
                <w:pPr>
                  <w:bidi/>
                  <w:spacing w:line="276" w:lineRule="auto"/>
                </w:pPr>
              </w:pPrChange>
            </w:pPr>
          </w:p>
        </w:tc>
      </w:tr>
      <w:tr w:rsidR="009C0F94" w:rsidRPr="007F2F29" w14:paraId="680BBD3B" w14:textId="77777777" w:rsidTr="007F2F29">
        <w:tc>
          <w:tcPr>
            <w:tcW w:w="2491" w:type="dxa"/>
            <w:tcPrChange w:id="4387" w:author="Dalit Roth" w:date="2020-10-19T15:09:00Z">
              <w:tcPr>
                <w:tcW w:w="2491" w:type="dxa"/>
              </w:tcPr>
            </w:tcPrChange>
          </w:tcPr>
          <w:p w14:paraId="5D9E37A9" w14:textId="0B9FA2D8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rPrChange w:id="4388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PrChange w:id="4389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  <w:t>documentary</w:t>
            </w:r>
          </w:p>
        </w:tc>
        <w:tc>
          <w:tcPr>
            <w:tcW w:w="2499" w:type="dxa"/>
            <w:tcPrChange w:id="4390" w:author="Dalit Roth" w:date="2020-10-19T15:09:00Z">
              <w:tcPr>
                <w:tcW w:w="2499" w:type="dxa"/>
              </w:tcPr>
            </w:tcPrChange>
          </w:tcPr>
          <w:p w14:paraId="7B997439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39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9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490CB773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39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9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5FCEC14B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395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39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 (221 - כן, 7,154 – לא)</w:t>
            </w:r>
          </w:p>
          <w:p w14:paraId="66C476DB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PrChange w:id="4397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1A1099F6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tl/>
                <w:rPrChange w:id="439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39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400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401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>:</w:t>
            </w:r>
          </w:p>
          <w:p w14:paraId="09EF2326" w14:textId="6FE4BF59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402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403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p-value = 0.3133</w:t>
            </w:r>
          </w:p>
          <w:p w14:paraId="362425CC" w14:textId="31BA584D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tl/>
                <w:rPrChange w:id="4404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405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X-squared = 2879.2</w:t>
            </w:r>
          </w:p>
          <w:p w14:paraId="19CA2637" w14:textId="23CAD768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40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40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df = 2843</w:t>
            </w:r>
          </w:p>
        </w:tc>
        <w:tc>
          <w:tcPr>
            <w:tcW w:w="3306" w:type="dxa"/>
            <w:tcPrChange w:id="4408" w:author="Dalit Roth" w:date="2020-10-19T15:09:00Z">
              <w:tcPr>
                <w:tcW w:w="3306" w:type="dxa"/>
              </w:tcPr>
            </w:tcPrChange>
          </w:tcPr>
          <w:p w14:paraId="28903E04" w14:textId="77777777" w:rsidR="00FF22BD" w:rsidRPr="007F2F29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40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</w:p>
          <w:p w14:paraId="7B28D1F6" w14:textId="5008254B" w:rsidR="009C0F94" w:rsidRPr="007F2F29" w:rsidRDefault="00FF22BD" w:rsidP="00FF22BD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410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411" w:author="Dalit Roth" w:date="2020-10-19T15:09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709952" behindDoc="0" locked="0" layoutInCell="1" allowOverlap="1" wp14:anchorId="638B8862" wp14:editId="5ECA289E">
                  <wp:simplePos x="0" y="0"/>
                  <wp:positionH relativeFrom="column">
                    <wp:posOffset>330835</wp:posOffset>
                  </wp:positionH>
                  <wp:positionV relativeFrom="paragraph">
                    <wp:posOffset>1373505</wp:posOffset>
                  </wp:positionV>
                  <wp:extent cx="1593850" cy="1422400"/>
                  <wp:effectExtent l="0" t="0" r="6350" b="6350"/>
                  <wp:wrapThrough wrapText="bothSides">
                    <wp:wrapPolygon edited="0">
                      <wp:start x="0" y="0"/>
                      <wp:lineTo x="0" y="21407"/>
                      <wp:lineTo x="21428" y="21407"/>
                      <wp:lineTo x="21428" y="0"/>
                      <wp:lineTo x="0" y="0"/>
                    </wp:wrapPolygon>
                  </wp:wrapThrough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7F2F29">
              <w:rPr>
                <w:rFonts w:asciiTheme="minorBidi" w:hAnsiTheme="minorBidi" w:cstheme="minorBidi"/>
                <w:noProof/>
                <w:rPrChange w:id="4412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anchor distT="0" distB="0" distL="114300" distR="114300" simplePos="0" relativeHeight="251704832" behindDoc="0" locked="0" layoutInCell="1" allowOverlap="1" wp14:anchorId="2B4EC8BA" wp14:editId="0C852951">
                  <wp:simplePos x="0" y="0"/>
                  <wp:positionH relativeFrom="column">
                    <wp:posOffset>596265</wp:posOffset>
                  </wp:positionH>
                  <wp:positionV relativeFrom="paragraph">
                    <wp:posOffset>0</wp:posOffset>
                  </wp:positionV>
                  <wp:extent cx="1431290" cy="1431290"/>
                  <wp:effectExtent l="0" t="0" r="0" b="0"/>
                  <wp:wrapThrough wrapText="bothSides">
                    <wp:wrapPolygon edited="0">
                      <wp:start x="0" y="0"/>
                      <wp:lineTo x="0" y="21274"/>
                      <wp:lineTo x="21274" y="21274"/>
                      <wp:lineTo x="21274" y="0"/>
                      <wp:lineTo x="0" y="0"/>
                    </wp:wrapPolygon>
                  </wp:wrapThrough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7F2F29" w14:paraId="090A8EDC" w14:textId="77777777" w:rsidTr="007F2F29">
        <w:tc>
          <w:tcPr>
            <w:tcW w:w="2491" w:type="dxa"/>
            <w:tcPrChange w:id="4413" w:author="Dalit Roth" w:date="2020-10-19T15:09:00Z">
              <w:tcPr>
                <w:tcW w:w="2491" w:type="dxa"/>
              </w:tcPr>
            </w:tcPrChange>
          </w:tcPr>
          <w:p w14:paraId="6F71EE23" w14:textId="1F0CC218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4414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green"/>
                <w:u w:val="single"/>
                <w:rPrChange w:id="4415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  <w:lastRenderedPageBreak/>
              <w:t>science fiction</w:t>
            </w:r>
          </w:p>
        </w:tc>
        <w:tc>
          <w:tcPr>
            <w:tcW w:w="2499" w:type="dxa"/>
            <w:tcPrChange w:id="4416" w:author="Dalit Roth" w:date="2020-10-19T15:09:00Z">
              <w:tcPr>
                <w:tcW w:w="2499" w:type="dxa"/>
              </w:tcPr>
            </w:tcPrChange>
          </w:tcPr>
          <w:p w14:paraId="20765074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41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1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75F9319A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41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2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35D32103" w14:textId="77777777" w:rsidR="00E83AB5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421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2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מספר קטגוריות: 2 </w:t>
            </w:r>
          </w:p>
          <w:p w14:paraId="59BCA674" w14:textId="77777777" w:rsidR="00E83AB5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423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2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(</w:t>
            </w:r>
            <w:r w:rsidR="00E83AB5" w:rsidRPr="007F2F29">
              <w:rPr>
                <w:rFonts w:asciiTheme="minorBidi" w:hAnsiTheme="minorBidi" w:cstheme="minorBidi"/>
                <w:rPrChange w:id="4425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744</w:t>
            </w:r>
            <w:r w:rsidRPr="007F2F29">
              <w:rPr>
                <w:rFonts w:asciiTheme="minorBidi" w:hAnsiTheme="minorBidi" w:cstheme="minorBidi"/>
                <w:rtl/>
                <w:rPrChange w:id="442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- כן,</w:t>
            </w:r>
          </w:p>
          <w:p w14:paraId="5C39D30C" w14:textId="77777777" w:rsidR="009C0F94" w:rsidRPr="007F2F29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427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PrChange w:id="4428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6631</w:t>
            </w:r>
            <w:r w:rsidR="009C0F94" w:rsidRPr="007F2F29">
              <w:rPr>
                <w:rFonts w:asciiTheme="minorBidi" w:hAnsiTheme="minorBidi" w:cstheme="minorBidi"/>
                <w:rtl/>
                <w:rPrChange w:id="442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– לא)</w:t>
            </w:r>
          </w:p>
          <w:p w14:paraId="31624AE0" w14:textId="77777777" w:rsidR="00B111F0" w:rsidRPr="007F2F29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PrChange w:id="4430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431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432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</w:p>
          <w:p w14:paraId="78EFBAC5" w14:textId="77777777" w:rsidR="00B111F0" w:rsidRPr="007F2F29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433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434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X-squared = 2839.2 df = 2843</w:t>
            </w:r>
          </w:p>
          <w:p w14:paraId="00C9A975" w14:textId="1FDD1094" w:rsidR="00B111F0" w:rsidRPr="007F2F29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rtl/>
                <w:rPrChange w:id="4435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436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p-value = 0.5164</w:t>
            </w:r>
          </w:p>
        </w:tc>
        <w:tc>
          <w:tcPr>
            <w:tcW w:w="3306" w:type="dxa"/>
            <w:tcPrChange w:id="4437" w:author="Dalit Roth" w:date="2020-10-19T15:09:00Z">
              <w:tcPr>
                <w:tcW w:w="3306" w:type="dxa"/>
              </w:tcPr>
            </w:tcPrChange>
          </w:tcPr>
          <w:p w14:paraId="5376A0FB" w14:textId="7648654B" w:rsidR="009C0F94" w:rsidRPr="007F2F29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438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43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mc:AlternateContent>
                <mc:Choice Requires="wps">
                  <w:drawing>
                    <wp:inline distT="0" distB="0" distL="0" distR="0" wp14:anchorId="3B0536C9" wp14:editId="6B8EBBD3">
                      <wp:extent cx="304800" cy="304800"/>
                      <wp:effectExtent l="0" t="0" r="0" b="0"/>
                      <wp:docPr id="79" name="Rectangle 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E04094B" id="Rectangle 7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TlxUo7AEAAMYDAAAOAAAAAAAAAAAAAAAAAC4CAABkcnMvZTJvRG9jLnhtbFBL&#10;AQItABQABgAIAAAAIQBMoOks2AAAAAMBAAAPAAAAAAAAAAAAAAAAAEYEAABkcnMvZG93bnJldi54&#10;bWxQSwUGAAAAAAQABADzAAAASwUAAAAA&#10;" filled="f" stroked="f">
                      <o:lock v:ext="edit" aspectratio="t"/>
                      <w10:wrap anchorx="page"/>
                      <w10:anchorlock/>
                    </v:rect>
                  </w:pict>
                </mc:Fallback>
              </mc:AlternateContent>
            </w:r>
            <w:r w:rsidRPr="007F2F29">
              <w:rPr>
                <w:rFonts w:asciiTheme="minorBidi" w:hAnsiTheme="minorBidi" w:cstheme="minorBidi"/>
                <w:noProof/>
                <w:rPrChange w:id="4440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t xml:space="preserve"> </w:t>
            </w:r>
            <w:r w:rsidRPr="007F2F29">
              <w:rPr>
                <w:rFonts w:asciiTheme="minorBidi" w:hAnsiTheme="minorBidi" w:cstheme="minorBidi"/>
                <w:noProof/>
                <w:rPrChange w:id="4441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inline distT="0" distB="0" distL="0" distR="0" wp14:anchorId="1CD98455" wp14:editId="5DC87EB8">
                  <wp:extent cx="1962150" cy="1962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7F2F29" w14:paraId="39989259" w14:textId="77777777" w:rsidTr="007F2F29">
        <w:trPr>
          <w:trHeight w:val="6108"/>
        </w:trPr>
        <w:tc>
          <w:tcPr>
            <w:tcW w:w="2491" w:type="dxa"/>
            <w:tcPrChange w:id="4442" w:author="Dalit Roth" w:date="2020-10-19T15:12:00Z">
              <w:tcPr>
                <w:tcW w:w="2491" w:type="dxa"/>
              </w:tcPr>
            </w:tcPrChange>
          </w:tcPr>
          <w:p w14:paraId="3AD3881A" w14:textId="1EFC8142" w:rsidR="003707E3" w:rsidRPr="007F2F29" w:rsidRDefault="003707E3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rPrChange w:id="4443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</w:pPr>
            <w:proofErr w:type="spellStart"/>
            <w:r w:rsidRPr="007F2F29">
              <w:rPr>
                <w:rFonts w:asciiTheme="minorBidi" w:hAnsiTheme="minorBidi" w:cstheme="minorBidi"/>
                <w:highlight w:val="magenta"/>
                <w:u w:val="single"/>
                <w:rPrChange w:id="4444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  <w:t>my</w:t>
            </w:r>
            <w:del w:id="4445" w:author="Dalit Roth" w:date="2020-10-19T15:12:00Z">
              <w:r w:rsidRPr="007F2F29" w:rsidDel="007F2F29">
                <w:rPr>
                  <w:rFonts w:asciiTheme="minorBidi" w:hAnsiTheme="minorBidi" w:cstheme="minorBidi"/>
                  <w:highlight w:val="magenta"/>
                  <w:u w:val="single"/>
                  <w:rPrChange w:id="4446" w:author="Dalit Roth" w:date="2020-10-19T15:09:00Z">
                    <w:rPr>
                      <w:rFonts w:asciiTheme="minorBidi" w:hAnsiTheme="minorBidi" w:cstheme="minorBidi"/>
                      <w:highlight w:val="magenta"/>
                      <w:u w:val="single"/>
                    </w:rPr>
                  </w:rPrChange>
                </w:rPr>
                <w:delText>s</w:delText>
              </w:r>
            </w:del>
            <w:r w:rsidRPr="007F2F29">
              <w:rPr>
                <w:rFonts w:asciiTheme="minorBidi" w:hAnsiTheme="minorBidi" w:cstheme="minorBidi"/>
                <w:highlight w:val="magenta"/>
                <w:u w:val="single"/>
                <w:rPrChange w:id="4447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  <w:t>tery</w:t>
            </w:r>
            <w:proofErr w:type="spellEnd"/>
          </w:p>
        </w:tc>
        <w:tc>
          <w:tcPr>
            <w:tcW w:w="2499" w:type="dxa"/>
            <w:tcPrChange w:id="4448" w:author="Dalit Roth" w:date="2020-10-19T15:12:00Z">
              <w:tcPr>
                <w:tcW w:w="2499" w:type="dxa"/>
              </w:tcPr>
            </w:tcPrChange>
          </w:tcPr>
          <w:p w14:paraId="3DEB2AB4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449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50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קיימים: 7,375</w:t>
            </w:r>
          </w:p>
          <w:p w14:paraId="01D21276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451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52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חסרים: אין</w:t>
            </w:r>
          </w:p>
          <w:p w14:paraId="731AEEE3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453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54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קטגוריה כן (1) - </w:t>
            </w:r>
            <w:r w:rsidRPr="007F2F29">
              <w:rPr>
                <w:rFonts w:asciiTheme="minorBidi" w:hAnsiTheme="minorBidi" w:cstheme="minorBidi"/>
                <w:rPrChange w:id="4455" w:author="Dalit Roth" w:date="2020-10-19T15:09:00Z">
                  <w:rPr>
                    <w:rFonts w:asciiTheme="minorBidi" w:hAnsiTheme="minorBidi"/>
                  </w:rPr>
                </w:rPrChange>
              </w:rPr>
              <w:t>550</w:t>
            </w:r>
          </w:p>
          <w:p w14:paraId="14978708" w14:textId="4631317B" w:rsidR="003707E3" w:rsidRDefault="003707E3" w:rsidP="003707E3">
            <w:pPr>
              <w:bidi/>
              <w:spacing w:line="276" w:lineRule="auto"/>
              <w:rPr>
                <w:ins w:id="4456" w:author="Dalit Roth" w:date="2020-10-19T15:12:00Z"/>
                <w:rFonts w:asciiTheme="minorBidi" w:hAnsiTheme="minorBidi" w:cstheme="minorBidi"/>
                <w:rtl/>
              </w:rPr>
            </w:pPr>
            <w:r w:rsidRPr="007F2F29">
              <w:rPr>
                <w:rFonts w:asciiTheme="minorBidi" w:hAnsiTheme="minorBidi" w:cstheme="minorBidi"/>
                <w:u w:val="single"/>
                <w:rtl/>
                <w:rPrChange w:id="4457" w:author="Dalit Roth" w:date="2020-10-19T15:09:00Z">
                  <w:rPr>
                    <w:rFonts w:asciiTheme="minorBidi" w:hAnsiTheme="minorBidi" w:hint="cs"/>
                    <w:u w:val="single"/>
                    <w:rtl/>
                  </w:rPr>
                </w:rPrChange>
              </w:rPr>
              <w:t>קטגוריה לא (0)</w:t>
            </w:r>
            <w:r w:rsidRPr="007F2F29">
              <w:rPr>
                <w:rFonts w:asciiTheme="minorBidi" w:hAnsiTheme="minorBidi" w:cstheme="minorBidi"/>
                <w:rtl/>
                <w:rPrChange w:id="4458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del w:id="4459" w:author="Dalit Roth" w:date="2020-10-19T15:12:00Z">
              <w:r w:rsidRPr="007F2F29" w:rsidDel="007F2F29">
                <w:rPr>
                  <w:rFonts w:asciiTheme="minorBidi" w:hAnsiTheme="minorBidi" w:cstheme="minorBidi"/>
                  <w:rtl/>
                  <w:rPrChange w:id="4460" w:author="Dalit Roth" w:date="2020-10-19T15:09:00Z">
                    <w:rPr>
                      <w:rFonts w:asciiTheme="minorBidi" w:hAnsiTheme="minorBidi" w:hint="cs"/>
                      <w:rtl/>
                    </w:rPr>
                  </w:rPrChange>
                </w:rPr>
                <w:delText>-</w:delText>
              </w:r>
            </w:del>
            <w:ins w:id="4461" w:author="Dalit Roth" w:date="2020-10-19T15:12:00Z">
              <w:r w:rsidR="007F2F29">
                <w:rPr>
                  <w:rFonts w:asciiTheme="minorBidi" w:hAnsiTheme="minorBidi" w:cstheme="minorBidi"/>
                  <w:rtl/>
                </w:rPr>
                <w:t>–</w:t>
              </w:r>
            </w:ins>
            <w:r w:rsidRPr="007F2F29">
              <w:rPr>
                <w:rFonts w:asciiTheme="minorBidi" w:hAnsiTheme="minorBidi" w:cstheme="minorBidi"/>
                <w:rtl/>
                <w:rPrChange w:id="4462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r w:rsidRPr="007F2F29">
              <w:rPr>
                <w:rFonts w:asciiTheme="minorBidi" w:hAnsiTheme="minorBidi" w:cstheme="minorBidi"/>
                <w:rPrChange w:id="4463" w:author="Dalit Roth" w:date="2020-10-19T15:09:00Z">
                  <w:rPr>
                    <w:rFonts w:asciiTheme="minorBidi" w:hAnsiTheme="minorBidi"/>
                  </w:rPr>
                </w:rPrChange>
              </w:rPr>
              <w:t>6825</w:t>
            </w:r>
          </w:p>
          <w:p w14:paraId="18F48799" w14:textId="77777777" w:rsidR="007F2F29" w:rsidRDefault="007F2F29" w:rsidP="007F2F29">
            <w:pPr>
              <w:bidi/>
              <w:spacing w:line="276" w:lineRule="auto"/>
              <w:rPr>
                <w:ins w:id="4464" w:author="Dalit Roth" w:date="2020-10-19T15:12:00Z"/>
                <w:rFonts w:asciiTheme="minorBidi" w:hAnsiTheme="minorBidi" w:cstheme="minorBidi"/>
                <w:rtl/>
              </w:rPr>
            </w:pPr>
          </w:p>
          <w:p w14:paraId="36044394" w14:textId="77777777" w:rsidR="007F2F2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465" w:author="Dalit Roth" w:date="2020-10-19T15:12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ins w:id="4466" w:author="Dalit Roth" w:date="2020-10-19T15:12:00Z">
              <w:r w:rsidRPr="001A7209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 xml:space="preserve">X-squared = 2857.6df = 2843, </w:t>
              </w:r>
            </w:ins>
          </w:p>
          <w:p w14:paraId="5CA14BB9" w14:textId="77777777" w:rsidR="007F2F29" w:rsidRPr="001A720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467" w:author="Dalit Roth" w:date="2020-10-19T15:12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4468" w:author="Dalit Roth" w:date="2020-10-19T15:12:00Z">
              <w:r w:rsidRPr="001A7209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 xml:space="preserve">p-value = </w:t>
              </w:r>
              <w:r w:rsidRPr="001A7209">
                <w:rPr>
                  <w:rFonts w:ascii="Lucida Console" w:hAnsi="Lucida Console" w:cs="Courier New"/>
                  <w:color w:val="FF0000"/>
                  <w:sz w:val="20"/>
                  <w:szCs w:val="20"/>
                  <w:bdr w:val="none" w:sz="0" w:space="0" w:color="auto" w:frame="1"/>
                </w:rPr>
                <w:t>0.4201</w:t>
              </w:r>
            </w:ins>
          </w:p>
          <w:p w14:paraId="18AC7757" w14:textId="77777777" w:rsidR="007F2F29" w:rsidRPr="007F2F29" w:rsidRDefault="007F2F29" w:rsidP="007F2F29">
            <w:pPr>
              <w:bidi/>
              <w:spacing w:line="276" w:lineRule="auto"/>
              <w:rPr>
                <w:ins w:id="4469" w:author="Dalit Roth" w:date="2020-10-19T15:12:00Z"/>
                <w:rFonts w:asciiTheme="minorBidi" w:hAnsiTheme="minorBidi" w:cstheme="minorBidi"/>
                <w:rtl/>
                <w:rPrChange w:id="4470" w:author="Dalit Roth" w:date="2020-10-19T15:12:00Z">
                  <w:rPr>
                    <w:ins w:id="4471" w:author="Dalit Roth" w:date="2020-10-19T15:12:00Z"/>
                    <w:rFonts w:asciiTheme="minorBidi" w:hAnsiTheme="minorBidi" w:cstheme="minorBidi"/>
                    <w:rtl/>
                  </w:rPr>
                </w:rPrChange>
              </w:rPr>
            </w:pPr>
          </w:p>
          <w:p w14:paraId="44796FBF" w14:textId="77777777" w:rsidR="007F2F29" w:rsidRDefault="007F2F29" w:rsidP="007F2F29">
            <w:pPr>
              <w:bidi/>
              <w:spacing w:line="276" w:lineRule="auto"/>
              <w:rPr>
                <w:ins w:id="4472" w:author="Dalit Roth" w:date="2020-10-19T15:12:00Z"/>
                <w:rFonts w:asciiTheme="minorBidi" w:hAnsiTheme="minorBidi" w:cstheme="minorBidi"/>
                <w:rtl/>
              </w:rPr>
            </w:pPr>
          </w:p>
          <w:p w14:paraId="6019246F" w14:textId="369FD7E4" w:rsidR="007F2F29" w:rsidRPr="007F2F29" w:rsidRDefault="007F2F29" w:rsidP="007F2F29">
            <w:pPr>
              <w:bidi/>
              <w:spacing w:line="276" w:lineRule="auto"/>
              <w:rPr>
                <w:rFonts w:asciiTheme="minorBidi" w:hAnsiTheme="minorBidi" w:cstheme="minorBidi" w:hint="cs"/>
                <w:rtl/>
                <w:rPrChange w:id="447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pPrChange w:id="4474" w:author="Dalit Roth" w:date="2020-10-19T15:12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3306" w:type="dxa"/>
            <w:tcPrChange w:id="4475" w:author="Dalit Roth" w:date="2020-10-19T15:12:00Z">
              <w:tcPr>
                <w:tcW w:w="3306" w:type="dxa"/>
              </w:tcPr>
            </w:tcPrChange>
          </w:tcPr>
          <w:p w14:paraId="60FB2F59" w14:textId="77777777" w:rsidR="003707E3" w:rsidRDefault="003707E3" w:rsidP="003707E3">
            <w:pPr>
              <w:bidi/>
              <w:spacing w:line="276" w:lineRule="auto"/>
              <w:rPr>
                <w:ins w:id="4476" w:author="Dalit Roth" w:date="2020-10-19T15:12:00Z"/>
                <w:rFonts w:asciiTheme="minorBidi" w:hAnsiTheme="minorBidi" w:cstheme="minorBidi"/>
                <w:noProof/>
              </w:rPr>
            </w:pPr>
            <w:r w:rsidRPr="007F2F29">
              <w:rPr>
                <w:rFonts w:asciiTheme="minorBidi" w:hAnsiTheme="minorBidi" w:cstheme="minorBidi"/>
                <w:noProof/>
                <w:rPrChange w:id="4477" w:author="Dalit Roth" w:date="2020-10-19T15:09:00Z">
                  <w:rPr>
                    <w:noProof/>
                  </w:rPr>
                </w:rPrChange>
              </w:rPr>
              <w:drawing>
                <wp:inline distT="0" distB="0" distL="0" distR="0" wp14:anchorId="7E789874" wp14:editId="6FB2366D">
                  <wp:extent cx="1962150" cy="1962150"/>
                  <wp:effectExtent l="0" t="0" r="0" b="0"/>
                  <wp:docPr id="150" name="תמונה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7B21B" w14:textId="6EFB23B3" w:rsidR="007F2F29" w:rsidRPr="007F2F29" w:rsidRDefault="007F2F29" w:rsidP="007F2F29">
            <w:pPr>
              <w:bidi/>
              <w:rPr>
                <w:rFonts w:asciiTheme="minorBidi" w:hAnsiTheme="minorBidi" w:cstheme="minorBidi" w:hint="cs"/>
                <w:rPrChange w:id="4478" w:author="Dalit Roth" w:date="2020-10-19T15:12:00Z">
                  <w:rPr>
                    <w:rFonts w:asciiTheme="minorBidi" w:hAnsiTheme="minorBidi" w:cstheme="minorBidi"/>
                    <w:noProof/>
                  </w:rPr>
                </w:rPrChange>
              </w:rPr>
              <w:pPrChange w:id="4479" w:author="Dalit Roth" w:date="2020-10-19T15:12:00Z">
                <w:pPr>
                  <w:bidi/>
                  <w:spacing w:line="276" w:lineRule="auto"/>
                </w:pPr>
              </w:pPrChange>
            </w:pPr>
            <w:ins w:id="4480" w:author="Dalit Roth" w:date="2020-10-19T15:12:00Z">
              <w:r w:rsidRPr="001A7209">
                <w:rPr>
                  <w:rFonts w:asciiTheme="minorBidi" w:hAnsiTheme="minorBidi" w:cs="Arial" w:hint="cs"/>
                  <w:noProof/>
                  <w:rtl/>
                </w:rPr>
                <w:drawing>
                  <wp:inline distT="0" distB="0" distL="0" distR="0" wp14:anchorId="6EF0A9D8" wp14:editId="22DEEEC8">
                    <wp:extent cx="1883832" cy="1820846"/>
                    <wp:effectExtent l="0" t="0" r="2540" b="0"/>
                    <wp:docPr id="293" name="תמונה 29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2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3339" b="31676"/>
                            <a:stretch/>
                          </pic:blipFill>
                          <pic:spPr bwMode="auto">
                            <a:xfrm>
                              <a:off x="0" y="0"/>
                              <a:ext cx="1895538" cy="1832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0F94" w:rsidRPr="007F2F29" w14:paraId="2EA0B868" w14:textId="77777777" w:rsidTr="007F2F29">
        <w:tc>
          <w:tcPr>
            <w:tcW w:w="2491" w:type="dxa"/>
            <w:tcPrChange w:id="4481" w:author="Dalit Roth" w:date="2020-10-19T15:09:00Z">
              <w:tcPr>
                <w:tcW w:w="2491" w:type="dxa"/>
              </w:tcPr>
            </w:tcPrChange>
          </w:tcPr>
          <w:p w14:paraId="30CAF7C4" w14:textId="0B89D833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4482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PrChange w:id="4483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  <w:t>music</w:t>
            </w:r>
          </w:p>
        </w:tc>
        <w:tc>
          <w:tcPr>
            <w:tcW w:w="2499" w:type="dxa"/>
            <w:tcPrChange w:id="4484" w:author="Dalit Roth" w:date="2020-10-19T15:09:00Z">
              <w:tcPr>
                <w:tcW w:w="2499" w:type="dxa"/>
              </w:tcPr>
            </w:tcPrChange>
          </w:tcPr>
          <w:p w14:paraId="5079B5AF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48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8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683BE3D9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48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8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77D0DD80" w14:textId="77777777" w:rsidR="00B81516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489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9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</w:t>
            </w:r>
          </w:p>
          <w:p w14:paraId="60742EE7" w14:textId="77777777" w:rsidR="00B81516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491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9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(267 - כן,</w:t>
            </w:r>
          </w:p>
          <w:p w14:paraId="208A9E7E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493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49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7,108 – לא)</w:t>
            </w:r>
          </w:p>
          <w:p w14:paraId="6E851140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PrChange w:id="4495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01F3BF70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tl/>
                <w:rPrChange w:id="4496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49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49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49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>:</w:t>
            </w:r>
          </w:p>
          <w:p w14:paraId="7F03DC03" w14:textId="1314FDA5" w:rsidR="00686562" w:rsidRPr="007F2F29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sz w:val="24"/>
                <w:szCs w:val="24"/>
                <w:rPrChange w:id="4500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rPrChange w:id="4501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t>p-value = 0.7759</w:t>
            </w:r>
          </w:p>
          <w:p w14:paraId="521C655D" w14:textId="2753572B" w:rsidR="00686562" w:rsidRPr="007F2F29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sz w:val="24"/>
                <w:szCs w:val="24"/>
                <w:rtl/>
                <w:rPrChange w:id="4502" w:author="Dalit Roth" w:date="2020-10-19T15:09:00Z">
                  <w:rPr>
                    <w:rFonts w:asciiTheme="minorBidi" w:hAnsiTheme="minorBidi" w:cstheme="minorBidi"/>
                    <w:noProof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rPrChange w:id="4503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t>X-squared = 2785.5</w:t>
            </w:r>
          </w:p>
          <w:p w14:paraId="758FE940" w14:textId="26697E86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50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505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df = 2843</w:t>
            </w:r>
          </w:p>
        </w:tc>
        <w:tc>
          <w:tcPr>
            <w:tcW w:w="3306" w:type="dxa"/>
            <w:tcPrChange w:id="4506" w:author="Dalit Roth" w:date="2020-10-19T15:09:00Z">
              <w:tcPr>
                <w:tcW w:w="3306" w:type="dxa"/>
              </w:tcPr>
            </w:tcPrChange>
          </w:tcPr>
          <w:p w14:paraId="2CF42E4B" w14:textId="70772236" w:rsidR="009C0F94" w:rsidRPr="007F2F29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507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508" w:author="Dalit Roth" w:date="2020-10-19T15:09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720192" behindDoc="0" locked="0" layoutInCell="1" allowOverlap="1" wp14:anchorId="25685EA4" wp14:editId="5D7B39CF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1530350</wp:posOffset>
                  </wp:positionV>
                  <wp:extent cx="1727200" cy="1541065"/>
                  <wp:effectExtent l="0" t="0" r="6350" b="2540"/>
                  <wp:wrapThrough wrapText="bothSides">
                    <wp:wrapPolygon edited="0">
                      <wp:start x="0" y="0"/>
                      <wp:lineTo x="0" y="21369"/>
                      <wp:lineTo x="21441" y="21369"/>
                      <wp:lineTo x="21441" y="0"/>
                      <wp:lineTo x="0" y="0"/>
                    </wp:wrapPolygon>
                  </wp:wrapThrough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15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0F94" w:rsidRPr="007F2F29">
              <w:rPr>
                <w:rFonts w:asciiTheme="minorBidi" w:hAnsiTheme="minorBidi" w:cstheme="minorBidi"/>
                <w:noProof/>
                <w:rPrChange w:id="450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anchor distT="0" distB="0" distL="114300" distR="114300" simplePos="0" relativeHeight="251715072" behindDoc="0" locked="0" layoutInCell="1" allowOverlap="1" wp14:anchorId="7E608671" wp14:editId="5B659B28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0</wp:posOffset>
                  </wp:positionV>
                  <wp:extent cx="1598295" cy="1598295"/>
                  <wp:effectExtent l="0" t="0" r="1905" b="1905"/>
                  <wp:wrapThrough wrapText="bothSides">
                    <wp:wrapPolygon edited="0">
                      <wp:start x="0" y="0"/>
                      <wp:lineTo x="0" y="21368"/>
                      <wp:lineTo x="21368" y="21368"/>
                      <wp:lineTo x="21368" y="0"/>
                      <wp:lineTo x="0" y="0"/>
                    </wp:wrapPolygon>
                  </wp:wrapThrough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295" cy="159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7F2F29" w14:paraId="2CC172EA" w14:textId="77777777" w:rsidTr="007F2F29">
        <w:tc>
          <w:tcPr>
            <w:tcW w:w="2491" w:type="dxa"/>
            <w:tcPrChange w:id="4510" w:author="Dalit Roth" w:date="2020-10-19T15:09:00Z">
              <w:tcPr>
                <w:tcW w:w="2491" w:type="dxa"/>
              </w:tcPr>
            </w:tcPrChange>
          </w:tcPr>
          <w:p w14:paraId="798FA261" w14:textId="0E22FD4C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rPrChange w:id="4511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green"/>
                <w:u w:val="single"/>
                <w:rPrChange w:id="4512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  <w:lastRenderedPageBreak/>
              <w:t>romance</w:t>
            </w:r>
          </w:p>
        </w:tc>
        <w:tc>
          <w:tcPr>
            <w:tcW w:w="2499" w:type="dxa"/>
            <w:tcPrChange w:id="4513" w:author="Dalit Roth" w:date="2020-10-19T15:09:00Z">
              <w:tcPr>
                <w:tcW w:w="2499" w:type="dxa"/>
              </w:tcPr>
            </w:tcPrChange>
          </w:tcPr>
          <w:p w14:paraId="0901E955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51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1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29610D1D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51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1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732B6062" w14:textId="0647C005" w:rsidR="00B81516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518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1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 (</w:t>
            </w:r>
            <w:r w:rsidR="00B81516" w:rsidRPr="007F2F29">
              <w:rPr>
                <w:rFonts w:asciiTheme="minorBidi" w:hAnsiTheme="minorBidi" w:cstheme="minorBidi"/>
                <w:rPrChange w:id="4520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1435</w:t>
            </w:r>
            <w:r w:rsidRPr="007F2F29">
              <w:rPr>
                <w:rFonts w:asciiTheme="minorBidi" w:hAnsiTheme="minorBidi" w:cstheme="minorBidi"/>
                <w:rtl/>
                <w:rPrChange w:id="452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- כן,</w:t>
            </w:r>
          </w:p>
          <w:p w14:paraId="4F8ED1EA" w14:textId="77777777" w:rsidR="009C0F94" w:rsidRPr="007F2F29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522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2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</w:t>
            </w:r>
            <w:r w:rsidR="00B81516" w:rsidRPr="007F2F29">
              <w:rPr>
                <w:rFonts w:asciiTheme="minorBidi" w:hAnsiTheme="minorBidi" w:cstheme="minorBidi"/>
                <w:rPrChange w:id="4524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5940</w:t>
            </w:r>
            <w:r w:rsidRPr="007F2F29">
              <w:rPr>
                <w:rFonts w:asciiTheme="minorBidi" w:hAnsiTheme="minorBidi" w:cstheme="minorBidi"/>
                <w:rtl/>
                <w:rPrChange w:id="452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– לא)</w:t>
            </w:r>
          </w:p>
          <w:p w14:paraId="3517F106" w14:textId="77777777" w:rsidR="00B111F0" w:rsidRPr="007F2F29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tl/>
                <w:rPrChange w:id="4526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52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52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52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>:</w:t>
            </w:r>
          </w:p>
          <w:p w14:paraId="3469892D" w14:textId="77777777" w:rsidR="0049019B" w:rsidRPr="007F2F29" w:rsidRDefault="00B111F0" w:rsidP="004901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bdr w:val="none" w:sz="0" w:space="0" w:color="auto" w:frame="1"/>
                <w:rtl/>
                <w:rPrChange w:id="4530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531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X-squared = 2809.6</w:t>
            </w:r>
            <w:r w:rsidR="0049019B"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532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df = 2843</w:t>
            </w:r>
          </w:p>
          <w:p w14:paraId="58CCF089" w14:textId="4FC046A2" w:rsidR="00B111F0" w:rsidRPr="007F2F29" w:rsidRDefault="00B111F0" w:rsidP="004901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rPrChange w:id="4533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color w:val="000000"/>
                <w:bdr w:val="none" w:sz="0" w:space="0" w:color="auto" w:frame="1"/>
                <w:rPrChange w:id="4534" w:author="Dalit Roth" w:date="2020-10-19T15:09:00Z">
                  <w:rPr>
                    <w:rFonts w:ascii="Lucida Console" w:hAnsi="Lucida Console" w:cs="Courier New"/>
                    <w:color w:val="000000"/>
                    <w:sz w:val="20"/>
                    <w:szCs w:val="20"/>
                    <w:bdr w:val="none" w:sz="0" w:space="0" w:color="auto" w:frame="1"/>
                  </w:rPr>
                </w:rPrChange>
              </w:rPr>
              <w:t>p-value = 0.6687</w:t>
            </w:r>
          </w:p>
          <w:p w14:paraId="16554B3E" w14:textId="403F6BE3" w:rsidR="00B111F0" w:rsidRPr="007F2F29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53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</w:p>
        </w:tc>
        <w:tc>
          <w:tcPr>
            <w:tcW w:w="3306" w:type="dxa"/>
            <w:tcPrChange w:id="4536" w:author="Dalit Roth" w:date="2020-10-19T15:09:00Z">
              <w:tcPr>
                <w:tcW w:w="3306" w:type="dxa"/>
              </w:tcPr>
            </w:tcPrChange>
          </w:tcPr>
          <w:p w14:paraId="6134417E" w14:textId="2750D7F2" w:rsidR="009C0F94" w:rsidRPr="007F2F29" w:rsidRDefault="00B81516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537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538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inline distT="0" distB="0" distL="0" distR="0" wp14:anchorId="637916BC" wp14:editId="63FE2904">
                  <wp:extent cx="1962150" cy="1962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7F2F29" w14:paraId="4DE1169D" w14:textId="77777777" w:rsidTr="007F2F29">
        <w:tc>
          <w:tcPr>
            <w:tcW w:w="2491" w:type="dxa"/>
            <w:tcPrChange w:id="4539" w:author="Dalit Roth" w:date="2020-10-19T15:09:00Z">
              <w:tcPr>
                <w:tcW w:w="2491" w:type="dxa"/>
              </w:tcPr>
            </w:tcPrChange>
          </w:tcPr>
          <w:p w14:paraId="3A6D9746" w14:textId="2A2FA413" w:rsidR="003707E3" w:rsidRPr="007F2F29" w:rsidRDefault="003707E3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rPrChange w:id="4540" w:author="Dalit Roth" w:date="2020-10-19T15:09:00Z">
                  <w:rPr>
                    <w:rFonts w:asciiTheme="minorBidi" w:hAnsiTheme="minorBidi" w:cstheme="minorBidi"/>
                    <w:highlight w:val="green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highlight w:val="magenta"/>
                <w:u w:val="single"/>
                <w:rPrChange w:id="4541" w:author="Dalit Roth" w:date="2020-10-19T15:09:00Z">
                  <w:rPr>
                    <w:rFonts w:asciiTheme="minorBidi" w:hAnsiTheme="minorBidi" w:cstheme="minorBidi"/>
                    <w:highlight w:val="magenta"/>
                    <w:u w:val="single"/>
                  </w:rPr>
                </w:rPrChange>
              </w:rPr>
              <w:t>family</w:t>
            </w:r>
          </w:p>
        </w:tc>
        <w:tc>
          <w:tcPr>
            <w:tcW w:w="2499" w:type="dxa"/>
            <w:tcPrChange w:id="4542" w:author="Dalit Roth" w:date="2020-10-19T15:09:00Z">
              <w:tcPr>
                <w:tcW w:w="2499" w:type="dxa"/>
              </w:tcPr>
            </w:tcPrChange>
          </w:tcPr>
          <w:p w14:paraId="6BB242E1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543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44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קיימים: 7,375</w:t>
            </w:r>
          </w:p>
          <w:p w14:paraId="30BC97DE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545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46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ערכים חסרים: אין</w:t>
            </w:r>
          </w:p>
          <w:p w14:paraId="4E1AE94D" w14:textId="77777777" w:rsidR="003707E3" w:rsidRPr="007F2F29" w:rsidRDefault="003707E3" w:rsidP="003707E3">
            <w:pPr>
              <w:bidi/>
              <w:rPr>
                <w:rFonts w:asciiTheme="minorBidi" w:hAnsiTheme="minorBidi" w:cstheme="minorBidi"/>
                <w:rtl/>
                <w:rPrChange w:id="4547" w:author="Dalit Roth" w:date="2020-10-19T15:09:00Z">
                  <w:rPr>
                    <w:rFonts w:asciiTheme="minorBidi" w:hAnsi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48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>קטגוריה כן (1) - 675</w:t>
            </w:r>
          </w:p>
          <w:p w14:paraId="36F0ADA6" w14:textId="76110FC0" w:rsidR="003707E3" w:rsidRDefault="003707E3" w:rsidP="003707E3">
            <w:pPr>
              <w:bidi/>
              <w:spacing w:line="276" w:lineRule="auto"/>
              <w:rPr>
                <w:ins w:id="4549" w:author="Dalit Roth" w:date="2020-10-19T15:13:00Z"/>
                <w:rFonts w:asciiTheme="minorBidi" w:hAnsiTheme="minorBidi" w:cstheme="minorBidi"/>
                <w:rtl/>
              </w:rPr>
            </w:pPr>
            <w:r w:rsidRPr="007F2F29">
              <w:rPr>
                <w:rFonts w:asciiTheme="minorBidi" w:hAnsiTheme="minorBidi" w:cstheme="minorBidi"/>
                <w:u w:val="single"/>
                <w:rtl/>
                <w:rPrChange w:id="4550" w:author="Dalit Roth" w:date="2020-10-19T15:09:00Z">
                  <w:rPr>
                    <w:rFonts w:asciiTheme="minorBidi" w:hAnsiTheme="minorBidi" w:hint="cs"/>
                    <w:u w:val="single"/>
                    <w:rtl/>
                  </w:rPr>
                </w:rPrChange>
              </w:rPr>
              <w:t>קטגוריה לא (0)</w:t>
            </w:r>
            <w:r w:rsidRPr="007F2F29">
              <w:rPr>
                <w:rFonts w:asciiTheme="minorBidi" w:hAnsiTheme="minorBidi" w:cstheme="minorBidi"/>
                <w:rtl/>
                <w:rPrChange w:id="4551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del w:id="4552" w:author="Dalit Roth" w:date="2020-10-19T15:13:00Z">
              <w:r w:rsidRPr="007F2F29" w:rsidDel="007F2F29">
                <w:rPr>
                  <w:rFonts w:asciiTheme="minorBidi" w:hAnsiTheme="minorBidi" w:cstheme="minorBidi"/>
                  <w:rtl/>
                  <w:rPrChange w:id="4553" w:author="Dalit Roth" w:date="2020-10-19T15:09:00Z">
                    <w:rPr>
                      <w:rFonts w:asciiTheme="minorBidi" w:hAnsiTheme="minorBidi" w:hint="cs"/>
                      <w:rtl/>
                    </w:rPr>
                  </w:rPrChange>
                </w:rPr>
                <w:delText>-</w:delText>
              </w:r>
            </w:del>
            <w:ins w:id="4554" w:author="Dalit Roth" w:date="2020-10-19T15:13:00Z">
              <w:r w:rsidR="007F2F29">
                <w:rPr>
                  <w:rFonts w:asciiTheme="minorBidi" w:hAnsiTheme="minorBidi" w:cstheme="minorBidi"/>
                  <w:rtl/>
                </w:rPr>
                <w:t>–</w:t>
              </w:r>
            </w:ins>
            <w:r w:rsidRPr="007F2F29">
              <w:rPr>
                <w:rFonts w:asciiTheme="minorBidi" w:hAnsiTheme="minorBidi" w:cstheme="minorBidi"/>
                <w:rtl/>
                <w:rPrChange w:id="4555" w:author="Dalit Roth" w:date="2020-10-19T15:09:00Z">
                  <w:rPr>
                    <w:rFonts w:asciiTheme="minorBidi" w:hAnsiTheme="minorBidi" w:hint="cs"/>
                    <w:rtl/>
                  </w:rPr>
                </w:rPrChange>
              </w:rPr>
              <w:t xml:space="preserve"> </w:t>
            </w:r>
            <w:r w:rsidRPr="007F2F29">
              <w:rPr>
                <w:rFonts w:asciiTheme="minorBidi" w:hAnsiTheme="minorBidi" w:cstheme="minorBidi"/>
                <w:rPrChange w:id="4556" w:author="Dalit Roth" w:date="2020-10-19T15:09:00Z">
                  <w:rPr>
                    <w:rFonts w:asciiTheme="minorBidi" w:hAnsiTheme="minorBidi"/>
                  </w:rPr>
                </w:rPrChange>
              </w:rPr>
              <w:t>6825</w:t>
            </w:r>
          </w:p>
          <w:p w14:paraId="2719D127" w14:textId="77777777" w:rsidR="007F2F29" w:rsidRDefault="007F2F29" w:rsidP="007F2F29">
            <w:pPr>
              <w:bidi/>
              <w:spacing w:line="276" w:lineRule="auto"/>
              <w:rPr>
                <w:ins w:id="4557" w:author="Dalit Roth" w:date="2020-10-19T15:13:00Z"/>
                <w:rFonts w:asciiTheme="minorBidi" w:hAnsiTheme="minorBidi" w:cstheme="minorBidi"/>
                <w:rtl/>
              </w:rPr>
            </w:pPr>
          </w:p>
          <w:p w14:paraId="24797B91" w14:textId="77777777" w:rsidR="007F2F29" w:rsidRDefault="007F2F29" w:rsidP="007F2F29">
            <w:pPr>
              <w:bidi/>
              <w:spacing w:line="276" w:lineRule="auto"/>
              <w:rPr>
                <w:ins w:id="4558" w:author="Dalit Roth" w:date="2020-10-19T15:13:00Z"/>
                <w:rFonts w:asciiTheme="minorBidi" w:hAnsiTheme="minorBidi"/>
                <w:rtl/>
              </w:rPr>
            </w:pPr>
          </w:p>
          <w:p w14:paraId="63863E91" w14:textId="77777777" w:rsidR="007F2F2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559" w:author="Dalit Roth" w:date="2020-10-19T15:13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ins w:id="4560" w:author="Dalit Roth" w:date="2020-10-19T15:13:00Z">
              <w:r w:rsidRPr="001A7209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 xml:space="preserve">X-squared = 2902.9df = 2843, </w:t>
              </w:r>
            </w:ins>
          </w:p>
          <w:p w14:paraId="301B3929" w14:textId="77777777" w:rsidR="007F2F29" w:rsidRPr="001A7209" w:rsidRDefault="007F2F29" w:rsidP="007F2F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561" w:author="Dalit Roth" w:date="2020-10-19T15:13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ins w:id="4562" w:author="Dalit Roth" w:date="2020-10-19T15:13:00Z">
              <w:r w:rsidRPr="001A7209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p-value = 0.2127</w:t>
              </w:r>
            </w:ins>
          </w:p>
          <w:p w14:paraId="28AAFFCC" w14:textId="77777777" w:rsidR="007F2F29" w:rsidRDefault="007F2F29" w:rsidP="007F2F29">
            <w:pPr>
              <w:bidi/>
              <w:spacing w:line="276" w:lineRule="auto"/>
              <w:rPr>
                <w:ins w:id="4563" w:author="Dalit Roth" w:date="2020-10-19T15:13:00Z"/>
                <w:rFonts w:asciiTheme="minorBidi" w:hAnsiTheme="minorBidi" w:cstheme="minorBidi"/>
                <w:rtl/>
              </w:rPr>
            </w:pPr>
          </w:p>
          <w:p w14:paraId="57982662" w14:textId="77777777" w:rsidR="007F2F29" w:rsidRDefault="007F2F29" w:rsidP="007F2F29">
            <w:pPr>
              <w:bidi/>
              <w:spacing w:line="276" w:lineRule="auto"/>
              <w:rPr>
                <w:ins w:id="4564" w:author="Dalit Roth" w:date="2020-10-19T15:13:00Z"/>
                <w:rFonts w:asciiTheme="minorBidi" w:hAnsiTheme="minorBidi" w:cstheme="minorBidi"/>
                <w:rtl/>
              </w:rPr>
            </w:pPr>
          </w:p>
          <w:p w14:paraId="7EBEDE4E" w14:textId="77777777" w:rsidR="007F2F29" w:rsidRDefault="007F2F29" w:rsidP="007F2F29">
            <w:pPr>
              <w:bidi/>
              <w:spacing w:line="276" w:lineRule="auto"/>
              <w:rPr>
                <w:ins w:id="4565" w:author="Dalit Roth" w:date="2020-10-19T15:13:00Z"/>
                <w:rFonts w:asciiTheme="minorBidi" w:hAnsiTheme="minorBidi" w:cstheme="minorBidi"/>
                <w:rtl/>
              </w:rPr>
            </w:pPr>
          </w:p>
          <w:p w14:paraId="2DC50BC2" w14:textId="77777777" w:rsidR="007F2F29" w:rsidRDefault="007F2F29" w:rsidP="007F2F29">
            <w:pPr>
              <w:bidi/>
              <w:spacing w:line="276" w:lineRule="auto"/>
              <w:rPr>
                <w:ins w:id="4566" w:author="Dalit Roth" w:date="2020-10-19T15:13:00Z"/>
                <w:rFonts w:asciiTheme="minorBidi" w:hAnsiTheme="minorBidi" w:cstheme="minorBidi"/>
                <w:rtl/>
              </w:rPr>
            </w:pPr>
          </w:p>
          <w:p w14:paraId="4BC986CB" w14:textId="77777777" w:rsidR="007F2F29" w:rsidRDefault="007F2F29" w:rsidP="007F2F29">
            <w:pPr>
              <w:bidi/>
              <w:spacing w:line="276" w:lineRule="auto"/>
              <w:rPr>
                <w:ins w:id="4567" w:author="Dalit Roth" w:date="2020-10-19T15:13:00Z"/>
                <w:rFonts w:asciiTheme="minorBidi" w:hAnsiTheme="minorBidi" w:cstheme="minorBidi"/>
                <w:rtl/>
              </w:rPr>
            </w:pPr>
          </w:p>
          <w:p w14:paraId="29D70C71" w14:textId="77777777" w:rsidR="007F2F29" w:rsidRDefault="007F2F29" w:rsidP="007F2F29">
            <w:pPr>
              <w:bidi/>
              <w:spacing w:line="276" w:lineRule="auto"/>
              <w:rPr>
                <w:ins w:id="4568" w:author="Dalit Roth" w:date="2020-10-19T15:13:00Z"/>
                <w:rFonts w:asciiTheme="minorBidi" w:hAnsiTheme="minorBidi" w:cstheme="minorBidi"/>
                <w:rtl/>
              </w:rPr>
            </w:pPr>
          </w:p>
          <w:p w14:paraId="6EF57812" w14:textId="77777777" w:rsidR="007F2F29" w:rsidRDefault="007F2F29" w:rsidP="007F2F29">
            <w:pPr>
              <w:bidi/>
              <w:spacing w:line="276" w:lineRule="auto"/>
              <w:rPr>
                <w:ins w:id="4569" w:author="Dalit Roth" w:date="2020-10-19T15:13:00Z"/>
                <w:rFonts w:asciiTheme="minorBidi" w:hAnsiTheme="minorBidi" w:cstheme="minorBidi"/>
                <w:rtl/>
              </w:rPr>
            </w:pPr>
          </w:p>
          <w:p w14:paraId="23CD3615" w14:textId="77777777" w:rsidR="007F2F29" w:rsidRDefault="007F2F29" w:rsidP="007F2F29">
            <w:pPr>
              <w:bidi/>
              <w:spacing w:line="276" w:lineRule="auto"/>
              <w:rPr>
                <w:ins w:id="4570" w:author="Dalit Roth" w:date="2020-10-19T15:13:00Z"/>
                <w:rFonts w:asciiTheme="minorBidi" w:hAnsiTheme="minorBidi" w:cstheme="minorBidi"/>
                <w:rtl/>
              </w:rPr>
            </w:pPr>
          </w:p>
          <w:p w14:paraId="3638FC9A" w14:textId="77777777" w:rsidR="007F2F29" w:rsidRDefault="007F2F29" w:rsidP="007F2F29">
            <w:pPr>
              <w:bidi/>
              <w:spacing w:line="276" w:lineRule="auto"/>
              <w:rPr>
                <w:ins w:id="4571" w:author="Dalit Roth" w:date="2020-10-19T15:13:00Z"/>
                <w:rFonts w:asciiTheme="minorBidi" w:hAnsiTheme="minorBidi" w:cstheme="minorBidi"/>
                <w:rtl/>
              </w:rPr>
            </w:pPr>
          </w:p>
          <w:p w14:paraId="76A2B501" w14:textId="77777777" w:rsidR="007F2F29" w:rsidRDefault="007F2F29" w:rsidP="007F2F29">
            <w:pPr>
              <w:bidi/>
              <w:spacing w:line="276" w:lineRule="auto"/>
              <w:rPr>
                <w:ins w:id="4572" w:author="Dalit Roth" w:date="2020-10-19T15:13:00Z"/>
                <w:rFonts w:asciiTheme="minorBidi" w:hAnsiTheme="minorBidi" w:cstheme="minorBidi"/>
                <w:rtl/>
              </w:rPr>
            </w:pPr>
          </w:p>
          <w:p w14:paraId="1951375E" w14:textId="433F8373" w:rsidR="007F2F29" w:rsidRPr="007F2F29" w:rsidRDefault="007F2F29" w:rsidP="007F2F29">
            <w:pPr>
              <w:bidi/>
              <w:spacing w:line="276" w:lineRule="auto"/>
              <w:rPr>
                <w:rFonts w:asciiTheme="minorBidi" w:hAnsiTheme="minorBidi" w:cstheme="minorBidi" w:hint="cs"/>
                <w:rtl/>
                <w:rPrChange w:id="4573" w:author="Dalit Roth" w:date="2020-10-19T15:13:00Z">
                  <w:rPr>
                    <w:rFonts w:asciiTheme="minorBidi" w:hAnsiTheme="minorBidi" w:cstheme="minorBidi"/>
                    <w:rtl/>
                  </w:rPr>
                </w:rPrChange>
              </w:rPr>
              <w:pPrChange w:id="4574" w:author="Dalit Roth" w:date="2020-10-19T15:13:00Z">
                <w:pPr>
                  <w:bidi/>
                  <w:spacing w:line="276" w:lineRule="auto"/>
                </w:pPr>
              </w:pPrChange>
            </w:pPr>
          </w:p>
        </w:tc>
        <w:tc>
          <w:tcPr>
            <w:tcW w:w="3306" w:type="dxa"/>
            <w:tcPrChange w:id="4575" w:author="Dalit Roth" w:date="2020-10-19T15:09:00Z">
              <w:tcPr>
                <w:tcW w:w="3306" w:type="dxa"/>
              </w:tcPr>
            </w:tcPrChange>
          </w:tcPr>
          <w:p w14:paraId="5BC5C9F1" w14:textId="7CC3D45D" w:rsidR="007F2F29" w:rsidRPr="007F2F29" w:rsidRDefault="003707E3" w:rsidP="007F2F29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576" w:author="Dalit Roth" w:date="2020-10-19T15:13:00Z">
                  <w:rPr>
                    <w:rFonts w:asciiTheme="minorBidi" w:hAnsiTheme="minorBidi" w:cstheme="minorBidi"/>
                    <w:noProof/>
                  </w:rPr>
                </w:rPrChange>
              </w:rPr>
              <w:pPrChange w:id="4577" w:author="Dalit Roth" w:date="2020-10-19T15:13:00Z">
                <w:pPr>
                  <w:bidi/>
                  <w:spacing w:line="276" w:lineRule="auto"/>
                </w:pPr>
              </w:pPrChange>
            </w:pPr>
            <w:r w:rsidRPr="007F2F29">
              <w:rPr>
                <w:rFonts w:asciiTheme="minorBidi" w:hAnsiTheme="minorBidi" w:cstheme="minorBidi"/>
                <w:noProof/>
                <w:rPrChange w:id="4578" w:author="Dalit Roth" w:date="2020-10-19T15:09:00Z">
                  <w:rPr>
                    <w:noProof/>
                  </w:rPr>
                </w:rPrChange>
              </w:rPr>
              <w:drawing>
                <wp:inline distT="0" distB="0" distL="0" distR="0" wp14:anchorId="25411752" wp14:editId="28787657">
                  <wp:extent cx="1962150" cy="1962150"/>
                  <wp:effectExtent l="0" t="0" r="0" b="0"/>
                  <wp:docPr id="151" name="תמונה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ins w:id="4579" w:author="Dalit Roth" w:date="2020-10-19T15:13:00Z">
              <w:r w:rsidR="007F2F29" w:rsidRPr="001A7209">
                <w:rPr>
                  <w:rFonts w:asciiTheme="minorBidi" w:hAnsiTheme="minorBidi" w:cs="Arial" w:hint="cs"/>
                  <w:noProof/>
                  <w:rtl/>
                </w:rPr>
                <w:drawing>
                  <wp:inline distT="0" distB="0" distL="0" distR="0" wp14:anchorId="3636CDED" wp14:editId="3060B30F">
                    <wp:extent cx="1806729" cy="1669774"/>
                    <wp:effectExtent l="0" t="0" r="0" b="0"/>
                    <wp:docPr id="298" name="תמונה 29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3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0502" b="31891"/>
                            <a:stretch/>
                          </pic:blipFill>
                          <pic:spPr bwMode="auto">
                            <a:xfrm>
                              <a:off x="0" y="0"/>
                              <a:ext cx="1812466" cy="16750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0F94" w:rsidRPr="007F2F29" w14:paraId="744C9689" w14:textId="77777777" w:rsidTr="007F2F29">
        <w:tc>
          <w:tcPr>
            <w:tcW w:w="2491" w:type="dxa"/>
            <w:tcPrChange w:id="4580" w:author="Dalit Roth" w:date="2020-10-19T15:09:00Z">
              <w:tcPr>
                <w:tcW w:w="2491" w:type="dxa"/>
              </w:tcPr>
            </w:tcPrChange>
          </w:tcPr>
          <w:p w14:paraId="584B7648" w14:textId="20792884" w:rsidR="009C0F94" w:rsidRPr="007F2F29" w:rsidRDefault="009C0F94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4581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u w:val="single"/>
                <w:rPrChange w:id="4582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  <w:t>war</w:t>
            </w:r>
          </w:p>
        </w:tc>
        <w:tc>
          <w:tcPr>
            <w:tcW w:w="2499" w:type="dxa"/>
            <w:tcPrChange w:id="4583" w:author="Dalit Roth" w:date="2020-10-19T15:09:00Z">
              <w:tcPr>
                <w:tcW w:w="2499" w:type="dxa"/>
              </w:tcPr>
            </w:tcPrChange>
          </w:tcPr>
          <w:p w14:paraId="1BF06409" w14:textId="77777777" w:rsidR="0006228A" w:rsidRPr="007F2F29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58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85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703A75CC" w14:textId="77777777" w:rsidR="0006228A" w:rsidRPr="007F2F29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58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87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644F89CE" w14:textId="77777777" w:rsidR="00CA1D99" w:rsidRPr="007F2F29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588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8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</w:t>
            </w:r>
          </w:p>
          <w:p w14:paraId="0C0C041C" w14:textId="77777777" w:rsidR="00CA1D99" w:rsidRPr="007F2F29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590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9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(243 - כן,</w:t>
            </w:r>
          </w:p>
          <w:p w14:paraId="3193EA3E" w14:textId="77777777" w:rsidR="009C0F94" w:rsidRPr="007F2F29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592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593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7,132 – לא)</w:t>
            </w:r>
          </w:p>
          <w:p w14:paraId="6E325FB1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PrChange w:id="4594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</w:p>
          <w:p w14:paraId="1D8E0BAE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u w:val="single"/>
                <w:rtl/>
                <w:rPrChange w:id="4595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596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 xml:space="preserve">מבחן </w:t>
            </w:r>
            <w:r w:rsidRPr="007F2F29">
              <w:rPr>
                <w:rFonts w:asciiTheme="minorBidi" w:hAnsiTheme="minorBidi" w:cstheme="minorBidi"/>
                <w:noProof/>
                <w:u w:val="single"/>
                <w:rPrChange w:id="459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</w:rPr>
                </w:rPrChange>
              </w:rPr>
              <w:t>Chi-square</w:t>
            </w:r>
            <w:r w:rsidRPr="007F2F29">
              <w:rPr>
                <w:rFonts w:asciiTheme="minorBidi" w:hAnsiTheme="minorBidi" w:cstheme="minorBidi"/>
                <w:noProof/>
                <w:u w:val="single"/>
                <w:rtl/>
                <w:rPrChange w:id="459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  <w:u w:val="single"/>
                    <w:rtl/>
                  </w:rPr>
                </w:rPrChange>
              </w:rPr>
              <w:t>:</w:t>
            </w:r>
          </w:p>
          <w:p w14:paraId="6D62C7C8" w14:textId="69575F16" w:rsidR="00686562" w:rsidRPr="007F2F29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sz w:val="24"/>
                <w:szCs w:val="24"/>
                <w:rPrChange w:id="4599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rPrChange w:id="4600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t>p-value = 0.5816</w:t>
            </w:r>
          </w:p>
          <w:p w14:paraId="01973EFE" w14:textId="1F24EA32" w:rsidR="00686562" w:rsidRPr="007F2F29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sz w:val="24"/>
                <w:szCs w:val="24"/>
                <w:rtl/>
                <w:rPrChange w:id="4601" w:author="Dalit Roth" w:date="2020-10-19T15:09:00Z">
                  <w:rPr>
                    <w:rFonts w:asciiTheme="minorBidi" w:hAnsiTheme="minorBidi" w:cstheme="minorBidi"/>
                    <w:noProof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sz w:val="24"/>
                <w:szCs w:val="24"/>
                <w:rPrChange w:id="4602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t>X-squared = 2826.8</w:t>
            </w:r>
          </w:p>
          <w:p w14:paraId="64C1F086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03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604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  <w:t>df = 2843</w:t>
            </w:r>
          </w:p>
          <w:p w14:paraId="36FCE22A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05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</w:p>
          <w:p w14:paraId="4743643C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06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</w:p>
          <w:p w14:paraId="014B976D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07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</w:p>
          <w:p w14:paraId="3D9317EC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08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</w:p>
          <w:p w14:paraId="3F3FEC71" w14:textId="77777777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09" w:author="Dalit Roth" w:date="2020-10-19T15:09:00Z">
                  <w:rPr>
                    <w:rFonts w:asciiTheme="minorBidi" w:hAnsiTheme="minorBidi" w:cstheme="minorBidi"/>
                    <w:noProof/>
                    <w:sz w:val="20"/>
                    <w:szCs w:val="20"/>
                  </w:rPr>
                </w:rPrChange>
              </w:rPr>
            </w:pPr>
          </w:p>
          <w:p w14:paraId="620599AC" w14:textId="4F099FAF" w:rsidR="00686562" w:rsidRPr="007F2F2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61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</w:p>
        </w:tc>
        <w:tc>
          <w:tcPr>
            <w:tcW w:w="3306" w:type="dxa"/>
            <w:tcPrChange w:id="4611" w:author="Dalit Roth" w:date="2020-10-19T15:09:00Z">
              <w:tcPr>
                <w:tcW w:w="3306" w:type="dxa"/>
              </w:tcPr>
            </w:tcPrChange>
          </w:tcPr>
          <w:p w14:paraId="0BE53C72" w14:textId="352F3D92" w:rsidR="009C0F94" w:rsidRPr="007F2F29" w:rsidRDefault="00686562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12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613" w:author="Dalit Roth" w:date="2020-10-19T15:09:00Z">
                  <w:rPr>
                    <w:noProof/>
                  </w:rPr>
                </w:rPrChange>
              </w:rPr>
              <w:lastRenderedPageBreak/>
              <w:drawing>
                <wp:anchor distT="0" distB="0" distL="114300" distR="114300" simplePos="0" relativeHeight="251729408" behindDoc="0" locked="0" layoutInCell="1" allowOverlap="1" wp14:anchorId="1016E0CE" wp14:editId="08C21CEC">
                  <wp:simplePos x="0" y="0"/>
                  <wp:positionH relativeFrom="column">
                    <wp:posOffset>394970</wp:posOffset>
                  </wp:positionH>
                  <wp:positionV relativeFrom="paragraph">
                    <wp:posOffset>1365250</wp:posOffset>
                  </wp:positionV>
                  <wp:extent cx="1555750" cy="1387475"/>
                  <wp:effectExtent l="0" t="0" r="6350" b="3175"/>
                  <wp:wrapThrough wrapText="bothSides">
                    <wp:wrapPolygon edited="0">
                      <wp:start x="0" y="0"/>
                      <wp:lineTo x="0" y="21353"/>
                      <wp:lineTo x="21424" y="21353"/>
                      <wp:lineTo x="21424" y="0"/>
                      <wp:lineTo x="0" y="0"/>
                    </wp:wrapPolygon>
                  </wp:wrapThrough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13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228A" w:rsidRPr="007F2F29">
              <w:rPr>
                <w:rFonts w:asciiTheme="minorBidi" w:hAnsiTheme="minorBidi" w:cstheme="minorBidi"/>
                <w:noProof/>
                <w:rPrChange w:id="4614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anchor distT="0" distB="0" distL="114300" distR="114300" simplePos="0" relativeHeight="251725312" behindDoc="0" locked="0" layoutInCell="1" allowOverlap="1" wp14:anchorId="355AF024" wp14:editId="19DC2E61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0</wp:posOffset>
                  </wp:positionV>
                  <wp:extent cx="1377950" cy="1377950"/>
                  <wp:effectExtent l="0" t="0" r="0" b="0"/>
                  <wp:wrapThrough wrapText="bothSides">
                    <wp:wrapPolygon edited="0">
                      <wp:start x="0" y="0"/>
                      <wp:lineTo x="0" y="21202"/>
                      <wp:lineTo x="21202" y="21202"/>
                      <wp:lineTo x="21202" y="0"/>
                      <wp:lineTo x="0" y="0"/>
                    </wp:wrapPolygon>
                  </wp:wrapThrough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1D99" w:rsidRPr="007F2F29" w14:paraId="49512958" w14:textId="77777777" w:rsidTr="007F2F29">
        <w:tc>
          <w:tcPr>
            <w:tcW w:w="2491" w:type="dxa"/>
            <w:tcPrChange w:id="4615" w:author="Dalit Roth" w:date="2020-10-19T15:09:00Z">
              <w:tcPr>
                <w:tcW w:w="2491" w:type="dxa"/>
              </w:tcPr>
            </w:tcPrChange>
          </w:tcPr>
          <w:p w14:paraId="0227ACA3" w14:textId="7C14FF10" w:rsidR="00CA1D99" w:rsidRPr="007F2F29" w:rsidRDefault="00CA1D99" w:rsidP="001B26DF">
            <w:pPr>
              <w:pStyle w:val="a3"/>
              <w:numPr>
                <w:ilvl w:val="0"/>
                <w:numId w:val="16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PrChange w:id="4616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</w:pPr>
            <w:proofErr w:type="spellStart"/>
            <w:r w:rsidRPr="007F2F29">
              <w:rPr>
                <w:rFonts w:asciiTheme="minorBidi" w:hAnsiTheme="minorBidi" w:cstheme="minorBidi"/>
                <w:u w:val="single"/>
                <w:rPrChange w:id="4617" w:author="Dalit Roth" w:date="2020-10-19T15:09:00Z">
                  <w:rPr>
                    <w:rFonts w:asciiTheme="minorBidi" w:hAnsiTheme="minorBidi" w:cstheme="minorBidi"/>
                    <w:u w:val="single"/>
                  </w:rPr>
                </w:rPrChange>
              </w:rPr>
              <w:t>foriegn</w:t>
            </w:r>
            <w:proofErr w:type="spellEnd"/>
          </w:p>
        </w:tc>
        <w:tc>
          <w:tcPr>
            <w:tcW w:w="2499" w:type="dxa"/>
            <w:tcPrChange w:id="4618" w:author="Dalit Roth" w:date="2020-10-19T15:09:00Z">
              <w:tcPr>
                <w:tcW w:w="2499" w:type="dxa"/>
              </w:tcPr>
            </w:tcPrChange>
          </w:tcPr>
          <w:p w14:paraId="5E26211D" w14:textId="77777777" w:rsidR="00CA1D99" w:rsidRPr="007F2F29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61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62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קיימים: 7,375</w:t>
            </w:r>
          </w:p>
          <w:p w14:paraId="77D1482C" w14:textId="77777777" w:rsidR="00CA1D99" w:rsidRPr="007F2F29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621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622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ערכים חסרים: אין</w:t>
            </w:r>
          </w:p>
          <w:p w14:paraId="32CABCBE" w14:textId="77777777" w:rsidR="00CA1D99" w:rsidRPr="007F2F29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623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624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מספר קטגוריות: 2</w:t>
            </w:r>
          </w:p>
          <w:p w14:paraId="26B78923" w14:textId="43FEAE00" w:rsidR="00CA1D99" w:rsidRPr="007F2F29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PrChange w:id="4625" w:author="Dalit Roth" w:date="2020-10-19T15:09:00Z">
                  <w:rPr>
                    <w:rFonts w:asciiTheme="minorBidi" w:hAnsiTheme="minorBidi" w:cstheme="minorBidi"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626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>(</w:t>
            </w:r>
            <w:r w:rsidRPr="007F2F29">
              <w:rPr>
                <w:rFonts w:asciiTheme="minorBidi" w:hAnsiTheme="minorBidi" w:cstheme="minorBidi"/>
                <w:rPrChange w:id="4627" w:author="Dalit Roth" w:date="2020-10-19T15:09:00Z">
                  <w:rPr>
                    <w:rFonts w:asciiTheme="minorBidi" w:hAnsiTheme="minorBidi" w:cstheme="minorBidi"/>
                  </w:rPr>
                </w:rPrChange>
              </w:rPr>
              <w:t>84</w:t>
            </w:r>
            <w:r w:rsidRPr="007F2F29">
              <w:rPr>
                <w:rFonts w:asciiTheme="minorBidi" w:hAnsiTheme="minorBidi" w:cstheme="minorBidi"/>
                <w:rtl/>
                <w:rPrChange w:id="4628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- כן,</w:t>
            </w:r>
          </w:p>
          <w:p w14:paraId="471690B4" w14:textId="22FA2FD3" w:rsidR="00CA1D99" w:rsidRPr="007F2F29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rPrChange w:id="4629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rtl/>
                <w:rPrChange w:id="4630" w:author="Dalit Roth" w:date="2020-10-19T15:09:00Z">
                  <w:rPr>
                    <w:rFonts w:asciiTheme="minorBidi" w:hAnsiTheme="minorBidi" w:cstheme="minorBidi"/>
                    <w:rtl/>
                  </w:rPr>
                </w:rPrChange>
              </w:rPr>
              <w:t xml:space="preserve"> 7291– לא)</w:t>
            </w:r>
          </w:p>
        </w:tc>
        <w:tc>
          <w:tcPr>
            <w:tcW w:w="3306" w:type="dxa"/>
            <w:tcPrChange w:id="4631" w:author="Dalit Roth" w:date="2020-10-19T15:09:00Z">
              <w:tcPr>
                <w:tcW w:w="3306" w:type="dxa"/>
              </w:tcPr>
            </w:tcPrChange>
          </w:tcPr>
          <w:p w14:paraId="47BA18AB" w14:textId="52C6F198" w:rsidR="00CA1D99" w:rsidRPr="007F2F29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rPrChange w:id="4632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</w:pPr>
            <w:r w:rsidRPr="007F2F29">
              <w:rPr>
                <w:rFonts w:asciiTheme="minorBidi" w:hAnsiTheme="minorBidi" w:cstheme="minorBidi"/>
                <w:noProof/>
                <w:rPrChange w:id="4633" w:author="Dalit Roth" w:date="2020-10-19T15:09:00Z">
                  <w:rPr>
                    <w:rFonts w:asciiTheme="minorBidi" w:hAnsiTheme="minorBidi" w:cstheme="minorBidi"/>
                    <w:noProof/>
                  </w:rPr>
                </w:rPrChange>
              </w:rPr>
              <w:drawing>
                <wp:inline distT="0" distB="0" distL="0" distR="0" wp14:anchorId="0902F3B9" wp14:editId="2EEBEBE6">
                  <wp:extent cx="1962150" cy="19621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E8F95" w14:textId="18F44D29" w:rsidR="00836975" w:rsidRPr="00C33D60" w:rsidRDefault="00836975" w:rsidP="00C33D60">
      <w:pPr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6C47CFA6" w14:textId="659359D1" w:rsidR="00836975" w:rsidRPr="00C33D60" w:rsidRDefault="00921B2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</w:rPr>
        <w:br/>
      </w:r>
    </w:p>
    <w:p w14:paraId="782FDA7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lightGray"/>
        </w:rPr>
      </w:pPr>
      <w:r>
        <w:rPr>
          <w:rFonts w:asciiTheme="minorBidi" w:hAnsiTheme="minorBidi" w:cstheme="minorBidi"/>
          <w:highlight w:val="lightGray"/>
        </w:rPr>
        <w:br w:type="page"/>
      </w:r>
    </w:p>
    <w:p w14:paraId="288B9848" w14:textId="67435CC2" w:rsidR="00921B20" w:rsidRPr="003707E3" w:rsidRDefault="009F3B70" w:rsidP="001B26DF">
      <w:pPr>
        <w:pStyle w:val="a3"/>
        <w:numPr>
          <w:ilvl w:val="0"/>
          <w:numId w:val="16"/>
        </w:numPr>
        <w:bidi/>
        <w:spacing w:line="276" w:lineRule="auto"/>
        <w:rPr>
          <w:rFonts w:asciiTheme="minorBidi" w:hAnsiTheme="minorBidi" w:cstheme="minorBidi"/>
          <w:highlight w:val="magenta"/>
          <w:rtl/>
        </w:rPr>
      </w:pPr>
      <w:proofErr w:type="spellStart"/>
      <w:r w:rsidRPr="003707E3">
        <w:rPr>
          <w:rFonts w:asciiTheme="minorBidi" w:hAnsiTheme="minorBidi" w:cstheme="minorBidi"/>
          <w:highlight w:val="magenta"/>
          <w:u w:val="single"/>
        </w:rPr>
        <w:lastRenderedPageBreak/>
        <w:t>depart_Art</w:t>
      </w:r>
      <w:proofErr w:type="spellEnd"/>
    </w:p>
    <w:p w14:paraId="53FFA664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482F9C12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65833800" w14:textId="75761B86" w:rsidR="003707E3" w:rsidRDefault="003707E3" w:rsidP="003707E3">
      <w:pPr>
        <w:bidi/>
        <w:ind w:left="360"/>
        <w:rPr>
          <w:ins w:id="4634" w:author="Dalit Roth" w:date="2020-10-19T15:14:00Z"/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4F0AE53B" w14:textId="77777777" w:rsidR="007F2F29" w:rsidRPr="003707E3" w:rsidRDefault="007F2F29" w:rsidP="007F2F29">
      <w:pPr>
        <w:bidi/>
        <w:ind w:left="360"/>
        <w:rPr>
          <w:rFonts w:asciiTheme="minorBidi" w:hAnsiTheme="minorBidi"/>
          <w:rtl/>
        </w:rPr>
        <w:pPrChange w:id="4635" w:author="Dalit Roth" w:date="2020-10-19T15:14:00Z">
          <w:pPr>
            <w:bidi/>
            <w:ind w:left="360"/>
          </w:pPr>
        </w:pPrChange>
      </w:pPr>
    </w:p>
    <w:p w14:paraId="7608538E" w14:textId="3C384CD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56E7A3B9" w14:textId="385F360C" w:rsidR="003707E3" w:rsidDel="007F2F29" w:rsidRDefault="003707E3" w:rsidP="003707E3">
      <w:pPr>
        <w:bidi/>
        <w:ind w:left="360"/>
        <w:rPr>
          <w:del w:id="4636" w:author="Dalit Roth" w:date="2020-10-19T15:14:00Z"/>
          <w:rFonts w:asciiTheme="minorBidi" w:hAnsiTheme="minorBidi"/>
          <w:rtl/>
        </w:rPr>
      </w:pPr>
    </w:p>
    <w:p w14:paraId="5D3B245B" w14:textId="37A933F1" w:rsidR="003707E3" w:rsidDel="007F2F29" w:rsidRDefault="003707E3" w:rsidP="003707E3">
      <w:pPr>
        <w:bidi/>
        <w:ind w:left="360"/>
        <w:rPr>
          <w:del w:id="4637" w:author="Dalit Roth" w:date="2020-10-19T15:14:00Z"/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3707E3" w:rsidRPr="00836975" w:rsidDel="007F2F29" w14:paraId="2505A4FC" w14:textId="36C589A4" w:rsidTr="00774CEC">
        <w:trPr>
          <w:trHeight w:val="260"/>
          <w:del w:id="4638" w:author="Dalit Roth" w:date="2020-10-19T15:14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B81F77" w14:textId="6871FDA4" w:rsidR="003707E3" w:rsidRPr="00836975" w:rsidDel="007F2F29" w:rsidRDefault="003707E3" w:rsidP="00774CEC">
            <w:pPr>
              <w:jc w:val="center"/>
              <w:rPr>
                <w:del w:id="4639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640" w:author="Dalit Roth" w:date="2020-10-19T15:14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9BC018" w14:textId="757EF242" w:rsidR="003707E3" w:rsidRPr="00836975" w:rsidDel="007F2F29" w:rsidRDefault="003707E3" w:rsidP="00774CEC">
            <w:pPr>
              <w:jc w:val="center"/>
              <w:rPr>
                <w:del w:id="4641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642" w:author="Dalit Roth" w:date="2020-10-19T15:14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252479" w14:textId="60B1FF86" w:rsidR="003707E3" w:rsidRPr="00836975" w:rsidDel="007F2F29" w:rsidRDefault="003707E3" w:rsidP="00774CEC">
            <w:pPr>
              <w:jc w:val="center"/>
              <w:rPr>
                <w:del w:id="4643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644" w:author="Dalit Roth" w:date="2020-10-19T15:14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F501F0" w14:textId="71E4F0AA" w:rsidR="003707E3" w:rsidRPr="00836975" w:rsidDel="007F2F29" w:rsidRDefault="003707E3" w:rsidP="00774CEC">
            <w:pPr>
              <w:jc w:val="center"/>
              <w:rPr>
                <w:del w:id="4645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646" w:author="Dalit Roth" w:date="2020-10-19T15:14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8580EB4" w14:textId="2CFB979B" w:rsidR="003707E3" w:rsidRPr="00836975" w:rsidDel="007F2F29" w:rsidRDefault="003707E3" w:rsidP="00774CEC">
            <w:pPr>
              <w:jc w:val="center"/>
              <w:rPr>
                <w:del w:id="4647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648" w:author="Dalit Roth" w:date="2020-10-19T15:14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390A47" w14:textId="104119F4" w:rsidR="003707E3" w:rsidRPr="00836975" w:rsidDel="007F2F29" w:rsidRDefault="003707E3" w:rsidP="00774CEC">
            <w:pPr>
              <w:jc w:val="center"/>
              <w:rPr>
                <w:del w:id="4649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650" w:author="Dalit Roth" w:date="2020-10-19T15:14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4BF513" w14:textId="47A8EE2A" w:rsidR="003707E3" w:rsidRPr="00836975" w:rsidDel="007F2F29" w:rsidRDefault="003707E3" w:rsidP="00774CEC">
            <w:pPr>
              <w:jc w:val="center"/>
              <w:rPr>
                <w:del w:id="4651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652" w:author="Dalit Roth" w:date="2020-10-19T15:14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3707E3" w:rsidRPr="00836975" w:rsidDel="007F2F29" w14:paraId="45DA48D2" w14:textId="531BD98B" w:rsidTr="00774CEC">
        <w:trPr>
          <w:trHeight w:val="290"/>
          <w:del w:id="4653" w:author="Dalit Roth" w:date="2020-10-19T15:14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0B2C" w14:textId="110D67FB" w:rsidR="003707E3" w:rsidRPr="00836975" w:rsidDel="007F2F29" w:rsidRDefault="003707E3" w:rsidP="00774CEC">
            <w:pPr>
              <w:jc w:val="center"/>
              <w:rPr>
                <w:del w:id="4654" w:author="Dalit Roth" w:date="2020-10-19T15:14:00Z"/>
                <w:rFonts w:ascii="Calibri" w:hAnsi="Calibri" w:cs="Calibri"/>
                <w:color w:val="000000"/>
              </w:rPr>
            </w:pPr>
            <w:del w:id="4655" w:author="Dalit Roth" w:date="2020-10-19T15:14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47699" w14:textId="184AF822" w:rsidR="003707E3" w:rsidRPr="00836975" w:rsidDel="007F2F29" w:rsidRDefault="003707E3" w:rsidP="00774CEC">
            <w:pPr>
              <w:jc w:val="center"/>
              <w:rPr>
                <w:del w:id="4656" w:author="Dalit Roth" w:date="2020-10-19T15:14:00Z"/>
                <w:rFonts w:ascii="Calibri" w:hAnsi="Calibri" w:cs="Calibri"/>
                <w:color w:val="000000"/>
              </w:rPr>
            </w:pPr>
            <w:del w:id="4657" w:author="Dalit Roth" w:date="2020-10-19T15:14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36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6765F" w14:textId="0D3D99B4" w:rsidR="003707E3" w:rsidRPr="00836975" w:rsidDel="007F2F29" w:rsidRDefault="003707E3" w:rsidP="00774CEC">
            <w:pPr>
              <w:jc w:val="center"/>
              <w:rPr>
                <w:del w:id="4658" w:author="Dalit Roth" w:date="2020-10-19T15:14:00Z"/>
                <w:rFonts w:ascii="Calibri" w:hAnsi="Calibri" w:cs="Calibri"/>
                <w:color w:val="000000"/>
              </w:rPr>
            </w:pPr>
            <w:del w:id="4659" w:author="Dalit Roth" w:date="2020-10-19T15:14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2.707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7C320" w14:textId="61524040" w:rsidR="003707E3" w:rsidRPr="00836975" w:rsidDel="007F2F29" w:rsidRDefault="003707E3" w:rsidP="00774CEC">
            <w:pPr>
              <w:jc w:val="center"/>
              <w:rPr>
                <w:del w:id="4660" w:author="Dalit Roth" w:date="2020-10-19T15:14:00Z"/>
                <w:rFonts w:ascii="Calibri" w:hAnsi="Calibri" w:cs="Calibri"/>
                <w:color w:val="000000"/>
              </w:rPr>
            </w:pPr>
            <w:del w:id="4661" w:author="Dalit Roth" w:date="2020-10-19T15:14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1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757" w14:textId="2E04A0A9" w:rsidR="003707E3" w:rsidRPr="00836975" w:rsidDel="007F2F29" w:rsidRDefault="003707E3" w:rsidP="00774CEC">
            <w:pPr>
              <w:jc w:val="center"/>
              <w:rPr>
                <w:del w:id="4662" w:author="Dalit Roth" w:date="2020-10-19T15:14:00Z"/>
                <w:rFonts w:ascii="Calibri" w:hAnsi="Calibri" w:cs="Calibri"/>
                <w:color w:val="000000"/>
              </w:rPr>
            </w:pPr>
            <w:del w:id="4663" w:author="Dalit Roth" w:date="2020-10-19T15:14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175E" w14:textId="0D4FD4E3" w:rsidR="003707E3" w:rsidRPr="00836975" w:rsidDel="007F2F29" w:rsidRDefault="003707E3" w:rsidP="00774CEC">
            <w:pPr>
              <w:jc w:val="center"/>
              <w:rPr>
                <w:del w:id="4664" w:author="Dalit Roth" w:date="2020-10-19T15:14:00Z"/>
                <w:rFonts w:ascii="Calibri" w:hAnsi="Calibri" w:cs="Calibri"/>
                <w:color w:val="000000"/>
              </w:rPr>
            </w:pPr>
            <w:del w:id="4665" w:author="Dalit Roth" w:date="2020-10-19T15:14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7C24" w14:textId="7B3FA14C" w:rsidR="003707E3" w:rsidRPr="00836975" w:rsidDel="007F2F29" w:rsidRDefault="003707E3" w:rsidP="00774CEC">
            <w:pPr>
              <w:jc w:val="center"/>
              <w:rPr>
                <w:del w:id="4666" w:author="Dalit Roth" w:date="2020-10-19T15:14:00Z"/>
                <w:rFonts w:ascii="Calibri" w:hAnsi="Calibri" w:cs="Calibri"/>
                <w:color w:val="000000"/>
              </w:rPr>
            </w:pPr>
            <w:del w:id="4667" w:author="Dalit Roth" w:date="2020-10-19T15:14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3</w:delText>
              </w:r>
            </w:del>
          </w:p>
        </w:tc>
      </w:tr>
    </w:tbl>
    <w:p w14:paraId="1B39993B" w14:textId="6E7589ED" w:rsidR="003707E3" w:rsidRPr="003707E3" w:rsidDel="007F2F29" w:rsidRDefault="003707E3" w:rsidP="003707E3">
      <w:pPr>
        <w:bidi/>
        <w:ind w:left="360"/>
        <w:rPr>
          <w:del w:id="4668" w:author="Dalit Roth" w:date="2020-10-19T15:14:00Z"/>
          <w:rFonts w:asciiTheme="minorBidi" w:hAnsiTheme="minorBidi"/>
          <w:rtl/>
        </w:rPr>
      </w:pPr>
    </w:p>
    <w:p w14:paraId="21BA89FF" w14:textId="656D8FEC" w:rsidR="003707E3" w:rsidRPr="003707E3" w:rsidDel="007F2F29" w:rsidRDefault="003707E3" w:rsidP="003707E3">
      <w:pPr>
        <w:bidi/>
        <w:ind w:left="360"/>
        <w:rPr>
          <w:del w:id="4669" w:author="Dalit Roth" w:date="2020-10-19T15:14:00Z"/>
          <w:rFonts w:asciiTheme="minorBidi" w:hAnsiTheme="minorBidi"/>
          <w:rtl/>
        </w:rPr>
      </w:pPr>
      <w:del w:id="4670" w:author="Dalit Roth" w:date="2020-10-19T15:14:00Z">
        <w:r w:rsidRPr="003707E3" w:rsidDel="007F2F29">
          <w:rPr>
            <w:rFonts w:asciiTheme="minorBidi" w:hAnsiTheme="minorBidi" w:hint="cs"/>
            <w:rtl/>
          </w:rPr>
          <w:delText>כמות ערכים חריגים: 695</w:delText>
        </w:r>
      </w:del>
    </w:p>
    <w:p w14:paraId="0C4CC871" w14:textId="06A09365" w:rsidR="003707E3" w:rsidDel="007F2F29" w:rsidRDefault="003707E3" w:rsidP="003707E3">
      <w:pPr>
        <w:bidi/>
        <w:ind w:left="360"/>
        <w:rPr>
          <w:del w:id="4671" w:author="Dalit Roth" w:date="2020-10-19T15:14:00Z"/>
          <w:rFonts w:asciiTheme="minorBidi" w:hAnsiTheme="minorBidi"/>
          <w:rtl/>
        </w:rPr>
      </w:pPr>
      <w:del w:id="4672" w:author="Dalit Roth" w:date="2020-10-19T15:14:00Z">
        <w:r w:rsidRPr="00AB055D" w:rsidDel="007F2F29">
          <w:rPr>
            <w:rFonts w:cs="Arial" w:hint="cs"/>
            <w:noProof/>
            <w:rtl/>
          </w:rPr>
          <w:drawing>
            <wp:anchor distT="0" distB="0" distL="114300" distR="114300" simplePos="0" relativeHeight="251597312" behindDoc="0" locked="0" layoutInCell="1" allowOverlap="1" wp14:anchorId="6BED42AF" wp14:editId="2BC593EC">
              <wp:simplePos x="0" y="0"/>
              <wp:positionH relativeFrom="column">
                <wp:posOffset>-407181</wp:posOffset>
              </wp:positionH>
              <wp:positionV relativeFrom="paragraph">
                <wp:posOffset>165584</wp:posOffset>
              </wp:positionV>
              <wp:extent cx="1970723" cy="1781230"/>
              <wp:effectExtent l="0" t="0" r="0" b="0"/>
              <wp:wrapNone/>
              <wp:docPr id="153" name="תמונה 1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930" b="33713"/>
                      <a:stretch/>
                    </pic:blipFill>
                    <pic:spPr bwMode="auto">
                      <a:xfrm>
                        <a:off x="0" y="0"/>
                        <a:ext cx="1970723" cy="1781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707E3" w:rsidDel="007F2F29">
          <w:rPr>
            <w:rFonts w:asciiTheme="minorBidi" w:hAnsiTheme="minorBidi" w:hint="cs"/>
            <w:rtl/>
          </w:rPr>
          <w:delText>תצוגה גרפית:</w:delText>
        </w:r>
      </w:del>
    </w:p>
    <w:p w14:paraId="439EBFFE" w14:textId="59433F44" w:rsidR="003707E3" w:rsidRPr="003707E3" w:rsidDel="007F2F29" w:rsidRDefault="003707E3" w:rsidP="003707E3">
      <w:pPr>
        <w:bidi/>
        <w:ind w:left="360"/>
        <w:rPr>
          <w:del w:id="4673" w:author="Dalit Roth" w:date="2020-10-19T15:14:00Z"/>
          <w:rFonts w:asciiTheme="minorBidi" w:hAnsiTheme="minorBidi"/>
          <w:rtl/>
        </w:rPr>
      </w:pPr>
    </w:p>
    <w:p w14:paraId="78B2517E" w14:textId="0BBD907C" w:rsidR="003707E3" w:rsidRPr="003707E3" w:rsidDel="007F2F29" w:rsidRDefault="003707E3" w:rsidP="003707E3">
      <w:pPr>
        <w:bidi/>
        <w:ind w:left="360"/>
        <w:rPr>
          <w:del w:id="4674" w:author="Dalit Roth" w:date="2020-10-19T15:14:00Z"/>
          <w:rFonts w:asciiTheme="minorBidi" w:hAnsiTheme="minorBidi"/>
          <w:rtl/>
        </w:rPr>
      </w:pPr>
      <w:del w:id="4675" w:author="Dalit Roth" w:date="2020-10-19T15:14:00Z">
        <w:r w:rsidRPr="00AB055D" w:rsidDel="007F2F29">
          <w:rPr>
            <w:rFonts w:cs="Arial" w:hint="cs"/>
            <w:noProof/>
            <w:rtl/>
          </w:rPr>
          <w:drawing>
            <wp:anchor distT="0" distB="0" distL="114300" distR="114300" simplePos="0" relativeHeight="251599360" behindDoc="0" locked="0" layoutInCell="1" allowOverlap="1" wp14:anchorId="6FE32B0A" wp14:editId="55C89582">
              <wp:simplePos x="0" y="0"/>
              <wp:positionH relativeFrom="column">
                <wp:posOffset>1472007</wp:posOffset>
              </wp:positionH>
              <wp:positionV relativeFrom="paragraph">
                <wp:posOffset>23906</wp:posOffset>
              </wp:positionV>
              <wp:extent cx="1899803" cy="1485239"/>
              <wp:effectExtent l="0" t="0" r="5715" b="1270"/>
              <wp:wrapNone/>
              <wp:docPr id="157" name="תמונה 1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566" r="34232" b="41919"/>
                      <a:stretch/>
                    </pic:blipFill>
                    <pic:spPr bwMode="auto">
                      <a:xfrm>
                        <a:off x="0" y="0"/>
                        <a:ext cx="1899803" cy="1485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707E3" w:rsidDel="007F2F29">
          <w:rPr>
            <w:rFonts w:asciiTheme="minorBidi" w:hAnsiTheme="minorBidi" w:hint="cs"/>
            <w:rtl/>
          </w:rPr>
          <w:delText xml:space="preserve">  </w:delText>
        </w:r>
        <w:r w:rsidRPr="00AB055D" w:rsidDel="007F2F29">
          <w:rPr>
            <w:rFonts w:cs="Arial" w:hint="cs"/>
            <w:noProof/>
            <w:rtl/>
          </w:rPr>
          <w:drawing>
            <wp:inline distT="0" distB="0" distL="0" distR="0" wp14:anchorId="36A12087" wp14:editId="0B1C6EBA">
              <wp:extent cx="1854589" cy="1586202"/>
              <wp:effectExtent l="0" t="0" r="0" b="0"/>
              <wp:docPr id="158" name="תמונה 1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6203" b="32559"/>
                      <a:stretch/>
                    </pic:blipFill>
                    <pic:spPr bwMode="auto">
                      <a:xfrm>
                        <a:off x="0" y="0"/>
                        <a:ext cx="1861088" cy="1591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Del="007F2F29">
          <w:rPr>
            <w:noProof/>
          </w:rPr>
          <mc:AlternateContent>
            <mc:Choice Requires="wps">
              <w:drawing>
                <wp:inline distT="0" distB="0" distL="0" distR="0" wp14:anchorId="18589342" wp14:editId="5CD08885">
                  <wp:extent cx="302260" cy="302260"/>
                  <wp:effectExtent l="0" t="0" r="0" b="0"/>
                  <wp:docPr id="46" name="Rectangl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67357A1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AALVqk6wEAAMYDAAAOAAAAAAAAAAAAAAAAAC4CAABkcnMvZTJvRG9jLnhtbFBL&#10;AQItABQABgAIAAAAIQACnVV42QAAAAMBAAAPAAAAAAAAAAAAAAAAAEUEAABkcnMvZG93bnJldi54&#10;bWxQSwUGAAAAAAQABADzAAAASwUAAAAA&#10;" filled="f" stroked="f">
                  <o:lock v:ext="edit" aspectratio="t"/>
                  <w10:wrap anchorx="page"/>
                  <w10:anchorlock/>
                </v:rect>
              </w:pict>
            </mc:Fallback>
          </mc:AlternateContent>
        </w:r>
      </w:del>
    </w:p>
    <w:p w14:paraId="309B6470" w14:textId="025C9754" w:rsidR="003707E3" w:rsidDel="007F2F29" w:rsidRDefault="003707E3" w:rsidP="003707E3">
      <w:pPr>
        <w:pStyle w:val="a3"/>
        <w:bidi/>
        <w:spacing w:line="276" w:lineRule="auto"/>
        <w:ind w:left="386"/>
        <w:rPr>
          <w:del w:id="4676" w:author="Dalit Roth" w:date="2020-10-19T15:14:00Z"/>
          <w:rFonts w:asciiTheme="minorBidi" w:hAnsiTheme="minorBidi" w:cstheme="minorBidi"/>
          <w:u w:val="single"/>
        </w:rPr>
      </w:pPr>
    </w:p>
    <w:p w14:paraId="1596AB88" w14:textId="3526206C" w:rsidR="003707E3" w:rsidDel="007F2F29" w:rsidRDefault="003707E3" w:rsidP="003707E3">
      <w:pPr>
        <w:pStyle w:val="a3"/>
        <w:bidi/>
        <w:spacing w:line="276" w:lineRule="auto"/>
        <w:ind w:left="386"/>
        <w:rPr>
          <w:del w:id="4677" w:author="Dalit Roth" w:date="2020-10-19T15:14:00Z"/>
          <w:rFonts w:asciiTheme="minorBidi" w:hAnsiTheme="minorBidi" w:cstheme="minorBidi"/>
          <w:u w:val="singl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1"/>
        <w:gridCol w:w="606"/>
        <w:gridCol w:w="728"/>
        <w:gridCol w:w="905"/>
        <w:gridCol w:w="906"/>
        <w:gridCol w:w="1150"/>
        <w:gridCol w:w="1150"/>
        <w:gridCol w:w="2013"/>
      </w:tblGrid>
      <w:tr w:rsidR="007F2F29" w:rsidRPr="00836975" w14:paraId="596738FA" w14:textId="77777777" w:rsidTr="00E91B4A">
        <w:trPr>
          <w:trHeight w:val="260"/>
          <w:ins w:id="4678" w:author="Dalit Roth" w:date="2020-10-19T15:14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C49BAD4" w14:textId="77777777" w:rsidR="007F2F29" w:rsidRPr="00836975" w:rsidRDefault="007F2F29" w:rsidP="00E91B4A">
            <w:pPr>
              <w:jc w:val="center"/>
              <w:rPr>
                <w:ins w:id="4679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4680" w:author="Dalit Roth" w:date="2020-10-19T15:14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913666" w14:textId="77777777" w:rsidR="007F2F29" w:rsidRPr="00836975" w:rsidRDefault="007F2F29" w:rsidP="00E91B4A">
            <w:pPr>
              <w:jc w:val="center"/>
              <w:rPr>
                <w:ins w:id="4681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4682" w:author="Dalit Roth" w:date="2020-10-19T15:14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4E0C9AA" w14:textId="77777777" w:rsidR="007F2F29" w:rsidRPr="00836975" w:rsidRDefault="007F2F29" w:rsidP="00E91B4A">
            <w:pPr>
              <w:jc w:val="center"/>
              <w:rPr>
                <w:ins w:id="4683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4684" w:author="Dalit Roth" w:date="2020-10-19T15:14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A533BB" w14:textId="77777777" w:rsidR="007F2F29" w:rsidRPr="00836975" w:rsidRDefault="007F2F29" w:rsidP="00E91B4A">
            <w:pPr>
              <w:jc w:val="center"/>
              <w:rPr>
                <w:ins w:id="4685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4686" w:author="Dalit Roth" w:date="2020-10-19T15:14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2BE76E3" w14:textId="77777777" w:rsidR="007F2F29" w:rsidRPr="00836975" w:rsidRDefault="007F2F29" w:rsidP="00E91B4A">
            <w:pPr>
              <w:jc w:val="center"/>
              <w:rPr>
                <w:ins w:id="4687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4688" w:author="Dalit Roth" w:date="2020-10-19T15:14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FE38FCB" w14:textId="77777777" w:rsidR="007F2F29" w:rsidRPr="00836975" w:rsidRDefault="007F2F29" w:rsidP="00E91B4A">
            <w:pPr>
              <w:jc w:val="center"/>
              <w:rPr>
                <w:ins w:id="4689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4690" w:author="Dalit Roth" w:date="2020-10-19T15:14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8105AD5" w14:textId="77777777" w:rsidR="007F2F29" w:rsidRPr="00836975" w:rsidRDefault="007F2F29" w:rsidP="00E91B4A">
            <w:pPr>
              <w:jc w:val="center"/>
              <w:rPr>
                <w:ins w:id="4691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4692" w:author="Dalit Roth" w:date="2020-10-19T15:14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66796010" w14:textId="77777777" w:rsidR="007F2F29" w:rsidRPr="00836975" w:rsidRDefault="007F2F29" w:rsidP="00E91B4A">
            <w:pPr>
              <w:jc w:val="center"/>
              <w:rPr>
                <w:ins w:id="4693" w:author="Dalit Roth" w:date="2020-10-19T15:14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7F2F29" w:rsidRPr="00836975" w14:paraId="3785C147" w14:textId="77777777" w:rsidTr="00E91B4A">
        <w:trPr>
          <w:trHeight w:val="290"/>
          <w:ins w:id="4694" w:author="Dalit Roth" w:date="2020-10-19T15:14:00Z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AFA0" w14:textId="77777777" w:rsidR="007F2F29" w:rsidRPr="00836975" w:rsidRDefault="007F2F29" w:rsidP="00E91B4A">
            <w:pPr>
              <w:jc w:val="center"/>
              <w:rPr>
                <w:ins w:id="4695" w:author="Dalit Roth" w:date="2020-10-19T15:14:00Z"/>
                <w:rFonts w:ascii="Calibri" w:hAnsi="Calibri" w:cs="Calibri"/>
                <w:color w:val="000000"/>
              </w:rPr>
            </w:pPr>
            <w:ins w:id="4696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B810B" w14:textId="77777777" w:rsidR="007F2F29" w:rsidRPr="00836975" w:rsidRDefault="007F2F29" w:rsidP="00E91B4A">
            <w:pPr>
              <w:jc w:val="center"/>
              <w:rPr>
                <w:ins w:id="4697" w:author="Dalit Roth" w:date="2020-10-19T15:14:00Z"/>
                <w:rFonts w:ascii="Calibri" w:hAnsi="Calibri" w:cs="Calibri"/>
                <w:color w:val="000000"/>
              </w:rPr>
            </w:pPr>
            <w:ins w:id="4698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36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3665" w14:textId="77777777" w:rsidR="007F2F29" w:rsidRPr="00836975" w:rsidRDefault="007F2F29" w:rsidP="00E91B4A">
            <w:pPr>
              <w:jc w:val="center"/>
              <w:rPr>
                <w:ins w:id="4699" w:author="Dalit Roth" w:date="2020-10-19T15:14:00Z"/>
                <w:rFonts w:ascii="Calibri" w:hAnsi="Calibri" w:cs="Calibri"/>
                <w:color w:val="000000"/>
              </w:rPr>
            </w:pPr>
            <w:ins w:id="4700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2.707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B1C2" w14:textId="77777777" w:rsidR="007F2F29" w:rsidRPr="00836975" w:rsidRDefault="007F2F29" w:rsidP="00E91B4A">
            <w:pPr>
              <w:jc w:val="center"/>
              <w:rPr>
                <w:ins w:id="4701" w:author="Dalit Roth" w:date="2020-10-19T15:14:00Z"/>
                <w:rFonts w:ascii="Calibri" w:hAnsi="Calibri" w:cs="Calibri"/>
                <w:color w:val="000000"/>
              </w:rPr>
            </w:pPr>
            <w:ins w:id="4702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93D0F" w14:textId="77777777" w:rsidR="007F2F29" w:rsidRPr="001A7209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703" w:author="Dalit Roth" w:date="2020-10-19T15:1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4704" w:author="Dalit Roth" w:date="2020-10-19T15:14:00Z">
              <w:r w:rsidRPr="001A7209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4.118</w:t>
              </w:r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 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863A2" w14:textId="77777777" w:rsidR="007F2F29" w:rsidRPr="00836975" w:rsidRDefault="007F2F29" w:rsidP="00E91B4A">
            <w:pPr>
              <w:jc w:val="center"/>
              <w:rPr>
                <w:ins w:id="4705" w:author="Dalit Roth" w:date="2020-10-19T15:14:00Z"/>
                <w:rFonts w:ascii="Calibri" w:hAnsi="Calibri" w:cs="Calibri"/>
                <w:color w:val="000000"/>
              </w:rPr>
            </w:pPr>
            <w:ins w:id="4706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30902" w14:textId="77777777" w:rsidR="007F2F29" w:rsidRPr="00836975" w:rsidRDefault="007F2F29" w:rsidP="00E91B4A">
            <w:pPr>
              <w:jc w:val="center"/>
              <w:rPr>
                <w:ins w:id="4707" w:author="Dalit Roth" w:date="2020-10-19T15:14:00Z"/>
                <w:rFonts w:ascii="Calibri" w:hAnsi="Calibri" w:cs="Calibri"/>
                <w:color w:val="000000"/>
              </w:rPr>
            </w:pPr>
            <w:ins w:id="4708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9D4C53" w14:textId="77777777" w:rsidR="007F2F29" w:rsidRDefault="007F2F29" w:rsidP="00E91B4A">
            <w:pPr>
              <w:jc w:val="center"/>
              <w:rPr>
                <w:ins w:id="4709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F2F29" w:rsidRPr="00836975" w14:paraId="16C310C0" w14:textId="77777777" w:rsidTr="00E91B4A">
        <w:trPr>
          <w:trHeight w:val="290"/>
          <w:ins w:id="4710" w:author="Dalit Roth" w:date="2020-10-19T15:14:00Z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49251" w14:textId="77777777" w:rsidR="007F2F29" w:rsidRDefault="007F2F29" w:rsidP="00E91B4A">
            <w:pPr>
              <w:jc w:val="center"/>
              <w:rPr>
                <w:ins w:id="4711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  <w:ins w:id="4712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7DF8E1" w14:textId="77777777" w:rsidR="007F2F29" w:rsidRDefault="007F2F29" w:rsidP="00E91B4A">
            <w:pPr>
              <w:jc w:val="center"/>
              <w:rPr>
                <w:ins w:id="4713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  <w:ins w:id="4714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7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C1A635" w14:textId="77777777" w:rsidR="007F2F29" w:rsidRDefault="007F2F29" w:rsidP="00E91B4A">
            <w:pPr>
              <w:jc w:val="center"/>
              <w:rPr>
                <w:ins w:id="4715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  <w:ins w:id="4716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1.608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120A42" w14:textId="77777777" w:rsidR="007F2F29" w:rsidRDefault="007F2F29" w:rsidP="00E91B4A">
            <w:pPr>
              <w:jc w:val="center"/>
              <w:rPr>
                <w:ins w:id="4717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  <w:ins w:id="4718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058FF" w14:textId="77777777" w:rsidR="007F2F29" w:rsidRPr="000F12AA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719" w:author="Dalit Roth" w:date="2020-10-19T15:14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4720" w:author="Dalit Roth" w:date="2020-10-19T15:14:00Z">
              <w:r w:rsidRPr="000F12AA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1.859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03125E" w14:textId="77777777" w:rsidR="007F2F29" w:rsidRDefault="007F2F29" w:rsidP="00E91B4A">
            <w:pPr>
              <w:jc w:val="center"/>
              <w:rPr>
                <w:ins w:id="4721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  <w:ins w:id="4722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470EC" w14:textId="77777777" w:rsidR="007F2F29" w:rsidRDefault="007F2F29" w:rsidP="00E91B4A">
            <w:pPr>
              <w:jc w:val="center"/>
              <w:rPr>
                <w:ins w:id="4723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  <w:ins w:id="4724" w:author="Dalit Roth" w:date="2020-10-19T15:14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CE03A" w14:textId="77777777" w:rsidR="007F2F29" w:rsidRDefault="007F2F29" w:rsidP="00E91B4A">
            <w:pPr>
              <w:bidi/>
              <w:jc w:val="right"/>
              <w:rPr>
                <w:ins w:id="4725" w:author="Dalit Roth" w:date="2020-10-19T15:14:00Z"/>
                <w:rFonts w:ascii="Arial" w:hAnsi="Arial" w:cs="Arial"/>
                <w:color w:val="000000"/>
                <w:sz w:val="20"/>
                <w:szCs w:val="20"/>
              </w:rPr>
            </w:pPr>
            <w:ins w:id="4726" w:author="Dalit Roth" w:date="2020-10-19T15:14:00Z"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אחרי הפיכת </w:t>
              </w:r>
              <w:r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>חריגים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  <w:rtl/>
                </w:rPr>
                <w:t xml:space="preserve"> ל </w:t>
              </w:r>
              <w:r w:rsidRPr="004C792A">
                <w:rPr>
                  <w:rFonts w:ascii="Arial" w:hAnsi="Arial" w:cs="Arial" w:hint="cs"/>
                  <w:color w:val="000000"/>
                  <w:sz w:val="18"/>
                  <w:szCs w:val="18"/>
                </w:rPr>
                <w:t>NA</w:t>
              </w:r>
            </w:ins>
          </w:p>
        </w:tc>
      </w:tr>
    </w:tbl>
    <w:p w14:paraId="54665D02" w14:textId="77777777" w:rsidR="007F2F29" w:rsidRPr="003707E3" w:rsidRDefault="007F2F29" w:rsidP="007F2F29">
      <w:pPr>
        <w:bidi/>
        <w:rPr>
          <w:ins w:id="4727" w:author="Dalit Roth" w:date="2020-10-19T15:14:00Z"/>
          <w:rFonts w:asciiTheme="minorBidi" w:hAnsiTheme="minorBidi" w:hint="cs"/>
          <w:rtl/>
        </w:rPr>
      </w:pPr>
    </w:p>
    <w:p w14:paraId="760AE599" w14:textId="77777777" w:rsidR="007F2F29" w:rsidRDefault="007F2F29" w:rsidP="007F2F29">
      <w:pPr>
        <w:bidi/>
        <w:ind w:left="360"/>
        <w:rPr>
          <w:ins w:id="4728" w:author="Dalit Roth" w:date="2020-10-19T15:14:00Z"/>
          <w:rFonts w:asciiTheme="minorBidi" w:hAnsiTheme="minorBidi"/>
          <w:rtl/>
        </w:rPr>
      </w:pPr>
      <w:ins w:id="4729" w:author="Dalit Roth" w:date="2020-10-19T15:14:00Z">
        <w:r w:rsidRPr="003707E3">
          <w:rPr>
            <w:rFonts w:asciiTheme="minorBidi" w:hAnsiTheme="minorBidi" w:hint="cs"/>
            <w:rtl/>
          </w:rPr>
          <w:t>כמות ערכים חריגים: 695</w:t>
        </w:r>
      </w:ins>
    </w:p>
    <w:p w14:paraId="1B17108D" w14:textId="77777777" w:rsidR="007F2F29" w:rsidRPr="003707E3" w:rsidRDefault="007F2F29" w:rsidP="007F2F29">
      <w:pPr>
        <w:bidi/>
        <w:ind w:left="360"/>
        <w:rPr>
          <w:ins w:id="4730" w:author="Dalit Roth" w:date="2020-10-19T15:14:00Z"/>
          <w:rFonts w:asciiTheme="minorBidi" w:hAnsiTheme="minorBidi"/>
          <w:rtl/>
        </w:rPr>
      </w:pPr>
      <w:ins w:id="4731" w:author="Dalit Roth" w:date="2020-10-19T15:14:00Z">
        <w:r>
          <w:rPr>
            <w:rFonts w:asciiTheme="minorBidi" w:hAnsiTheme="minorBidi" w:hint="cs"/>
            <w:rtl/>
          </w:rPr>
          <w:t xml:space="preserve">כמות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 xml:space="preserve"> לאחר הפיכת ערכי קיצון ל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>:727</w:t>
        </w:r>
      </w:ins>
    </w:p>
    <w:p w14:paraId="5EE2AF56" w14:textId="77777777" w:rsidR="007F2F29" w:rsidRDefault="007F2F29" w:rsidP="007F2F29">
      <w:pPr>
        <w:bidi/>
        <w:ind w:left="360"/>
        <w:rPr>
          <w:ins w:id="4732" w:author="Dalit Roth" w:date="2020-10-19T15:14:00Z"/>
          <w:rFonts w:asciiTheme="minorBidi" w:hAnsiTheme="minorBidi"/>
          <w:rtl/>
        </w:rPr>
      </w:pPr>
      <w:ins w:id="4733" w:author="Dalit Roth" w:date="2020-10-19T15:14:00Z">
        <w:r w:rsidRPr="003707E3">
          <w:rPr>
            <w:rFonts w:asciiTheme="minorBidi" w:hAnsiTheme="minorBidi" w:hint="cs"/>
            <w:rtl/>
          </w:rPr>
          <w:t>תצוגה גרפית:</w:t>
        </w:r>
      </w:ins>
    </w:p>
    <w:p w14:paraId="396D6656" w14:textId="77777777" w:rsidR="007F2F29" w:rsidRPr="003707E3" w:rsidRDefault="007F2F29" w:rsidP="007F2F29">
      <w:pPr>
        <w:bidi/>
        <w:ind w:left="360"/>
        <w:rPr>
          <w:ins w:id="4734" w:author="Dalit Roth" w:date="2020-10-19T15:14:00Z"/>
          <w:rFonts w:asciiTheme="minorBidi" w:hAnsiTheme="minorBidi"/>
          <w:rtl/>
        </w:rPr>
      </w:pPr>
      <w:ins w:id="4735" w:author="Dalit Roth" w:date="2020-10-19T15:14:00Z">
        <w:r w:rsidRPr="000F12AA">
          <w:rPr>
            <w:rFonts w:asciiTheme="minorBidi" w:hAnsiTheme="minorBidi" w:cs="Arial" w:hint="cs"/>
            <w:noProof/>
            <w:u w:val="single"/>
            <w:rtl/>
          </w:rPr>
          <w:drawing>
            <wp:anchor distT="0" distB="0" distL="114300" distR="114300" simplePos="0" relativeHeight="251854336" behindDoc="0" locked="0" layoutInCell="1" allowOverlap="1" wp14:anchorId="6B167814" wp14:editId="471243F0">
              <wp:simplePos x="0" y="0"/>
              <wp:positionH relativeFrom="column">
                <wp:posOffset>728586</wp:posOffset>
              </wp:positionH>
              <wp:positionV relativeFrom="paragraph">
                <wp:posOffset>64308</wp:posOffset>
              </wp:positionV>
              <wp:extent cx="1274630" cy="1205105"/>
              <wp:effectExtent l="0" t="0" r="1905" b="0"/>
              <wp:wrapNone/>
              <wp:docPr id="219" name="תמונה 2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668" b="33490"/>
                      <a:stretch/>
                    </pic:blipFill>
                    <pic:spPr bwMode="auto">
                      <a:xfrm>
                        <a:off x="0" y="0"/>
                        <a:ext cx="1274630" cy="1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AB055D">
          <w:rPr>
            <w:rFonts w:cs="Arial" w:hint="cs"/>
            <w:noProof/>
            <w:rtl/>
          </w:rPr>
          <w:drawing>
            <wp:anchor distT="0" distB="0" distL="114300" distR="114300" simplePos="0" relativeHeight="251852288" behindDoc="0" locked="0" layoutInCell="1" allowOverlap="1" wp14:anchorId="7E4A7EDC" wp14:editId="22C51E10">
              <wp:simplePos x="0" y="0"/>
              <wp:positionH relativeFrom="column">
                <wp:posOffset>2107613</wp:posOffset>
              </wp:positionH>
              <wp:positionV relativeFrom="paragraph">
                <wp:posOffset>90736</wp:posOffset>
              </wp:positionV>
              <wp:extent cx="1511667" cy="1292682"/>
              <wp:effectExtent l="0" t="0" r="0" b="3175"/>
              <wp:wrapNone/>
              <wp:docPr id="221" name="תמונה 2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6203" b="32559"/>
                      <a:stretch/>
                    </pic:blipFill>
                    <pic:spPr bwMode="auto">
                      <a:xfrm>
                        <a:off x="0" y="0"/>
                        <a:ext cx="1511667" cy="12926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34FBC0E4" w14:textId="77777777" w:rsidR="007F2F29" w:rsidRPr="003707E3" w:rsidRDefault="007F2F29" w:rsidP="007F2F29">
      <w:pPr>
        <w:bidi/>
        <w:ind w:left="360"/>
        <w:rPr>
          <w:ins w:id="4736" w:author="Dalit Roth" w:date="2020-10-19T15:14:00Z"/>
          <w:rFonts w:asciiTheme="minorBidi" w:hAnsiTheme="minorBidi"/>
          <w:rtl/>
        </w:rPr>
      </w:pPr>
      <w:ins w:id="4737" w:author="Dalit Roth" w:date="2020-10-19T15:14:00Z">
        <w:r w:rsidRPr="003707E3">
          <w:rPr>
            <w:rFonts w:asciiTheme="minorBidi" w:hAnsiTheme="minorBidi" w:hint="cs"/>
            <w:rtl/>
          </w:rPr>
          <w:t xml:space="preserve">  </w:t>
        </w:r>
        <w:r>
          <w:rPr>
            <w:noProof/>
          </w:rPr>
          <mc:AlternateContent>
            <mc:Choice Requires="wps">
              <w:drawing>
                <wp:inline distT="0" distB="0" distL="0" distR="0" wp14:anchorId="74A7DF82" wp14:editId="7F1F1769">
                  <wp:extent cx="302260" cy="302260"/>
                  <wp:effectExtent l="0" t="0" r="0" b="0"/>
                  <wp:docPr id="214" name="Rectangl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E38512D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qToMeewBAADHAwAADgAAAAAAAAAAAAAAAAAuAgAAZHJzL2Uyb0RvYy54bWxQ&#10;SwECLQAUAAYACAAAACEAAp1VeNkAAAADAQAADwAAAAAAAAAAAAAAAABGBAAAZHJzL2Rvd25yZXYu&#10;eG1sUEsFBgAAAAAEAAQA8wAAAEwFAAAAAA==&#10;" filled="f" stroked="f">
                  <o:lock v:ext="edit" aspectratio="t"/>
                  <w10:wrap anchorx="page"/>
                  <w10:anchorlock/>
                </v:rect>
              </w:pict>
            </mc:Fallback>
          </mc:AlternateContent>
        </w:r>
      </w:ins>
    </w:p>
    <w:p w14:paraId="3923C7E4" w14:textId="77777777" w:rsidR="007F2F29" w:rsidRDefault="007F2F29" w:rsidP="007F2F29">
      <w:pPr>
        <w:pStyle w:val="a3"/>
        <w:bidi/>
        <w:spacing w:line="276" w:lineRule="auto"/>
        <w:ind w:left="386"/>
        <w:rPr>
          <w:ins w:id="4738" w:author="Dalit Roth" w:date="2020-10-19T15:14:00Z"/>
          <w:rFonts w:asciiTheme="minorBidi" w:hAnsiTheme="minorBidi" w:cstheme="minorBidi"/>
          <w:u w:val="single"/>
        </w:rPr>
      </w:pPr>
    </w:p>
    <w:p w14:paraId="2CB8403C" w14:textId="77777777" w:rsidR="007F2F29" w:rsidRDefault="007F2F29" w:rsidP="007F2F29">
      <w:pPr>
        <w:pStyle w:val="a3"/>
        <w:bidi/>
        <w:spacing w:line="276" w:lineRule="auto"/>
        <w:ind w:left="386"/>
        <w:rPr>
          <w:ins w:id="4739" w:author="Dalit Roth" w:date="2020-10-19T15:14:00Z"/>
          <w:rFonts w:asciiTheme="minorBidi" w:hAnsiTheme="minorBidi" w:cstheme="minorBidi"/>
          <w:u w:val="single"/>
        </w:rPr>
      </w:pPr>
    </w:p>
    <w:p w14:paraId="3384FF6F" w14:textId="77777777" w:rsidR="007F2F29" w:rsidRDefault="007F2F29" w:rsidP="007F2F29">
      <w:pPr>
        <w:bidi/>
        <w:spacing w:line="276" w:lineRule="auto"/>
        <w:ind w:left="26"/>
        <w:rPr>
          <w:ins w:id="4740" w:author="Dalit Roth" w:date="2020-10-19T15:14:00Z"/>
          <w:rFonts w:asciiTheme="minorBidi" w:hAnsiTheme="minorBidi" w:cstheme="minorBidi" w:hint="cs"/>
          <w:u w:val="single"/>
          <w:rtl/>
        </w:rPr>
      </w:pPr>
    </w:p>
    <w:p w14:paraId="104823AA" w14:textId="77777777" w:rsidR="007F2F29" w:rsidRDefault="007F2F29" w:rsidP="007F2F29">
      <w:pPr>
        <w:bidi/>
        <w:spacing w:line="276" w:lineRule="auto"/>
        <w:ind w:left="26"/>
        <w:rPr>
          <w:ins w:id="4741" w:author="Dalit Roth" w:date="2020-10-19T15:14:00Z"/>
          <w:rFonts w:asciiTheme="minorBidi" w:hAnsiTheme="minorBidi" w:cstheme="minorBidi"/>
          <w:u w:val="single"/>
          <w:rtl/>
        </w:rPr>
      </w:pPr>
    </w:p>
    <w:p w14:paraId="3A8CD82C" w14:textId="77777777" w:rsidR="007F2F29" w:rsidRDefault="007F2F29" w:rsidP="007F2F29">
      <w:pPr>
        <w:bidi/>
        <w:spacing w:line="276" w:lineRule="auto"/>
        <w:ind w:left="26"/>
        <w:rPr>
          <w:ins w:id="4742" w:author="Dalit Roth" w:date="2020-10-19T15:14:00Z"/>
          <w:rFonts w:asciiTheme="minorBidi" w:hAnsiTheme="minorBidi" w:cstheme="minorBidi"/>
          <w:u w:val="single"/>
          <w:rtl/>
        </w:rPr>
      </w:pPr>
      <w:ins w:id="4743" w:author="Dalit Roth" w:date="2020-10-19T15:14:00Z">
        <w:r w:rsidRPr="00AB055D">
          <w:rPr>
            <w:rFonts w:cs="Arial" w:hint="cs"/>
            <w:noProof/>
            <w:rtl/>
          </w:rPr>
          <w:drawing>
            <wp:anchor distT="0" distB="0" distL="114300" distR="114300" simplePos="0" relativeHeight="251851264" behindDoc="0" locked="0" layoutInCell="1" allowOverlap="1" wp14:anchorId="2EABCA28" wp14:editId="66D221E9">
              <wp:simplePos x="0" y="0"/>
              <wp:positionH relativeFrom="column">
                <wp:posOffset>2128755</wp:posOffset>
              </wp:positionH>
              <wp:positionV relativeFrom="paragraph">
                <wp:posOffset>6585</wp:posOffset>
              </wp:positionV>
              <wp:extent cx="1474668" cy="1152875"/>
              <wp:effectExtent l="0" t="0" r="0" b="9525"/>
              <wp:wrapNone/>
              <wp:docPr id="310" name="תמונה 3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566" r="34232" b="41919"/>
                      <a:stretch/>
                    </pic:blipFill>
                    <pic:spPr bwMode="auto">
                      <a:xfrm>
                        <a:off x="0" y="0"/>
                        <a:ext cx="1474668" cy="115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0F12AA">
          <w:rPr>
            <w:rFonts w:asciiTheme="minorBidi" w:hAnsiTheme="minorBidi" w:cs="Arial"/>
            <w:noProof/>
            <w:u w:val="single"/>
            <w:rtl/>
          </w:rPr>
          <w:drawing>
            <wp:anchor distT="0" distB="0" distL="114300" distR="114300" simplePos="0" relativeHeight="251855360" behindDoc="0" locked="0" layoutInCell="1" allowOverlap="1" wp14:anchorId="6BA84473" wp14:editId="266BD0C5">
              <wp:simplePos x="0" y="0"/>
              <wp:positionH relativeFrom="column">
                <wp:posOffset>787848</wp:posOffset>
              </wp:positionH>
              <wp:positionV relativeFrom="paragraph">
                <wp:posOffset>6365</wp:posOffset>
              </wp:positionV>
              <wp:extent cx="1264285" cy="1109966"/>
              <wp:effectExtent l="0" t="0" r="0" b="0"/>
              <wp:wrapNone/>
              <wp:docPr id="301" name="תמונה 3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688" b="37328"/>
                      <a:stretch/>
                    </pic:blipFill>
                    <pic:spPr bwMode="auto">
                      <a:xfrm>
                        <a:off x="0" y="0"/>
                        <a:ext cx="1264285" cy="11099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484DD84A" w14:textId="77777777" w:rsidR="007F2F29" w:rsidRDefault="007F2F29" w:rsidP="007F2F29">
      <w:pPr>
        <w:bidi/>
        <w:spacing w:line="276" w:lineRule="auto"/>
        <w:ind w:left="26"/>
        <w:rPr>
          <w:ins w:id="4744" w:author="Dalit Roth" w:date="2020-10-19T15:14:00Z"/>
          <w:rFonts w:asciiTheme="minorBidi" w:hAnsiTheme="minorBidi" w:cstheme="minorBidi"/>
          <w:u w:val="single"/>
          <w:rtl/>
        </w:rPr>
      </w:pPr>
    </w:p>
    <w:p w14:paraId="6D6F7396" w14:textId="77777777" w:rsidR="007F2F29" w:rsidRPr="000F12AA" w:rsidRDefault="007F2F29" w:rsidP="007F2F29">
      <w:pPr>
        <w:bidi/>
        <w:spacing w:line="276" w:lineRule="auto"/>
        <w:ind w:left="26"/>
        <w:rPr>
          <w:ins w:id="4745" w:author="Dalit Roth" w:date="2020-10-19T15:14:00Z"/>
          <w:rFonts w:asciiTheme="minorBidi" w:hAnsiTheme="minorBidi" w:cstheme="minorBidi"/>
          <w:u w:val="single"/>
          <w:rtl/>
        </w:rPr>
      </w:pPr>
    </w:p>
    <w:p w14:paraId="67B22020" w14:textId="77777777" w:rsidR="007F2F29" w:rsidRDefault="007F2F29" w:rsidP="007F2F29">
      <w:pPr>
        <w:bidi/>
        <w:spacing w:line="276" w:lineRule="auto"/>
        <w:ind w:left="26"/>
        <w:rPr>
          <w:ins w:id="4746" w:author="Dalit Roth" w:date="2020-10-19T15:14:00Z"/>
          <w:rFonts w:asciiTheme="minorBidi" w:hAnsiTheme="minorBidi" w:cstheme="minorBidi"/>
          <w:u w:val="single"/>
          <w:rtl/>
        </w:rPr>
      </w:pPr>
    </w:p>
    <w:p w14:paraId="3787555A" w14:textId="77777777" w:rsidR="007F2F29" w:rsidRDefault="007F2F29" w:rsidP="007F2F29">
      <w:pPr>
        <w:bidi/>
        <w:spacing w:line="276" w:lineRule="auto"/>
        <w:ind w:left="26"/>
        <w:rPr>
          <w:ins w:id="4747" w:author="Dalit Roth" w:date="2020-10-19T15:14:00Z"/>
          <w:rFonts w:asciiTheme="minorBidi" w:hAnsiTheme="minorBidi" w:cstheme="minorBidi"/>
          <w:u w:val="single"/>
          <w:rtl/>
        </w:rPr>
      </w:pPr>
    </w:p>
    <w:p w14:paraId="5DE21C7C" w14:textId="77777777" w:rsidR="007F2F29" w:rsidRDefault="007F2F29" w:rsidP="007F2F29">
      <w:pPr>
        <w:bidi/>
        <w:spacing w:line="276" w:lineRule="auto"/>
        <w:ind w:left="26"/>
        <w:rPr>
          <w:ins w:id="4748" w:author="Dalit Roth" w:date="2020-10-19T15:14:00Z"/>
          <w:rFonts w:asciiTheme="minorBidi" w:hAnsiTheme="minorBidi" w:cstheme="minorBidi"/>
          <w:u w:val="single"/>
          <w:rtl/>
        </w:rPr>
      </w:pPr>
      <w:ins w:id="4749" w:author="Dalit Roth" w:date="2020-10-19T15:14:00Z">
        <w:r w:rsidRPr="000F12AA">
          <w:rPr>
            <w:rFonts w:cs="Arial" w:hint="cs"/>
            <w:noProof/>
            <w:rtl/>
          </w:rPr>
          <w:drawing>
            <wp:anchor distT="0" distB="0" distL="114300" distR="114300" simplePos="0" relativeHeight="251853312" behindDoc="0" locked="0" layoutInCell="1" allowOverlap="1" wp14:anchorId="6C9240C3" wp14:editId="1134E957">
              <wp:simplePos x="0" y="0"/>
              <wp:positionH relativeFrom="column">
                <wp:posOffset>2192182</wp:posOffset>
              </wp:positionH>
              <wp:positionV relativeFrom="paragraph">
                <wp:posOffset>103521</wp:posOffset>
              </wp:positionV>
              <wp:extent cx="1242104" cy="1206248"/>
              <wp:effectExtent l="0" t="0" r="0" b="0"/>
              <wp:wrapNone/>
              <wp:docPr id="312" name="תמונה 3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723" b="32771"/>
                      <a:stretch/>
                    </pic:blipFill>
                    <pic:spPr bwMode="auto">
                      <a:xfrm>
                        <a:off x="0" y="0"/>
                        <a:ext cx="1242104" cy="120624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923A3">
          <w:rPr>
            <w:rFonts w:asciiTheme="minorBidi" w:hAnsiTheme="minorBidi" w:cs="Arial"/>
            <w:noProof/>
            <w:u w:val="single"/>
            <w:rtl/>
          </w:rPr>
          <w:drawing>
            <wp:anchor distT="0" distB="0" distL="114300" distR="114300" simplePos="0" relativeHeight="251856384" behindDoc="0" locked="0" layoutInCell="1" allowOverlap="1" wp14:anchorId="33FE2331" wp14:editId="35E864EE">
              <wp:simplePos x="0" y="0"/>
              <wp:positionH relativeFrom="column">
                <wp:posOffset>828510</wp:posOffset>
              </wp:positionH>
              <wp:positionV relativeFrom="paragraph">
                <wp:posOffset>129947</wp:posOffset>
              </wp:positionV>
              <wp:extent cx="1231897" cy="1166487"/>
              <wp:effectExtent l="0" t="0" r="6985" b="0"/>
              <wp:wrapNone/>
              <wp:docPr id="319" name="תמונה 3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859" b="31572"/>
                      <a:stretch/>
                    </pic:blipFill>
                    <pic:spPr bwMode="auto">
                      <a:xfrm>
                        <a:off x="0" y="0"/>
                        <a:ext cx="1231897" cy="11664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466BA321" w14:textId="77777777" w:rsidR="007F2F29" w:rsidRDefault="007F2F29" w:rsidP="007F2F29">
      <w:pPr>
        <w:bidi/>
        <w:spacing w:line="276" w:lineRule="auto"/>
        <w:ind w:left="26"/>
        <w:rPr>
          <w:ins w:id="4750" w:author="Dalit Roth" w:date="2020-10-19T15:14:00Z"/>
          <w:rFonts w:asciiTheme="minorBidi" w:hAnsiTheme="minorBidi" w:cstheme="minorBidi"/>
          <w:u w:val="single"/>
          <w:rtl/>
        </w:rPr>
      </w:pPr>
    </w:p>
    <w:p w14:paraId="2A5DF9EA" w14:textId="77777777" w:rsidR="007F2F29" w:rsidRDefault="007F2F29" w:rsidP="007F2F29">
      <w:pPr>
        <w:bidi/>
        <w:spacing w:line="276" w:lineRule="auto"/>
        <w:ind w:left="26"/>
        <w:rPr>
          <w:ins w:id="4751" w:author="Dalit Roth" w:date="2020-10-19T15:14:00Z"/>
          <w:rFonts w:asciiTheme="minorBidi" w:hAnsiTheme="minorBidi" w:cstheme="minorBidi"/>
          <w:u w:val="single"/>
          <w:rtl/>
        </w:rPr>
      </w:pPr>
    </w:p>
    <w:p w14:paraId="72494013" w14:textId="77777777" w:rsidR="007F2F29" w:rsidRDefault="007F2F29" w:rsidP="007F2F29">
      <w:pPr>
        <w:bidi/>
        <w:spacing w:line="276" w:lineRule="auto"/>
        <w:ind w:left="26"/>
        <w:rPr>
          <w:ins w:id="4752" w:author="Dalit Roth" w:date="2020-10-19T15:14:00Z"/>
          <w:rFonts w:asciiTheme="minorBidi" w:hAnsiTheme="minorBidi" w:cstheme="minorBidi"/>
          <w:u w:val="single"/>
          <w:rtl/>
        </w:rPr>
      </w:pPr>
    </w:p>
    <w:p w14:paraId="7F2C1056" w14:textId="77777777" w:rsidR="007F2F29" w:rsidRDefault="007F2F29" w:rsidP="007F2F29">
      <w:pPr>
        <w:bidi/>
        <w:spacing w:line="276" w:lineRule="auto"/>
        <w:ind w:left="26"/>
        <w:rPr>
          <w:ins w:id="4753" w:author="Dalit Roth" w:date="2020-10-19T15:14:00Z"/>
          <w:rFonts w:asciiTheme="minorBidi" w:hAnsiTheme="minorBidi" w:cstheme="minorBidi"/>
          <w:u w:val="single"/>
          <w:rtl/>
        </w:rPr>
      </w:pPr>
    </w:p>
    <w:p w14:paraId="587BA1C3" w14:textId="77777777" w:rsidR="007F2F29" w:rsidRDefault="007F2F29" w:rsidP="007F2F29">
      <w:pPr>
        <w:bidi/>
        <w:spacing w:line="276" w:lineRule="auto"/>
        <w:ind w:left="26"/>
        <w:rPr>
          <w:ins w:id="4754" w:author="Dalit Roth" w:date="2020-10-19T15:14:00Z"/>
          <w:rFonts w:asciiTheme="minorBidi" w:hAnsiTheme="minorBidi" w:cstheme="minorBidi"/>
          <w:u w:val="single"/>
          <w:rtl/>
        </w:rPr>
      </w:pPr>
    </w:p>
    <w:p w14:paraId="19F98CAF" w14:textId="77777777" w:rsidR="007F2F29" w:rsidRDefault="007F2F29" w:rsidP="007F2F29">
      <w:pPr>
        <w:bidi/>
        <w:spacing w:line="276" w:lineRule="auto"/>
        <w:ind w:left="26"/>
        <w:rPr>
          <w:ins w:id="4755" w:author="Dalit Roth" w:date="2020-10-19T15:14:00Z"/>
          <w:rFonts w:asciiTheme="minorBidi" w:hAnsiTheme="minorBidi" w:cstheme="minorBidi"/>
          <w:u w:val="single"/>
          <w:rtl/>
        </w:rPr>
      </w:pPr>
    </w:p>
    <w:p w14:paraId="1596DD0F" w14:textId="77777777" w:rsidR="007F2F29" w:rsidRDefault="007F2F29" w:rsidP="007F2F29">
      <w:pPr>
        <w:bidi/>
        <w:spacing w:line="276" w:lineRule="auto"/>
        <w:rPr>
          <w:ins w:id="4756" w:author="Dalit Roth" w:date="2020-10-19T15:14:00Z"/>
          <w:rFonts w:asciiTheme="minorBidi" w:hAnsiTheme="minorBidi" w:cstheme="minorBidi"/>
        </w:rPr>
      </w:pPr>
    </w:p>
    <w:p w14:paraId="57AB46DD" w14:textId="77777777" w:rsidR="007F2F29" w:rsidRDefault="007F2F29" w:rsidP="007F2F29">
      <w:pPr>
        <w:bidi/>
        <w:spacing w:line="276" w:lineRule="auto"/>
        <w:rPr>
          <w:ins w:id="4757" w:author="Dalit Roth" w:date="2020-10-19T15:14:00Z"/>
          <w:rFonts w:asciiTheme="minorBidi" w:hAnsiTheme="minorBidi" w:cstheme="minorBidi"/>
          <w:noProof/>
          <w:rtl/>
        </w:rPr>
      </w:pPr>
      <w:ins w:id="4758" w:author="Dalit Roth" w:date="2020-10-19T15:14:00Z">
        <w:r w:rsidRPr="00C33D60">
          <w:rPr>
            <w:rFonts w:asciiTheme="minorBidi" w:hAnsiTheme="minorBidi" w:cstheme="minorBidi"/>
            <w:rtl/>
          </w:rPr>
          <w:t xml:space="preserve">  </w:t>
        </w:r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7F2F29" w:rsidRPr="00022DCD" w14:paraId="794CA3C1" w14:textId="77777777" w:rsidTr="00E91B4A">
        <w:trPr>
          <w:trHeight w:val="290"/>
          <w:ins w:id="4759" w:author="Dalit Roth" w:date="2020-10-19T15:14:00Z"/>
        </w:trPr>
        <w:tc>
          <w:tcPr>
            <w:tcW w:w="2065" w:type="dxa"/>
            <w:shd w:val="clear" w:color="auto" w:fill="auto"/>
            <w:noWrap/>
            <w:vAlign w:val="bottom"/>
          </w:tcPr>
          <w:p w14:paraId="60CA71E3" w14:textId="77777777" w:rsidR="007F2F29" w:rsidRPr="00D923A3" w:rsidRDefault="007F2F29" w:rsidP="00E91B4A">
            <w:pPr>
              <w:pStyle w:val="HTML"/>
              <w:shd w:val="clear" w:color="auto" w:fill="FFFFFF"/>
              <w:wordWrap w:val="0"/>
              <w:rPr>
                <w:ins w:id="4760" w:author="Dalit Roth" w:date="2020-10-19T15:14:00Z"/>
                <w:rFonts w:ascii="Lucida Console" w:hAnsi="Lucida Console"/>
                <w:color w:val="000000"/>
                <w:rtl/>
              </w:rPr>
            </w:pPr>
            <w:ins w:id="4761" w:author="Dalit Roth" w:date="2020-10-19T15:14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022DCD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D923A3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0.3862735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17FF6FE" w14:textId="77777777" w:rsidR="007F2F29" w:rsidRPr="00D923A3" w:rsidRDefault="007F2F29" w:rsidP="00E91B4A">
            <w:pPr>
              <w:pStyle w:val="HTML"/>
              <w:shd w:val="clear" w:color="auto" w:fill="FFFFFF"/>
              <w:wordWrap w:val="0"/>
              <w:rPr>
                <w:ins w:id="4762" w:author="Dalit Roth" w:date="2020-10-19T15:14:00Z"/>
                <w:rFonts w:ascii="Lucida Console" w:hAnsi="Lucida Console"/>
                <w:color w:val="000000"/>
                <w:rtl/>
              </w:rPr>
            </w:pPr>
            <w:ins w:id="4763" w:author="Dalit Roth" w:date="2020-10-19T15:14:00Z">
              <w:r w:rsidRPr="00022DCD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D923A3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2701454392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5334CD5" w14:textId="77777777" w:rsidR="007F2F29" w:rsidRPr="00022DCD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4764" w:author="Dalit Roth" w:date="2020-10-19T15:1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765" w:author="Dalit Roth" w:date="2020-10-19T15:14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C176A10" w14:textId="77777777" w:rsidR="007F2F29" w:rsidRPr="00022DCD" w:rsidRDefault="007F2F29" w:rsidP="00E91B4A">
            <w:pPr>
              <w:spacing w:line="276" w:lineRule="auto"/>
              <w:jc w:val="center"/>
              <w:rPr>
                <w:ins w:id="4766" w:author="Dalit Roth" w:date="2020-10-19T15:1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767" w:author="Dalit Roth" w:date="2020-10-19T15:14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7F2F29" w:rsidRPr="00022DCD" w14:paraId="3A0DE938" w14:textId="77777777" w:rsidTr="00E91B4A">
        <w:trPr>
          <w:trHeight w:val="290"/>
          <w:ins w:id="4768" w:author="Dalit Roth" w:date="2020-10-19T15:14:00Z"/>
        </w:trPr>
        <w:tc>
          <w:tcPr>
            <w:tcW w:w="2065" w:type="dxa"/>
            <w:shd w:val="clear" w:color="auto" w:fill="auto"/>
            <w:noWrap/>
            <w:vAlign w:val="bottom"/>
          </w:tcPr>
          <w:p w14:paraId="0C3308F2" w14:textId="77777777" w:rsidR="007F2F29" w:rsidRPr="00D923A3" w:rsidRDefault="007F2F29" w:rsidP="00E91B4A">
            <w:pPr>
              <w:pStyle w:val="HTML"/>
              <w:shd w:val="clear" w:color="auto" w:fill="FFFFFF"/>
              <w:wordWrap w:val="0"/>
              <w:rPr>
                <w:ins w:id="4769" w:author="Dalit Roth" w:date="2020-10-19T15:14:00Z"/>
                <w:rFonts w:ascii="Lucida Console" w:hAnsi="Lucida Console"/>
                <w:color w:val="000000"/>
              </w:rPr>
            </w:pPr>
            <w:ins w:id="4770" w:author="Dalit Roth" w:date="2020-10-19T15:14:00Z">
              <w:r w:rsidRPr="002932C8">
                <w:rPr>
                  <w:rFonts w:asciiTheme="minorBidi" w:hAnsiTheme="minorBidi" w:cstheme="minorBidi"/>
                  <w:color w:val="FF0000"/>
                  <w:sz w:val="22"/>
                  <w:szCs w:val="22"/>
                </w:rPr>
                <w:t xml:space="preserve">Rho = </w:t>
              </w:r>
              <w:r w:rsidRPr="002932C8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0.2712621 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CEAD9B3" w14:textId="77777777" w:rsidR="007F2F29" w:rsidRPr="00D923A3" w:rsidRDefault="007F2F29" w:rsidP="00E91B4A">
            <w:pPr>
              <w:pStyle w:val="HTML"/>
              <w:shd w:val="clear" w:color="auto" w:fill="FFFFFF"/>
              <w:wordWrap w:val="0"/>
              <w:rPr>
                <w:ins w:id="4771" w:author="Dalit Roth" w:date="2020-10-19T15:14:00Z"/>
                <w:rFonts w:ascii="Lucida Console" w:hAnsi="Lucida Console"/>
                <w:color w:val="000000"/>
                <w:rtl/>
              </w:rPr>
            </w:pPr>
            <w:ins w:id="4772" w:author="Dalit Roth" w:date="2020-10-19T15:14:00Z">
              <w:r w:rsidRPr="00022DCD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D923A3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2366797745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8AE5AD3" w14:textId="77777777" w:rsidR="007F2F29" w:rsidRPr="00022DCD" w:rsidRDefault="007F2F29" w:rsidP="00E91B4A">
            <w:pPr>
              <w:spacing w:line="276" w:lineRule="auto"/>
              <w:jc w:val="center"/>
              <w:rPr>
                <w:ins w:id="4773" w:author="Dalit Roth" w:date="2020-10-19T15:1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774" w:author="Dalit Roth" w:date="2020-10-19T15:14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3DF56B3" w14:textId="77777777" w:rsidR="007F2F29" w:rsidRPr="00022DCD" w:rsidRDefault="007F2F29" w:rsidP="00E91B4A">
            <w:pPr>
              <w:spacing w:line="276" w:lineRule="auto"/>
              <w:jc w:val="center"/>
              <w:rPr>
                <w:ins w:id="4775" w:author="Dalit Roth" w:date="2020-10-19T15:14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776" w:author="Dalit Roth" w:date="2020-10-19T15:14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42B8DB2A" w14:textId="77777777" w:rsidR="007F2F29" w:rsidRDefault="007F2F29" w:rsidP="007F2F29">
      <w:pPr>
        <w:bidi/>
        <w:spacing w:line="276" w:lineRule="auto"/>
        <w:rPr>
          <w:ins w:id="4777" w:author="Dalit Roth" w:date="2020-10-19T15:14:00Z"/>
          <w:rFonts w:asciiTheme="minorBidi" w:hAnsiTheme="minorBidi" w:cstheme="minorBidi" w:hint="cs"/>
          <w:u w:val="single"/>
        </w:rPr>
      </w:pPr>
      <w:ins w:id="4778" w:author="Dalit Roth" w:date="2020-10-19T15:14:00Z">
        <w:r w:rsidRPr="002932C8">
          <w:rPr>
            <w:rFonts w:asciiTheme="minorBidi" w:hAnsiTheme="minorBidi" w:cstheme="minorBidi" w:hint="cs"/>
            <w:highlight w:val="yellow"/>
            <w:u w:val="single"/>
            <w:rtl/>
          </w:rPr>
          <w:t xml:space="preserve">הטיפול ב </w:t>
        </w:r>
        <w:r w:rsidRPr="002932C8">
          <w:rPr>
            <w:rFonts w:asciiTheme="minorBidi" w:hAnsiTheme="minorBidi" w:cstheme="minorBidi" w:hint="cs"/>
            <w:highlight w:val="yellow"/>
            <w:u w:val="single"/>
          </w:rPr>
          <w:t>NA</w:t>
        </w:r>
        <w:r w:rsidRPr="002932C8">
          <w:rPr>
            <w:rFonts w:asciiTheme="minorBidi" w:hAnsiTheme="minorBidi" w:cstheme="minorBidi" w:hint="cs"/>
            <w:highlight w:val="yellow"/>
            <w:u w:val="single"/>
            <w:rtl/>
          </w:rPr>
          <w:t xml:space="preserve">, הוריד מאד את </w:t>
        </w:r>
        <w:proofErr w:type="spellStart"/>
        <w:r w:rsidRPr="002932C8">
          <w:rPr>
            <w:rFonts w:asciiTheme="minorBidi" w:hAnsiTheme="minorBidi" w:cstheme="minorBidi" w:hint="cs"/>
            <w:highlight w:val="yellow"/>
            <w:u w:val="single"/>
            <w:rtl/>
          </w:rPr>
          <w:t>הקורולציה</w:t>
        </w:r>
        <w:proofErr w:type="spellEnd"/>
        <w:r>
          <w:rPr>
            <w:rFonts w:asciiTheme="minorBidi" w:hAnsiTheme="minorBidi" w:cstheme="minorBidi" w:hint="cs"/>
            <w:u w:val="single"/>
            <w:rtl/>
          </w:rPr>
          <w:t xml:space="preserve"> </w:t>
        </w:r>
      </w:ins>
    </w:p>
    <w:p w14:paraId="48BCC195" w14:textId="77777777" w:rsidR="007F2F29" w:rsidRPr="006200C5" w:rsidRDefault="007F2F29" w:rsidP="007F2F29">
      <w:pPr>
        <w:bidi/>
        <w:spacing w:line="276" w:lineRule="auto"/>
        <w:rPr>
          <w:ins w:id="4779" w:author="Dalit Roth" w:date="2020-10-19T15:14:00Z"/>
          <w:rFonts w:asciiTheme="minorBidi" w:hAnsiTheme="minorBidi" w:cstheme="minorBidi"/>
          <w:u w:val="single"/>
          <w:rtl/>
        </w:rPr>
      </w:pPr>
    </w:p>
    <w:p w14:paraId="0C5B5D7B" w14:textId="77777777" w:rsidR="007F2F29" w:rsidRDefault="007F2F29" w:rsidP="007F2F29">
      <w:pPr>
        <w:bidi/>
        <w:spacing w:line="276" w:lineRule="auto"/>
        <w:rPr>
          <w:ins w:id="4780" w:author="Dalit Roth" w:date="2020-10-19T15:14:00Z"/>
          <w:rFonts w:asciiTheme="minorBidi" w:hAnsiTheme="minorBidi" w:cstheme="minorBidi" w:hint="cs"/>
          <w:u w:val="single"/>
          <w:rtl/>
        </w:rPr>
      </w:pPr>
      <w:ins w:id="4781" w:author="Dalit Roth" w:date="2020-10-19T15:14:00Z">
        <w:r>
          <w:rPr>
            <w:rFonts w:asciiTheme="minorBidi" w:hAnsiTheme="minorBidi" w:cstheme="minorBidi" w:hint="cs"/>
            <w:u w:val="single"/>
            <w:rtl/>
          </w:rPr>
          <w:t>טיפול בחוסרים</w:t>
        </w:r>
      </w:ins>
    </w:p>
    <w:p w14:paraId="281DDDD3" w14:textId="77777777" w:rsidR="007F2F29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82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  <w:ins w:id="4783" w:author="Dalit Roth" w:date="2020-10-19T15:14:00Z"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-בהפעלת </w:t>
        </w:r>
        <w:proofErr w:type="spellStart"/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glm</w:t>
        </w:r>
        <w:proofErr w:type="spellEnd"/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מול כל המשתנים בטבלה, אין משתנה שנותן תוצאה משמעותית.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</w:t>
        </w:r>
      </w:ins>
    </w:p>
    <w:p w14:paraId="1CD3AC97" w14:textId="77777777" w:rsidR="007F2F29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84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  <w:ins w:id="4785" w:author="Dalit Roth" w:date="2020-10-19T15:14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- בהסתכלות על החוסרים מול ה </w:t>
        </w:r>
        <w:proofErr w:type="spellStart"/>
        <w:r>
          <w:rPr>
            <w:rFonts w:asciiTheme="minorBidi" w:hAnsiTheme="minorBidi" w:cstheme="minorBidi"/>
            <w:bdr w:val="none" w:sz="0" w:space="0" w:color="auto" w:frame="1"/>
            <w:lang/>
          </w:rPr>
          <w:t>movie_id</w:t>
        </w:r>
        <w:proofErr w:type="spellEnd"/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, אין סדר </w:t>
        </w:r>
        <w:proofErr w:type="spellStart"/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מסויים</w:t>
        </w:r>
        <w:proofErr w:type="spellEnd"/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לחוסרים. </w:t>
        </w:r>
      </w:ins>
    </w:p>
    <w:p w14:paraId="7F90D486" w14:textId="77777777" w:rsidR="007F2F29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86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  <w:ins w:id="4787" w:author="Dalit Roth" w:date="2020-10-19T15:14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- בהסתכלות על השורות, החוסרים כוללים 32 מתוך 85 משתנים  - כמעט 40%</w:t>
        </w:r>
      </w:ins>
    </w:p>
    <w:p w14:paraId="7236174E" w14:textId="77777777" w:rsidR="007F2F29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88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  <w:ins w:id="4789" w:author="Dalit Roth" w:date="2020-10-19T15:14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- בהסתכלות על אחוז החוסרים מכלל הערכים- פחות מ 0.05%</w:t>
        </w:r>
      </w:ins>
    </w:p>
    <w:p w14:paraId="20290AA4" w14:textId="77777777" w:rsidR="007F2F29" w:rsidRPr="006B29C4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90" w:author="Dalit Roth" w:date="2020-10-19T15:14:00Z"/>
          <w:rFonts w:asciiTheme="minorBidi" w:hAnsiTheme="minorBidi" w:cstheme="minorBidi" w:hint="cs"/>
          <w:bdr w:val="none" w:sz="0" w:space="0" w:color="auto" w:frame="1"/>
          <w:rtl/>
          <w:lang/>
        </w:rPr>
      </w:pPr>
      <w:ins w:id="4791" w:author="Dalit Roth" w:date="2020-10-19T15:14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- המסקנה שהמשתנים הם : </w:t>
        </w:r>
        <w:r>
          <w:rPr>
            <w:rFonts w:asciiTheme="minorBidi" w:hAnsiTheme="minorBidi" w:cstheme="minorBidi" w:hint="cs"/>
            <w:bdr w:val="none" w:sz="0" w:space="0" w:color="auto" w:frame="1"/>
            <w:lang/>
          </w:rPr>
          <w:t>MCAR</w:t>
        </w:r>
      </w:ins>
    </w:p>
    <w:p w14:paraId="618A006E" w14:textId="77777777" w:rsidR="007F2F29" w:rsidRPr="006B29C4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92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  <w:ins w:id="4793" w:author="Dalit Roth" w:date="2020-10-19T15:14:00Z"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-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כדי להבין אם ניתן להתעלם מהחוסרים אז 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יצרנו שתי טבלאות חדשות, אחת שכוללת את הנתונים שבהם ה-משתנה קיים (ונקראת </w:t>
        </w:r>
        <w:proofErr w:type="spellStart"/>
        <w:r w:rsidRPr="006B29C4">
          <w:rPr>
            <w:rFonts w:asciiTheme="minorBidi" w:hAnsiTheme="minorBidi" w:cstheme="minorBidi" w:hint="cs"/>
            <w:bdr w:val="none" w:sz="0" w:space="0" w:color="auto" w:frame="1"/>
            <w:lang/>
          </w:rPr>
          <w:t>X</w:t>
        </w:r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_full</w:t>
        </w:r>
        <w:proofErr w:type="spellEnd"/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) ואחרת שבה הוא </w:t>
        </w:r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missing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ונקראת (</w:t>
        </w:r>
        <w:proofErr w:type="spellStart"/>
        <w:r w:rsidRPr="006B29C4">
          <w:rPr>
            <w:rFonts w:asciiTheme="minorBidi" w:hAnsiTheme="minorBidi" w:cstheme="minorBidi" w:hint="cs"/>
            <w:bdr w:val="none" w:sz="0" w:space="0" w:color="auto" w:frame="1"/>
            <w:lang/>
          </w:rPr>
          <w:t>X</w:t>
        </w:r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_na</w:t>
        </w:r>
        <w:proofErr w:type="spellEnd"/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) והשווינו באמצעות </w:t>
        </w:r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t-test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את ה- </w:t>
        </w:r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revenue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בין שתיהן ובין כל אחת מהן לטבלה המקורית:</w:t>
        </w:r>
      </w:ins>
    </w:p>
    <w:p w14:paraId="063F6769" w14:textId="77777777" w:rsidR="007F2F29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94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</w:p>
    <w:p w14:paraId="496EECC1" w14:textId="77777777" w:rsidR="007F2F29" w:rsidRPr="006B29C4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795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</w:p>
    <w:tbl>
      <w:tblPr>
        <w:tblStyle w:val="a4"/>
        <w:bidiVisual/>
        <w:tblW w:w="5000" w:type="pct"/>
        <w:tblLook w:val="04A0" w:firstRow="1" w:lastRow="0" w:firstColumn="1" w:lastColumn="0" w:noHBand="0" w:noVBand="1"/>
      </w:tblPr>
      <w:tblGrid>
        <w:gridCol w:w="6574"/>
        <w:gridCol w:w="1722"/>
      </w:tblGrid>
      <w:tr w:rsidR="007F2F29" w:rsidRPr="006B29C4" w14:paraId="235489C7" w14:textId="77777777" w:rsidTr="00E91B4A">
        <w:trPr>
          <w:ins w:id="4796" w:author="Dalit Roth" w:date="2020-10-19T15:14:00Z"/>
        </w:trPr>
        <w:tc>
          <w:tcPr>
            <w:tcW w:w="3962" w:type="pct"/>
          </w:tcPr>
          <w:p w14:paraId="3F7D7823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797" w:author="Dalit Roth" w:date="2020-10-19T15:14:00Z"/>
                <w:rFonts w:asciiTheme="minorBidi" w:hAnsiTheme="minorBidi" w:cstheme="minorBidi"/>
                <w:bdr w:val="none" w:sz="0" w:space="0" w:color="auto" w:frame="1"/>
                <w:lang/>
              </w:rPr>
            </w:pPr>
            <w:ins w:id="4798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 xml:space="preserve">Compared </w:t>
              </w:r>
              <w:proofErr w:type="spellStart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dataframes</w:t>
              </w:r>
              <w:proofErr w:type="spellEnd"/>
            </w:ins>
          </w:p>
        </w:tc>
        <w:tc>
          <w:tcPr>
            <w:tcW w:w="1038" w:type="pct"/>
          </w:tcPr>
          <w:p w14:paraId="4B76B041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799" w:author="Dalit Roth" w:date="2020-10-19T15:14:00Z"/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ins w:id="4800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p-value</w:t>
              </w:r>
            </w:ins>
          </w:p>
        </w:tc>
      </w:tr>
      <w:tr w:rsidR="007F2F29" w:rsidRPr="006B29C4" w14:paraId="0B803728" w14:textId="77777777" w:rsidTr="00E91B4A">
        <w:trPr>
          <w:ins w:id="4801" w:author="Dalit Roth" w:date="2020-10-19T15:14:00Z"/>
        </w:trPr>
        <w:tc>
          <w:tcPr>
            <w:tcW w:w="3962" w:type="pct"/>
          </w:tcPr>
          <w:p w14:paraId="7D365ACD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802" w:author="Dalit Roth" w:date="2020-10-19T15:14:00Z"/>
                <w:rFonts w:asciiTheme="minorBidi" w:hAnsiTheme="minorBidi" w:cstheme="minorBidi"/>
                <w:bdr w:val="none" w:sz="0" w:space="0" w:color="auto" w:frame="1"/>
                <w:lang/>
              </w:rPr>
            </w:pPr>
            <w:proofErr w:type="gramStart"/>
            <w:ins w:id="4803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test(</w:t>
              </w:r>
              <w:proofErr w:type="spellStart"/>
              <w:proofErr w:type="gram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X_full$revenue</w:t>
              </w:r>
              <w:proofErr w:type="spell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 xml:space="preserve">, </w:t>
              </w:r>
              <w:proofErr w:type="spellStart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X_na$revenue</w:t>
              </w:r>
              <w:proofErr w:type="spell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)</w:t>
              </w:r>
            </w:ins>
          </w:p>
        </w:tc>
        <w:tc>
          <w:tcPr>
            <w:tcW w:w="1038" w:type="pct"/>
          </w:tcPr>
          <w:p w14:paraId="29465D90" w14:textId="77777777" w:rsidR="007F2F29" w:rsidRPr="006B29C4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804" w:author="Dalit Roth" w:date="2020-10-19T15:14:00Z"/>
                <w:rFonts w:ascii="Lucida Console" w:hAnsi="Lucida Console" w:cs="Courier New"/>
                <w:sz w:val="20"/>
                <w:szCs w:val="20"/>
                <w:rtl/>
              </w:rPr>
            </w:pPr>
            <w:ins w:id="4805" w:author="Dalit Roth" w:date="2020-10-19T15:14:00Z">
              <w:r w:rsidRPr="009D787A">
                <w:rPr>
                  <w:rFonts w:ascii="Lucida Console" w:hAnsi="Lucida Console" w:cs="Courier New"/>
                  <w:sz w:val="20"/>
                  <w:szCs w:val="20"/>
                  <w:bdr w:val="none" w:sz="0" w:space="0" w:color="auto" w:frame="1"/>
                </w:rPr>
                <w:t>0.01811</w:t>
              </w:r>
            </w:ins>
          </w:p>
        </w:tc>
      </w:tr>
      <w:tr w:rsidR="007F2F29" w:rsidRPr="006B29C4" w14:paraId="03E9C75E" w14:textId="77777777" w:rsidTr="00E91B4A">
        <w:trPr>
          <w:ins w:id="4806" w:author="Dalit Roth" w:date="2020-10-19T15:14:00Z"/>
        </w:trPr>
        <w:tc>
          <w:tcPr>
            <w:tcW w:w="3962" w:type="pct"/>
          </w:tcPr>
          <w:p w14:paraId="50D0A4D7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807" w:author="Dalit Roth" w:date="2020-10-19T15:14:00Z"/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gramStart"/>
            <w:ins w:id="4808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test(</w:t>
              </w:r>
              <w:proofErr w:type="spellStart"/>
              <w:proofErr w:type="gram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X_full$revenue</w:t>
              </w:r>
              <w:proofErr w:type="spell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 xml:space="preserve">, </w:t>
              </w:r>
              <w:proofErr w:type="spellStart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movie_ff$revenue</w:t>
              </w:r>
              <w:proofErr w:type="spell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)</w:t>
              </w:r>
            </w:ins>
          </w:p>
        </w:tc>
        <w:tc>
          <w:tcPr>
            <w:tcW w:w="1038" w:type="pct"/>
          </w:tcPr>
          <w:p w14:paraId="6F50A57E" w14:textId="77777777" w:rsidR="007F2F29" w:rsidRPr="006B29C4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809" w:author="Dalit Roth" w:date="2020-10-19T15:14:00Z"/>
                <w:rFonts w:ascii="Lucida Console" w:hAnsi="Lucida Console" w:cs="Courier New"/>
                <w:sz w:val="20"/>
                <w:szCs w:val="20"/>
                <w:rtl/>
              </w:rPr>
            </w:pPr>
            <w:ins w:id="4810" w:author="Dalit Roth" w:date="2020-10-19T15:14:00Z">
              <w:r w:rsidRPr="006B29C4">
                <w:rPr>
                  <w:rFonts w:ascii="Lucida Console" w:hAnsi="Lucida Console" w:cs="Courier New"/>
                  <w:sz w:val="20"/>
                  <w:szCs w:val="20"/>
                  <w:bdr w:val="none" w:sz="0" w:space="0" w:color="auto" w:frame="1"/>
                </w:rPr>
                <w:t>0.7392</w:t>
              </w:r>
            </w:ins>
          </w:p>
        </w:tc>
      </w:tr>
      <w:tr w:rsidR="007F2F29" w:rsidRPr="006B29C4" w14:paraId="336B1B0E" w14:textId="77777777" w:rsidTr="00E91B4A">
        <w:trPr>
          <w:ins w:id="4811" w:author="Dalit Roth" w:date="2020-10-19T15:14:00Z"/>
        </w:trPr>
        <w:tc>
          <w:tcPr>
            <w:tcW w:w="3962" w:type="pct"/>
          </w:tcPr>
          <w:p w14:paraId="3A92068A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812" w:author="Dalit Roth" w:date="2020-10-19T15:14:00Z"/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gramStart"/>
            <w:ins w:id="4813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test(</w:t>
              </w:r>
              <w:proofErr w:type="spellStart"/>
              <w:proofErr w:type="gram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X_na$revenue</w:t>
              </w:r>
              <w:proofErr w:type="spell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 xml:space="preserve">, </w:t>
              </w:r>
              <w:proofErr w:type="spellStart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movie_ff$revenue</w:t>
              </w:r>
              <w:proofErr w:type="spellEnd"/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)</w:t>
              </w:r>
            </w:ins>
          </w:p>
        </w:tc>
        <w:tc>
          <w:tcPr>
            <w:tcW w:w="1038" w:type="pct"/>
          </w:tcPr>
          <w:p w14:paraId="0F11A81D" w14:textId="77777777" w:rsidR="007F2F29" w:rsidRPr="006B29C4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814" w:author="Dalit Roth" w:date="2020-10-19T15:14:00Z"/>
                <w:rFonts w:ascii="Lucida Console" w:hAnsi="Lucida Console" w:cs="Courier New"/>
                <w:sz w:val="20"/>
                <w:szCs w:val="20"/>
                <w:rtl/>
              </w:rPr>
            </w:pPr>
            <w:ins w:id="4815" w:author="Dalit Roth" w:date="2020-10-19T15:14:00Z">
              <w:r w:rsidRPr="006B29C4">
                <w:rPr>
                  <w:rFonts w:ascii="Lucida Console" w:hAnsi="Lucida Console" w:cs="Courier New"/>
                  <w:sz w:val="20"/>
                  <w:szCs w:val="20"/>
                  <w:bdr w:val="none" w:sz="0" w:space="0" w:color="auto" w:frame="1"/>
                </w:rPr>
                <w:t>0.01859</w:t>
              </w:r>
            </w:ins>
          </w:p>
        </w:tc>
      </w:tr>
    </w:tbl>
    <w:p w14:paraId="2EF9BC9B" w14:textId="77777777" w:rsidR="007F2F29" w:rsidRPr="006B29C4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816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</w:p>
    <w:p w14:paraId="3DC55BF4" w14:textId="77777777" w:rsidR="007F2F29" w:rsidRPr="006B29C4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817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  <w:ins w:id="4818" w:author="Dalit Roth" w:date="2020-10-19T15:14:00Z"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נבדוק גם את התנהגות ה- </w:t>
        </w:r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revenue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בכל אחת מהטבלאות:</w:t>
        </w:r>
      </w:ins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767"/>
        <w:gridCol w:w="2766"/>
        <w:gridCol w:w="2763"/>
      </w:tblGrid>
      <w:tr w:rsidR="007F2F29" w:rsidRPr="006B29C4" w14:paraId="2CB7FB0F" w14:textId="77777777" w:rsidTr="00E91B4A">
        <w:trPr>
          <w:ins w:id="4819" w:author="Dalit Roth" w:date="2020-10-19T15:14:00Z"/>
        </w:trPr>
        <w:tc>
          <w:tcPr>
            <w:tcW w:w="2840" w:type="dxa"/>
          </w:tcPr>
          <w:p w14:paraId="57656AB8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820" w:author="Dalit Roth" w:date="2020-10-19T15:14:00Z"/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ins w:id="4821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actors_cnt_na</w:t>
              </w:r>
              <w:proofErr w:type="spellEnd"/>
            </w:ins>
          </w:p>
        </w:tc>
        <w:tc>
          <w:tcPr>
            <w:tcW w:w="2841" w:type="dxa"/>
          </w:tcPr>
          <w:p w14:paraId="68BBEED5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822" w:author="Dalit Roth" w:date="2020-10-19T15:14:00Z"/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ins w:id="4823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actors_cnt_full</w:t>
              </w:r>
              <w:proofErr w:type="spellEnd"/>
            </w:ins>
          </w:p>
        </w:tc>
        <w:tc>
          <w:tcPr>
            <w:tcW w:w="2841" w:type="dxa"/>
          </w:tcPr>
          <w:p w14:paraId="0CC640FE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ins w:id="4824" w:author="Dalit Roth" w:date="2020-10-19T15:14:00Z"/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proofErr w:type="spellStart"/>
            <w:ins w:id="4825" w:author="Dalit Roth" w:date="2020-10-19T15:14:00Z">
              <w:r w:rsidRPr="006B29C4">
                <w:rPr>
                  <w:rFonts w:asciiTheme="minorBidi" w:hAnsiTheme="minorBidi" w:cstheme="minorBidi"/>
                  <w:bdr w:val="none" w:sz="0" w:space="0" w:color="auto" w:frame="1"/>
                  <w:lang/>
                </w:rPr>
                <w:t>movies_ff</w:t>
              </w:r>
              <w:proofErr w:type="spellEnd"/>
            </w:ins>
          </w:p>
        </w:tc>
      </w:tr>
      <w:tr w:rsidR="007F2F29" w:rsidRPr="006B29C4" w14:paraId="033007A6" w14:textId="77777777" w:rsidTr="00E91B4A">
        <w:trPr>
          <w:ins w:id="4826" w:author="Dalit Roth" w:date="2020-10-19T15:14:00Z"/>
        </w:trPr>
        <w:tc>
          <w:tcPr>
            <w:tcW w:w="2840" w:type="dxa"/>
          </w:tcPr>
          <w:p w14:paraId="29273D6D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ins w:id="4827" w:author="Dalit Roth" w:date="2020-10-19T15:14:00Z"/>
                <w:rFonts w:asciiTheme="minorBidi" w:hAnsiTheme="minorBidi" w:cstheme="minorBidi"/>
                <w:bdr w:val="none" w:sz="0" w:space="0" w:color="auto" w:frame="1"/>
                <w:lang/>
              </w:rPr>
            </w:pPr>
            <w:ins w:id="4828" w:author="Dalit Roth" w:date="2020-10-19T15:14:00Z">
              <w:r w:rsidRPr="006B29C4">
                <w:rPr>
                  <w:noProof/>
                </w:rPr>
                <w:drawing>
                  <wp:inline distT="0" distB="0" distL="0" distR="0" wp14:anchorId="7FC2D184" wp14:editId="2F74CC63">
                    <wp:extent cx="1103575" cy="958802"/>
                    <wp:effectExtent l="0" t="0" r="1905" b="0"/>
                    <wp:docPr id="330" name="תמונה 3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0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4490" b="39624"/>
                            <a:stretch/>
                          </pic:blipFill>
                          <pic:spPr bwMode="auto">
                            <a:xfrm>
                              <a:off x="0" y="0"/>
                              <a:ext cx="1113870" cy="967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 w:rsidRPr="006B29C4">
                <w:rPr>
                  <w:noProof/>
                </w:rPr>
                <w:t xml:space="preserve"> </w:t>
              </w:r>
            </w:ins>
          </w:p>
        </w:tc>
        <w:tc>
          <w:tcPr>
            <w:tcW w:w="2841" w:type="dxa"/>
          </w:tcPr>
          <w:p w14:paraId="616C434E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ins w:id="4829" w:author="Dalit Roth" w:date="2020-10-19T15:14:00Z"/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ins w:id="4830" w:author="Dalit Roth" w:date="2020-10-19T15:14:00Z">
              <w:r w:rsidRPr="006B29C4">
                <w:rPr>
                  <w:noProof/>
                </w:rPr>
                <w:drawing>
                  <wp:inline distT="0" distB="0" distL="0" distR="0" wp14:anchorId="643F901C" wp14:editId="2ED1C835">
                    <wp:extent cx="1079583" cy="947838"/>
                    <wp:effectExtent l="0" t="0" r="6350" b="5080"/>
                    <wp:docPr id="329" name="תמונה 32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3291" b="37871"/>
                            <a:stretch/>
                          </pic:blipFill>
                          <pic:spPr bwMode="auto">
                            <a:xfrm>
                              <a:off x="0" y="0"/>
                              <a:ext cx="1105810" cy="970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 w:rsidRPr="006B29C4">
                <w:rPr>
                  <w:noProof/>
                </w:rPr>
                <w:t xml:space="preserve"> </w:t>
              </w:r>
            </w:ins>
          </w:p>
        </w:tc>
        <w:tc>
          <w:tcPr>
            <w:tcW w:w="2841" w:type="dxa"/>
          </w:tcPr>
          <w:p w14:paraId="115EF6D5" w14:textId="77777777" w:rsidR="007F2F29" w:rsidRPr="006B29C4" w:rsidRDefault="007F2F29" w:rsidP="00E91B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ins w:id="4831" w:author="Dalit Roth" w:date="2020-10-19T15:14:00Z"/>
                <w:rFonts w:asciiTheme="minorBidi" w:hAnsiTheme="minorBidi" w:cstheme="minorBidi" w:hint="cs"/>
                <w:bdr w:val="none" w:sz="0" w:space="0" w:color="auto" w:frame="1"/>
                <w:rtl/>
                <w:lang/>
              </w:rPr>
            </w:pPr>
            <w:ins w:id="4832" w:author="Dalit Roth" w:date="2020-10-19T15:14:00Z">
              <w:r w:rsidRPr="006B29C4">
                <w:rPr>
                  <w:rFonts w:asciiTheme="minorBidi" w:hAnsiTheme="minorBidi" w:cs="Arial" w:hint="cs"/>
                  <w:noProof/>
                  <w:bdr w:val="none" w:sz="0" w:space="0" w:color="auto" w:frame="1"/>
                  <w:rtl/>
                  <w:lang/>
                </w:rPr>
                <w:drawing>
                  <wp:inline distT="0" distB="0" distL="0" distR="0" wp14:anchorId="0F1004CB" wp14:editId="40FA75B7">
                    <wp:extent cx="1107079" cy="950181"/>
                    <wp:effectExtent l="0" t="0" r="0" b="2540"/>
                    <wp:docPr id="331" name="תמונה 3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1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3514" b="39467"/>
                            <a:stretch/>
                          </pic:blipFill>
                          <pic:spPr bwMode="auto">
                            <a:xfrm>
                              <a:off x="0" y="0"/>
                              <a:ext cx="1118768" cy="9602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64A21C9B" w14:textId="77777777" w:rsidR="007F2F29" w:rsidRDefault="007F2F29" w:rsidP="007F2F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833" w:author="Dalit Roth" w:date="2020-10-19T15:14:00Z"/>
          <w:rFonts w:asciiTheme="minorBidi" w:hAnsiTheme="minorBidi" w:cstheme="minorBidi"/>
          <w:bdr w:val="none" w:sz="0" w:space="0" w:color="auto" w:frame="1"/>
          <w:rtl/>
          <w:lang/>
        </w:rPr>
      </w:pPr>
      <w:ins w:id="4834" w:author="Dalit Roth" w:date="2020-10-19T15:14:00Z"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למרות שההתפלגות של משתנה ה</w:t>
        </w:r>
        <w:r>
          <w:rPr>
            <w:rFonts w:asciiTheme="minorBidi" w:hAnsiTheme="minorBidi" w:cstheme="minorBidi" w:hint="cs"/>
            <w:bdr w:val="none" w:sz="0" w:space="0" w:color="auto" w:frame="1"/>
            <w:lang/>
          </w:rPr>
          <w:t>Y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היא שונה בין קבוצת החוסרים לזאת בלעדיהם, הפיזור 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של ה- </w:t>
        </w:r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revenue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בטבלה המקורית ובזו שבה רק הערכים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המלאים דומה, כלומר 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-</w:t>
        </w:r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השורות עם הערכים הריקים לא השפיעו.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</w:t>
        </w:r>
      </w:ins>
    </w:p>
    <w:p w14:paraId="3A305415" w14:textId="77777777" w:rsidR="007F2F29" w:rsidRPr="007F2523" w:rsidRDefault="007F2F29" w:rsidP="007F2F29">
      <w:pPr>
        <w:pStyle w:val="a3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4835" w:author="Dalit Roth" w:date="2020-10-19T15:14:00Z"/>
          <w:rFonts w:asciiTheme="minorBidi" w:hAnsiTheme="minorBidi" w:cstheme="minorBidi" w:hint="cs"/>
          <w:bdr w:val="none" w:sz="0" w:space="0" w:color="auto" w:frame="1"/>
          <w:rtl/>
          <w:lang/>
        </w:rPr>
      </w:pPr>
      <w:ins w:id="4836" w:author="Dalit Roth" w:date="2020-10-19T15:14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ניתן להסיר או לא להתחשב בערכים. </w:t>
        </w:r>
        <w:r w:rsidRPr="007F2523">
          <w:rPr>
            <w:rFonts w:asciiTheme="minorBidi" w:hAnsiTheme="minorBidi" w:cstheme="minorBidi" w:hint="cs"/>
            <w:highlight w:val="yellow"/>
            <w:bdr w:val="none" w:sz="0" w:space="0" w:color="auto" w:frame="1"/>
            <w:rtl/>
            <w:lang/>
          </w:rPr>
          <w:t>(מה עושים?)</w:t>
        </w:r>
      </w:ins>
    </w:p>
    <w:p w14:paraId="0376D620" w14:textId="47683E03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51FE644" w14:textId="33D164C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3139789" w14:textId="21A91E9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0065234" w14:textId="3D8C883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35221B5" w14:textId="10E40F6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82F6C16" w14:textId="6E524C0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63B7FAF" w14:textId="139E400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90A41A0" w14:textId="59847A1B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A4D35A0" w14:textId="0F0F107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FF7A129" w14:textId="69EE8C5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F8BD041" w14:textId="31C1533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0A2135C" w14:textId="44CD9AF8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BF012D" w14:textId="209CD01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AE82420" w14:textId="76BEBFA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ECC712C" w14:textId="541E5B4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2BA1B3A0" w14:textId="7574D75D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770D9D" w14:textId="5851F934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BD2306E" w14:textId="2998E56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9A62491" w14:textId="25D5C1B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474762D" w14:textId="52E64BC7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7F5EA4E" w14:textId="7008E485" w:rsidR="003707E3" w:rsidRDefault="003707E3" w:rsidP="003707E3">
      <w:pPr>
        <w:bidi/>
        <w:spacing w:line="276" w:lineRule="auto"/>
        <w:ind w:left="26"/>
        <w:rPr>
          <w:ins w:id="4837" w:author="Dalit Roth" w:date="2020-10-19T15:14:00Z"/>
          <w:rFonts w:asciiTheme="minorBidi" w:hAnsiTheme="minorBidi" w:cstheme="minorBidi"/>
          <w:u w:val="single"/>
          <w:rtl/>
        </w:rPr>
      </w:pPr>
    </w:p>
    <w:p w14:paraId="2033A539" w14:textId="78564C8D" w:rsidR="007F2F29" w:rsidRDefault="007F2F29" w:rsidP="007F2F29">
      <w:pPr>
        <w:bidi/>
        <w:spacing w:line="276" w:lineRule="auto"/>
        <w:ind w:left="26"/>
        <w:rPr>
          <w:ins w:id="4838" w:author="Dalit Roth" w:date="2020-10-19T15:14:00Z"/>
          <w:rFonts w:asciiTheme="minorBidi" w:hAnsiTheme="minorBidi" w:cstheme="minorBidi"/>
          <w:u w:val="single"/>
          <w:rtl/>
        </w:rPr>
      </w:pPr>
    </w:p>
    <w:p w14:paraId="21C3BD0D" w14:textId="6D387110" w:rsidR="007F2F29" w:rsidRDefault="007F2F29" w:rsidP="007F2F29">
      <w:pPr>
        <w:bidi/>
        <w:spacing w:line="276" w:lineRule="auto"/>
        <w:ind w:left="26"/>
        <w:rPr>
          <w:ins w:id="4839" w:author="Dalit Roth" w:date="2020-10-19T15:14:00Z"/>
          <w:rFonts w:asciiTheme="minorBidi" w:hAnsiTheme="minorBidi" w:cstheme="minorBidi"/>
          <w:u w:val="single"/>
          <w:rtl/>
        </w:rPr>
      </w:pPr>
    </w:p>
    <w:p w14:paraId="29566EBF" w14:textId="73E359A5" w:rsidR="007F2F29" w:rsidRDefault="007F2F29" w:rsidP="007F2F29">
      <w:pPr>
        <w:bidi/>
        <w:spacing w:line="276" w:lineRule="auto"/>
        <w:ind w:left="26"/>
        <w:rPr>
          <w:ins w:id="4840" w:author="Dalit Roth" w:date="2020-10-19T15:14:00Z"/>
          <w:rFonts w:asciiTheme="minorBidi" w:hAnsiTheme="minorBidi" w:cstheme="minorBidi"/>
          <w:u w:val="single"/>
          <w:rtl/>
        </w:rPr>
      </w:pPr>
    </w:p>
    <w:p w14:paraId="73F2FAFC" w14:textId="4B93930D" w:rsidR="007F2F29" w:rsidRDefault="007F2F29" w:rsidP="007F2F29">
      <w:pPr>
        <w:bidi/>
        <w:spacing w:line="276" w:lineRule="auto"/>
        <w:ind w:left="26"/>
        <w:rPr>
          <w:ins w:id="4841" w:author="Dalit Roth" w:date="2020-10-19T15:14:00Z"/>
          <w:rFonts w:asciiTheme="minorBidi" w:hAnsiTheme="minorBidi" w:cstheme="minorBidi"/>
          <w:u w:val="single"/>
          <w:rtl/>
        </w:rPr>
      </w:pPr>
    </w:p>
    <w:p w14:paraId="777D3D26" w14:textId="77777777" w:rsidR="007F2F29" w:rsidRDefault="007F2F29" w:rsidP="007F2F29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  <w:pPrChange w:id="4842" w:author="Dalit Roth" w:date="2020-10-19T15:14:00Z">
          <w:pPr>
            <w:bidi/>
            <w:spacing w:line="276" w:lineRule="auto"/>
            <w:ind w:left="26"/>
          </w:pPr>
        </w:pPrChange>
      </w:pPr>
    </w:p>
    <w:p w14:paraId="5FD9B7C5" w14:textId="3E6BF10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3AF6957" w14:textId="2988E2F0" w:rsidR="00836975" w:rsidRPr="00C33D60" w:rsidRDefault="00836975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depart_Camera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E160E91" w14:textId="0F31221B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F39B168" w14:textId="20A51B4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F083B" w14:textId="77777777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14383AB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E0B8CC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C23D9B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6637F1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20F984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B50DBF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13713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CEB26B1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3AD8A406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C31D719" w14:textId="233C885F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15B8A5" w14:textId="497AD304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F594E42" w14:textId="3CD5C34E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1.802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1C1C48" w14:textId="25C31580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75DBFB" w14:textId="2431A2A9" w:rsidR="00022DCD" w:rsidRPr="00630881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2.589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85269F" w14:textId="3CB77A27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C274D98" w14:textId="5D4ADF1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7C234531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4195D76" w14:textId="53A58606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05A3B15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7022540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FFE4152" w14:textId="56BAED1B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81CCA39" w14:textId="4A798B21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386A1AE" w14:textId="7F0BF619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EF57A28" w14:textId="08ED1725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5C4A97" w14:textId="5A8B6506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1A658A7" w14:textId="5A18EA3D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1C11F3A7" w14:textId="77777777" w:rsidR="008B28A3" w:rsidRDefault="008B28A3" w:rsidP="00022DCD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8B28A3" w:rsidRPr="00F04BC6" w14:paraId="6EDDB97D" w14:textId="77777777" w:rsidTr="00B10BC3">
        <w:tc>
          <w:tcPr>
            <w:tcW w:w="3827" w:type="dxa"/>
          </w:tcPr>
          <w:p w14:paraId="66338F67" w14:textId="64F60385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C61E2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63115DF9" w14:textId="77777777" w:rsidR="008B28A3" w:rsidRPr="00A11B8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2C4F0774" w14:textId="77777777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8B28A3" w:rsidRPr="00F04BC6" w14:paraId="76C82420" w14:textId="77777777" w:rsidTr="00B10BC3">
        <w:tc>
          <w:tcPr>
            <w:tcW w:w="3827" w:type="dxa"/>
            <w:tcBorders>
              <w:bottom w:val="single" w:sz="4" w:space="0" w:color="auto"/>
            </w:tcBorders>
          </w:tcPr>
          <w:p w14:paraId="4B21F422" w14:textId="708714A6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577856" behindDoc="0" locked="0" layoutInCell="1" allowOverlap="1" wp14:anchorId="60B9CAC5" wp14:editId="6382CCDD">
                  <wp:simplePos x="0" y="0"/>
                  <wp:positionH relativeFrom="column">
                    <wp:posOffset>791063</wp:posOffset>
                  </wp:positionH>
                  <wp:positionV relativeFrom="paragraph">
                    <wp:posOffset>1520435</wp:posOffset>
                  </wp:positionV>
                  <wp:extent cx="1230630" cy="1098550"/>
                  <wp:effectExtent l="0" t="0" r="7620" b="6350"/>
                  <wp:wrapThrough wrapText="bothSides">
                    <wp:wrapPolygon edited="0">
                      <wp:start x="0" y="0"/>
                      <wp:lineTo x="0" y="21350"/>
                      <wp:lineTo x="21399" y="21350"/>
                      <wp:lineTo x="21399" y="0"/>
                      <wp:lineTo x="0" y="0"/>
                    </wp:wrapPolygon>
                  </wp:wrapThrough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cstheme="minorBidi"/>
                <w:noProof/>
                <w:u w:val="single"/>
              </w:rPr>
              <w:drawing>
                <wp:anchor distT="0" distB="0" distL="114300" distR="114300" simplePos="0" relativeHeight="251570688" behindDoc="0" locked="0" layoutInCell="1" allowOverlap="1" wp14:anchorId="7299654D" wp14:editId="2BFA1CE4">
                  <wp:simplePos x="0" y="0"/>
                  <wp:positionH relativeFrom="column">
                    <wp:posOffset>699770</wp:posOffset>
                  </wp:positionH>
                  <wp:positionV relativeFrom="paragraph">
                    <wp:posOffset>98425</wp:posOffset>
                  </wp:positionV>
                  <wp:extent cx="1366520" cy="1366520"/>
                  <wp:effectExtent l="0" t="0" r="5080" b="5080"/>
                  <wp:wrapThrough wrapText="bothSides">
                    <wp:wrapPolygon edited="0">
                      <wp:start x="0" y="0"/>
                      <wp:lineTo x="0" y="21379"/>
                      <wp:lineTo x="21379" y="21379"/>
                      <wp:lineTo x="21379" y="0"/>
                      <wp:lineTo x="0" y="0"/>
                    </wp:wrapPolygon>
                  </wp:wrapThrough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520" cy="1366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873B8F8" w14:textId="72B248A6" w:rsidR="008B28A3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540992" behindDoc="0" locked="0" layoutInCell="1" allowOverlap="1" wp14:anchorId="576B422F" wp14:editId="3533322B">
                  <wp:simplePos x="0" y="0"/>
                  <wp:positionH relativeFrom="column">
                    <wp:posOffset>456662</wp:posOffset>
                  </wp:positionH>
                  <wp:positionV relativeFrom="paragraph">
                    <wp:posOffset>131494</wp:posOffset>
                  </wp:positionV>
                  <wp:extent cx="1210310" cy="1210310"/>
                  <wp:effectExtent l="0" t="0" r="8890" b="8890"/>
                  <wp:wrapThrough wrapText="bothSides">
                    <wp:wrapPolygon edited="0">
                      <wp:start x="0" y="0"/>
                      <wp:lineTo x="0" y="21419"/>
                      <wp:lineTo x="21419" y="21419"/>
                      <wp:lineTo x="21419" y="0"/>
                      <wp:lineTo x="0" y="0"/>
                    </wp:wrapPolygon>
                  </wp:wrapThrough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0310" cy="121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2DE04F2" w14:textId="032CEC98" w:rsidR="008B28A3" w:rsidRDefault="008B28A3" w:rsidP="008B28A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709FA2C7" w14:textId="3C99ED15" w:rsidR="008B28A3" w:rsidRPr="00F04BC6" w:rsidRDefault="008B28A3" w:rsidP="008B28A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566592" behindDoc="0" locked="0" layoutInCell="1" allowOverlap="1" wp14:anchorId="7829244E" wp14:editId="08185F36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825598</wp:posOffset>
                  </wp:positionV>
                  <wp:extent cx="1299845" cy="1159510"/>
                  <wp:effectExtent l="0" t="0" r="0" b="2540"/>
                  <wp:wrapThrough wrapText="bothSides">
                    <wp:wrapPolygon edited="0">
                      <wp:start x="0" y="0"/>
                      <wp:lineTo x="0" y="21292"/>
                      <wp:lineTo x="21210" y="21292"/>
                      <wp:lineTo x="21210" y="0"/>
                      <wp:lineTo x="0" y="0"/>
                    </wp:wrapPolygon>
                  </wp:wrapThrough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845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73491BF" w14:textId="77777777" w:rsidR="008B28A3" w:rsidRPr="00A11B8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8B28A3" w:rsidRPr="00F04BC6" w14:paraId="1854FF72" w14:textId="77777777" w:rsidTr="00B10BC3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771ED45C" w14:textId="43D9330D" w:rsidR="008B28A3" w:rsidRPr="00F04BC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579904" behindDoc="0" locked="0" layoutInCell="1" allowOverlap="1" wp14:anchorId="7E884C8E" wp14:editId="2A0947F3">
                  <wp:simplePos x="0" y="0"/>
                  <wp:positionH relativeFrom="column">
                    <wp:posOffset>525096</wp:posOffset>
                  </wp:positionH>
                  <wp:positionV relativeFrom="paragraph">
                    <wp:posOffset>233289</wp:posOffset>
                  </wp:positionV>
                  <wp:extent cx="1643380" cy="1466850"/>
                  <wp:effectExtent l="0" t="0" r="0" b="0"/>
                  <wp:wrapThrough wrapText="bothSides">
                    <wp:wrapPolygon edited="0">
                      <wp:start x="0" y="0"/>
                      <wp:lineTo x="0" y="21319"/>
                      <wp:lineTo x="21283" y="21319"/>
                      <wp:lineTo x="21283" y="0"/>
                      <wp:lineTo x="0" y="0"/>
                    </wp:wrapPolygon>
                  </wp:wrapThrough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4C5CD9F" w14:textId="4B59A5B7" w:rsidR="008B28A3" w:rsidRPr="00F04BC6" w:rsidRDefault="008B28A3" w:rsidP="00B10BC3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578880" behindDoc="0" locked="0" layoutInCell="1" allowOverlap="1" wp14:anchorId="49373286" wp14:editId="411A0AFF">
                  <wp:simplePos x="0" y="0"/>
                  <wp:positionH relativeFrom="column">
                    <wp:posOffset>87825</wp:posOffset>
                  </wp:positionH>
                  <wp:positionV relativeFrom="paragraph">
                    <wp:posOffset>141752</wp:posOffset>
                  </wp:positionV>
                  <wp:extent cx="1624330" cy="1449705"/>
                  <wp:effectExtent l="0" t="0" r="0" b="0"/>
                  <wp:wrapThrough wrapText="bothSides">
                    <wp:wrapPolygon edited="0">
                      <wp:start x="0" y="0"/>
                      <wp:lineTo x="0" y="21288"/>
                      <wp:lineTo x="21279" y="21288"/>
                      <wp:lineTo x="21279" y="0"/>
                      <wp:lineTo x="0" y="0"/>
                    </wp:wrapPolygon>
                  </wp:wrapThrough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330" cy="144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636E44DF" w14:textId="77777777" w:rsidR="008B28A3" w:rsidRPr="00A11B86" w:rsidRDefault="008B28A3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</w:tbl>
    <w:p w14:paraId="73D66888" w14:textId="27CEEE9B" w:rsidR="00022DCD" w:rsidRDefault="00022DCD" w:rsidP="008B28A3">
      <w:pPr>
        <w:bidi/>
        <w:spacing w:line="276" w:lineRule="auto"/>
        <w:rPr>
          <w:rFonts w:asciiTheme="minorBidi" w:hAnsiTheme="minorBidi" w:cstheme="minorBidi"/>
        </w:rPr>
      </w:pPr>
    </w:p>
    <w:p w14:paraId="28482766" w14:textId="77777777" w:rsidR="00C61E2F" w:rsidRDefault="00C61E2F" w:rsidP="00C61E2F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</w:t>
      </w: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C61E2F" w:rsidRPr="00022DCD" w14:paraId="4A4432A3" w14:textId="77777777" w:rsidTr="00B10B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31C4D11" w14:textId="77777777" w:rsidR="00C61E2F" w:rsidRPr="00022DCD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0.3551537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FC57D4A" w14:textId="77777777" w:rsidR="00C61E2F" w:rsidRPr="00022DCD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2838435207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66439F3" w14:textId="77777777" w:rsidR="00C61E2F" w:rsidRPr="00022DCD" w:rsidRDefault="00C61E2F" w:rsidP="00B10B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E1016B6" w14:textId="77777777" w:rsidR="00C61E2F" w:rsidRPr="00022DCD" w:rsidRDefault="00C61E2F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C61E2F" w:rsidRPr="00022DCD" w14:paraId="4AD5763D" w14:textId="77777777" w:rsidTr="00B10B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5576E0F" w14:textId="77777777" w:rsidR="00C61E2F" w:rsidRPr="00022DCD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0.2699938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625FCEE" w14:textId="77777777" w:rsidR="00C61E2F" w:rsidRPr="00022DCD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2397446863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A651B3E" w14:textId="77777777" w:rsidR="00C61E2F" w:rsidRPr="00022DCD" w:rsidRDefault="00C61E2F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3D2D8D8" w14:textId="77777777" w:rsidR="00C61E2F" w:rsidRPr="00022DCD" w:rsidRDefault="00C61E2F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7A25DC98" w14:textId="77777777" w:rsidR="00C61E2F" w:rsidRDefault="00C61E2F" w:rsidP="00C61E2F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72D9826" w14:textId="77777777" w:rsidR="00C61E2F" w:rsidRPr="00C33D60" w:rsidRDefault="00C61E2F" w:rsidP="00C61E2F">
      <w:pPr>
        <w:bidi/>
        <w:spacing w:line="276" w:lineRule="auto"/>
        <w:rPr>
          <w:rFonts w:asciiTheme="minorBidi" w:hAnsiTheme="minorBidi" w:cstheme="minorBidi"/>
          <w:rtl/>
        </w:rPr>
      </w:pPr>
      <w:r w:rsidRPr="00022DCD">
        <w:rPr>
          <w:rFonts w:asciiTheme="minorBidi" w:hAnsiTheme="minorBidi" w:cstheme="minorBidi" w:hint="cs"/>
          <w:highlight w:val="yellow"/>
          <w:rtl/>
        </w:rPr>
        <w:t xml:space="preserve">לא להוריד </w:t>
      </w:r>
      <w:r>
        <w:rPr>
          <w:rFonts w:asciiTheme="minorBidi" w:hAnsiTheme="minorBidi" w:cstheme="minorBidi"/>
          <w:highlight w:val="yellow"/>
        </w:rPr>
        <w:t>outliers</w:t>
      </w:r>
      <w:r w:rsidRPr="00022DCD">
        <w:rPr>
          <w:rFonts w:asciiTheme="minorBidi" w:hAnsiTheme="minorBidi" w:cstheme="minorBidi" w:hint="cs"/>
          <w:highlight w:val="yellow"/>
          <w:rtl/>
        </w:rPr>
        <w:t>?</w:t>
      </w:r>
    </w:p>
    <w:p w14:paraId="7F6ED84E" w14:textId="48A474CB" w:rsidR="00022DCD" w:rsidRDefault="00022DCD" w:rsidP="00022DCD">
      <w:pPr>
        <w:bidi/>
        <w:spacing w:line="276" w:lineRule="auto"/>
        <w:rPr>
          <w:rFonts w:asciiTheme="minorBidi" w:hAnsiTheme="minorBidi" w:cstheme="minorBidi"/>
        </w:rPr>
      </w:pPr>
    </w:p>
    <w:p w14:paraId="6DBD7F9E" w14:textId="2C16720A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287BA362" w14:textId="483D97E3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0C162DD3" w14:textId="1065BAFD" w:rsidR="00DF069F" w:rsidRDefault="00DF069F">
      <w:pPr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29C33A1A" w14:textId="77777777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087B13E8" w14:textId="3EFA7B95" w:rsidR="009F3B70" w:rsidRPr="00C33D60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deaprt_crew</w:t>
      </w:r>
      <w:proofErr w:type="spellEnd"/>
      <w:r w:rsidR="003722FC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3722FC" w:rsidRPr="003722FC">
        <w:rPr>
          <w:rFonts w:asciiTheme="minorBidi" w:hAnsiTheme="minorBidi" w:cstheme="minorBidi"/>
          <w:highlight w:val="cyan"/>
          <w:u w:val="single"/>
          <w:rtl/>
        </w:rPr>
        <w:t>–</w:t>
      </w:r>
      <w:r w:rsidR="003722FC" w:rsidRPr="003722FC">
        <w:rPr>
          <w:rFonts w:asciiTheme="minorBidi" w:hAnsiTheme="minorBidi" w:cstheme="minorBidi" w:hint="cs"/>
          <w:highlight w:val="cyan"/>
          <w:u w:val="single"/>
          <w:rtl/>
        </w:rPr>
        <w:t xml:space="preserve"> משתנה </w:t>
      </w:r>
      <w:r w:rsidR="003722FC">
        <w:rPr>
          <w:rFonts w:asciiTheme="minorBidi" w:hAnsiTheme="minorBidi" w:cstheme="minorBidi" w:hint="cs"/>
          <w:highlight w:val="cyan"/>
          <w:u w:val="single"/>
          <w:rtl/>
        </w:rPr>
        <w:t>עם השפעה מועטה</w:t>
      </w:r>
    </w:p>
    <w:p w14:paraId="56392C3C" w14:textId="646BCBF9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A62CBEB" w14:textId="6CBCE7DE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63B58A3" w14:textId="373CBCC3" w:rsidR="003722FC" w:rsidRDefault="00A77ED1" w:rsidP="003722FC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48D99343" w14:textId="556D9AC7" w:rsidR="003722FC" w:rsidRDefault="003722FC" w:rsidP="003722FC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3722FC" w:rsidRPr="00D4747B" w14:paraId="12E44797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C93E922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216387D5" w14:textId="697CBAE8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5EBEFD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7D1A3C4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843DF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3C4B150D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277371D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3722FC" w:rsidRPr="00D4747B" w14:paraId="3AA43E85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A9B1B95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B7E1805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6C3913" w14:textId="1E152F2C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2.388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5D6961E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44A05CB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5.875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66CD1130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4195379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3722FC" w:rsidRPr="005B602B" w14:paraId="5ECBE9B0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9FF4DEE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25D8697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901349C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E4C11C5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4752AF3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4A19E751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3722FC" w:rsidRPr="005B602B" w14:paraId="62CA4559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FD0E7EB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1C5DFA31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C53D8C8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17B0463A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6082E32E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60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1.2071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185239D3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25810C86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6C6DF03B" w14:textId="7505E421" w:rsidR="003722FC" w:rsidRDefault="003722FC" w:rsidP="003722FC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55CF6D38" w14:textId="77777777" w:rsidR="003722FC" w:rsidRPr="00C33D60" w:rsidRDefault="003722FC" w:rsidP="003722FC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906</w:t>
      </w:r>
    </w:p>
    <w:p w14:paraId="119DD59D" w14:textId="77777777" w:rsidR="003722FC" w:rsidRPr="00C33D60" w:rsidRDefault="003722FC" w:rsidP="003722FC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35621E2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260DF378" w14:textId="7E29D02F" w:rsidR="009F3B70" w:rsidRPr="00C33D60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depart_custom_mkup</w:t>
      </w:r>
      <w:proofErr w:type="spellEnd"/>
    </w:p>
    <w:p w14:paraId="7F922ACD" w14:textId="20CB06BF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280F7B" w14:textId="003677AF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26E6893F" w14:textId="330DC678" w:rsidR="003707E3" w:rsidRDefault="003707E3" w:rsidP="003707E3">
      <w:pPr>
        <w:bidi/>
        <w:ind w:left="360"/>
        <w:rPr>
          <w:ins w:id="4843" w:author="Dalit Roth" w:date="2020-10-19T15:15:00Z"/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3283A7B6" w14:textId="77777777" w:rsidR="007F2F29" w:rsidRPr="003707E3" w:rsidRDefault="007F2F29" w:rsidP="007F2F29">
      <w:pPr>
        <w:bidi/>
        <w:ind w:left="360"/>
        <w:rPr>
          <w:rFonts w:asciiTheme="minorBidi" w:hAnsiTheme="minorBidi"/>
          <w:rtl/>
        </w:rPr>
        <w:pPrChange w:id="4844" w:author="Dalit Roth" w:date="2020-10-19T15:15:00Z">
          <w:pPr>
            <w:bidi/>
            <w:ind w:left="360"/>
          </w:pPr>
        </w:pPrChange>
      </w:pPr>
    </w:p>
    <w:p w14:paraId="752C0C20" w14:textId="481F988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6"/>
        <w:gridCol w:w="927"/>
        <w:gridCol w:w="1037"/>
        <w:gridCol w:w="1196"/>
        <w:gridCol w:w="1196"/>
        <w:gridCol w:w="1416"/>
        <w:gridCol w:w="1416"/>
        <w:gridCol w:w="222"/>
      </w:tblGrid>
      <w:tr w:rsidR="007F2F29" w:rsidRPr="001F2DB1" w14:paraId="09A40774" w14:textId="77777777" w:rsidTr="00E91B4A">
        <w:trPr>
          <w:trHeight w:val="260"/>
          <w:ins w:id="4845" w:author="Dalit Roth" w:date="2020-10-19T15:15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1D5AA8" w14:textId="77777777" w:rsidR="007F2F29" w:rsidRPr="001F2DB1" w:rsidRDefault="007F2F29" w:rsidP="00E91B4A">
            <w:pPr>
              <w:ind w:left="360"/>
              <w:jc w:val="center"/>
              <w:rPr>
                <w:ins w:id="4846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ins w:id="4847" w:author="Dalit Roth" w:date="2020-10-19T15:15:00Z">
              <w:r w:rsidRPr="001F2DB1">
                <w:rPr>
                  <w:rFonts w:ascii="Arial" w:hAnsi="Arial" w:cs="Arial"/>
                  <w:b/>
                  <w:bCs/>
                  <w:color w:val="FFFFFF"/>
                  <w:sz w:val="18"/>
                  <w:szCs w:val="18"/>
                </w:rPr>
                <w:t>Min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2BADC8" w14:textId="77777777" w:rsidR="007F2F29" w:rsidRPr="001F2DB1" w:rsidRDefault="007F2F29" w:rsidP="00E91B4A">
            <w:pPr>
              <w:ind w:left="360"/>
              <w:jc w:val="center"/>
              <w:rPr>
                <w:ins w:id="4848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ins w:id="4849" w:author="Dalit Roth" w:date="2020-10-19T15:15:00Z">
              <w:r w:rsidRPr="001F2DB1">
                <w:rPr>
                  <w:rFonts w:ascii="Arial" w:hAnsi="Arial" w:cs="Arial"/>
                  <w:b/>
                  <w:bCs/>
                  <w:color w:val="FFFFFF"/>
                  <w:sz w:val="18"/>
                  <w:szCs w:val="18"/>
                </w:rPr>
                <w:t>Max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CB6A7D2" w14:textId="77777777" w:rsidR="007F2F29" w:rsidRPr="001F2DB1" w:rsidRDefault="007F2F29" w:rsidP="00E91B4A">
            <w:pPr>
              <w:ind w:left="360"/>
              <w:jc w:val="center"/>
              <w:rPr>
                <w:ins w:id="4850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ins w:id="4851" w:author="Dalit Roth" w:date="2020-10-19T15:15:00Z">
              <w:r w:rsidRPr="001F2DB1">
                <w:rPr>
                  <w:rFonts w:ascii="Arial" w:hAnsi="Arial" w:cs="Arial"/>
                  <w:b/>
                  <w:bCs/>
                  <w:color w:val="FFFFFF"/>
                  <w:sz w:val="18"/>
                  <w:szCs w:val="18"/>
                </w:rPr>
                <w:t>Mean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6511F26" w14:textId="77777777" w:rsidR="007F2F29" w:rsidRPr="001F2DB1" w:rsidRDefault="007F2F29" w:rsidP="00E91B4A">
            <w:pPr>
              <w:ind w:left="360"/>
              <w:jc w:val="center"/>
              <w:rPr>
                <w:ins w:id="4852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ins w:id="4853" w:author="Dalit Roth" w:date="2020-10-19T15:15:00Z">
              <w:r w:rsidRPr="001F2DB1">
                <w:rPr>
                  <w:rFonts w:ascii="Arial" w:hAnsi="Arial" w:cs="Arial"/>
                  <w:b/>
                  <w:bCs/>
                  <w:color w:val="FFFFFF"/>
                  <w:sz w:val="18"/>
                  <w:szCs w:val="18"/>
                </w:rPr>
                <w:t>Median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124B205" w14:textId="77777777" w:rsidR="007F2F29" w:rsidRPr="001F2DB1" w:rsidRDefault="007F2F29" w:rsidP="00E91B4A">
            <w:pPr>
              <w:ind w:left="360"/>
              <w:jc w:val="center"/>
              <w:rPr>
                <w:ins w:id="4854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proofErr w:type="spellStart"/>
            <w:ins w:id="4855" w:author="Dalit Roth" w:date="2020-10-19T15:15:00Z">
              <w:r w:rsidRPr="001F2DB1">
                <w:rPr>
                  <w:rFonts w:ascii="Arial" w:hAnsi="Arial" w:cs="Arial"/>
                  <w:b/>
                  <w:bCs/>
                  <w:color w:val="FFFFFF"/>
                  <w:sz w:val="18"/>
                  <w:szCs w:val="18"/>
                </w:rPr>
                <w:t>StdDev</w:t>
              </w:r>
              <w:proofErr w:type="spellEnd"/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CE5304" w14:textId="77777777" w:rsidR="007F2F29" w:rsidRPr="001F2DB1" w:rsidRDefault="007F2F29" w:rsidP="00E91B4A">
            <w:pPr>
              <w:ind w:left="360"/>
              <w:jc w:val="center"/>
              <w:rPr>
                <w:ins w:id="4856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ins w:id="4857" w:author="Dalit Roth" w:date="2020-10-19T15:15:00Z">
              <w:r w:rsidRPr="001F2DB1">
                <w:rPr>
                  <w:rFonts w:ascii="Arial" w:hAnsi="Arial" w:cs="Arial"/>
                  <w:b/>
                  <w:bCs/>
                  <w:color w:val="FFFFFF"/>
                  <w:sz w:val="18"/>
                  <w:szCs w:val="18"/>
                </w:rPr>
                <w:t>IQR - 25%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539B31" w14:textId="77777777" w:rsidR="007F2F29" w:rsidRPr="001F2DB1" w:rsidRDefault="007F2F29" w:rsidP="00E91B4A">
            <w:pPr>
              <w:ind w:left="360"/>
              <w:jc w:val="center"/>
              <w:rPr>
                <w:ins w:id="4858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ins w:id="4859" w:author="Dalit Roth" w:date="2020-10-19T15:15:00Z">
              <w:r w:rsidRPr="001F2DB1">
                <w:rPr>
                  <w:rFonts w:ascii="Arial" w:hAnsi="Arial" w:cs="Arial"/>
                  <w:b/>
                  <w:bCs/>
                  <w:color w:val="FFFFFF"/>
                  <w:sz w:val="18"/>
                  <w:szCs w:val="18"/>
                </w:rPr>
                <w:t>IQR - 75%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6F757F5D" w14:textId="77777777" w:rsidR="007F2F29" w:rsidRPr="001F2DB1" w:rsidRDefault="007F2F29" w:rsidP="00E91B4A">
            <w:pPr>
              <w:ind w:left="360"/>
              <w:jc w:val="center"/>
              <w:rPr>
                <w:ins w:id="4860" w:author="Dalit Roth" w:date="2020-10-19T15:15:00Z"/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</w:p>
        </w:tc>
      </w:tr>
      <w:tr w:rsidR="007F2F29" w:rsidRPr="001F2DB1" w14:paraId="3844B6CC" w14:textId="77777777" w:rsidTr="00E91B4A">
        <w:trPr>
          <w:trHeight w:val="290"/>
          <w:ins w:id="4861" w:author="Dalit Roth" w:date="2020-10-19T15:15:00Z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E9992" w14:textId="77777777" w:rsidR="007F2F29" w:rsidRPr="001F2DB1" w:rsidRDefault="007F2F29" w:rsidP="00E91B4A">
            <w:pPr>
              <w:ind w:left="360"/>
              <w:jc w:val="center"/>
              <w:rPr>
                <w:ins w:id="4862" w:author="Dalit Roth" w:date="2020-10-19T15:15:00Z"/>
                <w:rFonts w:ascii="Calibri" w:hAnsi="Calibri" w:cs="Calibri"/>
                <w:color w:val="000000"/>
                <w:sz w:val="18"/>
                <w:szCs w:val="18"/>
              </w:rPr>
            </w:pPr>
            <w:ins w:id="4863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6B3A" w14:textId="77777777" w:rsidR="007F2F29" w:rsidRPr="001F2DB1" w:rsidRDefault="007F2F29" w:rsidP="00E91B4A">
            <w:pPr>
              <w:ind w:left="360"/>
              <w:jc w:val="center"/>
              <w:rPr>
                <w:ins w:id="4864" w:author="Dalit Roth" w:date="2020-10-19T15:15:00Z"/>
                <w:rFonts w:ascii="Calibri" w:hAnsi="Calibri" w:cs="Calibri"/>
                <w:color w:val="000000"/>
                <w:sz w:val="18"/>
                <w:szCs w:val="18"/>
              </w:rPr>
            </w:pPr>
            <w:ins w:id="4865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33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C6D35" w14:textId="77777777" w:rsidR="007F2F29" w:rsidRPr="001F2DB1" w:rsidRDefault="007F2F29" w:rsidP="00E91B4A">
            <w:pPr>
              <w:ind w:left="360"/>
              <w:jc w:val="center"/>
              <w:rPr>
                <w:ins w:id="4866" w:author="Dalit Roth" w:date="2020-10-19T15:15:00Z"/>
                <w:rFonts w:ascii="Calibri" w:hAnsi="Calibri" w:cs="Calibri"/>
                <w:color w:val="000000"/>
                <w:sz w:val="18"/>
                <w:szCs w:val="18"/>
              </w:rPr>
            </w:pPr>
            <w:ins w:id="4867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2.074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65BA1" w14:textId="77777777" w:rsidR="007F2F29" w:rsidRPr="001F2DB1" w:rsidRDefault="007F2F29" w:rsidP="00E91B4A">
            <w:pPr>
              <w:ind w:left="360"/>
              <w:jc w:val="center"/>
              <w:rPr>
                <w:ins w:id="4868" w:author="Dalit Roth" w:date="2020-10-19T15:15:00Z"/>
                <w:rFonts w:ascii="Calibri" w:hAnsi="Calibri" w:cs="Calibri"/>
                <w:color w:val="000000"/>
                <w:sz w:val="18"/>
                <w:szCs w:val="18"/>
              </w:rPr>
            </w:pPr>
            <w:ins w:id="4869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1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5ED01" w14:textId="77777777" w:rsidR="007F2F29" w:rsidRPr="001F2DB1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870" w:author="Dalit Roth" w:date="2020-10-19T15:15:00Z"/>
                <w:rFonts w:ascii="Lucida Console" w:hAnsi="Lucida Console" w:cs="Courier New"/>
                <w:color w:val="000000"/>
                <w:sz w:val="18"/>
                <w:szCs w:val="18"/>
              </w:rPr>
            </w:pPr>
            <w:ins w:id="4871" w:author="Dalit Roth" w:date="2020-10-19T15:15:00Z">
              <w:r w:rsidRPr="002932C8">
                <w:rPr>
                  <w:rFonts w:ascii="Lucida Console" w:hAnsi="Lucida Console" w:cs="Courier New"/>
                  <w:color w:val="000000"/>
                  <w:sz w:val="18"/>
                  <w:szCs w:val="18"/>
                  <w:bdr w:val="none" w:sz="0" w:space="0" w:color="auto" w:frame="1"/>
                </w:rPr>
                <w:t>3.553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21E13" w14:textId="77777777" w:rsidR="007F2F29" w:rsidRPr="001F2DB1" w:rsidRDefault="007F2F29" w:rsidP="00E91B4A">
            <w:pPr>
              <w:ind w:left="360"/>
              <w:jc w:val="center"/>
              <w:rPr>
                <w:ins w:id="4872" w:author="Dalit Roth" w:date="2020-10-19T15:15:00Z"/>
                <w:rFonts w:ascii="Calibri" w:hAnsi="Calibri" w:cs="Calibri"/>
                <w:color w:val="000000"/>
                <w:sz w:val="18"/>
                <w:szCs w:val="18"/>
              </w:rPr>
            </w:pPr>
            <w:ins w:id="4873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88929" w14:textId="77777777" w:rsidR="007F2F29" w:rsidRPr="001F2DB1" w:rsidRDefault="007F2F29" w:rsidP="00E91B4A">
            <w:pPr>
              <w:ind w:left="360"/>
              <w:jc w:val="center"/>
              <w:rPr>
                <w:ins w:id="4874" w:author="Dalit Roth" w:date="2020-10-19T15:15:00Z"/>
                <w:rFonts w:ascii="Calibri" w:hAnsi="Calibri" w:cs="Calibri"/>
                <w:color w:val="000000"/>
                <w:sz w:val="18"/>
                <w:szCs w:val="18"/>
              </w:rPr>
            </w:pPr>
            <w:ins w:id="4875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2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629D98" w14:textId="77777777" w:rsidR="007F2F29" w:rsidRPr="001F2DB1" w:rsidRDefault="007F2F29" w:rsidP="00E91B4A">
            <w:pPr>
              <w:ind w:left="360"/>
              <w:jc w:val="center"/>
              <w:rPr>
                <w:ins w:id="4876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7F2F29" w:rsidRPr="001F2DB1" w14:paraId="6D7ECEA2" w14:textId="77777777" w:rsidTr="00E91B4A">
        <w:trPr>
          <w:trHeight w:val="290"/>
          <w:ins w:id="4877" w:author="Dalit Roth" w:date="2020-10-19T15:15:00Z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57D23" w14:textId="77777777" w:rsidR="007F2F29" w:rsidRPr="001F2DB1" w:rsidRDefault="007F2F29" w:rsidP="00E91B4A">
            <w:pPr>
              <w:ind w:left="360"/>
              <w:jc w:val="center"/>
              <w:rPr>
                <w:ins w:id="4878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  <w:ins w:id="4879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3E7711" w14:textId="77777777" w:rsidR="007F2F29" w:rsidRPr="001F2DB1" w:rsidRDefault="007F2F29" w:rsidP="00E91B4A">
            <w:pPr>
              <w:ind w:left="360"/>
              <w:jc w:val="center"/>
              <w:rPr>
                <w:ins w:id="4880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  <w:ins w:id="4881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5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A885E" w14:textId="77777777" w:rsidR="007F2F29" w:rsidRPr="001F2DB1" w:rsidRDefault="007F2F29" w:rsidP="00E91B4A">
            <w:pPr>
              <w:ind w:left="360"/>
              <w:jc w:val="center"/>
              <w:rPr>
                <w:ins w:id="4882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  <w:ins w:id="4883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0.877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FE32AC" w14:textId="77777777" w:rsidR="007F2F29" w:rsidRPr="001F2DB1" w:rsidRDefault="007F2F29" w:rsidP="00E91B4A">
            <w:pPr>
              <w:ind w:left="360"/>
              <w:jc w:val="center"/>
              <w:rPr>
                <w:ins w:id="4884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  <w:ins w:id="4885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EAD6FC" w14:textId="77777777" w:rsidR="007F2F29" w:rsidRPr="001F2DB1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4886" w:author="Dalit Roth" w:date="2020-10-19T15:15:00Z"/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ins w:id="4887" w:author="Dalit Roth" w:date="2020-10-19T15:15:00Z">
              <w:r>
                <w:rPr>
                  <w:rFonts w:ascii="Lucida Console" w:hAnsi="Lucida Console" w:cs="Courier New"/>
                  <w:color w:val="000000"/>
                  <w:sz w:val="18"/>
                  <w:szCs w:val="18"/>
                  <w:bdr w:val="none" w:sz="0" w:space="0" w:color="auto" w:frame="1"/>
                </w:rPr>
                <w:t>1.3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66DF7" w14:textId="77777777" w:rsidR="007F2F29" w:rsidRPr="001F2DB1" w:rsidRDefault="007F2F29" w:rsidP="00E91B4A">
            <w:pPr>
              <w:ind w:left="360"/>
              <w:jc w:val="center"/>
              <w:rPr>
                <w:ins w:id="4888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  <w:ins w:id="4889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F59690" w14:textId="77777777" w:rsidR="007F2F29" w:rsidRPr="001F2DB1" w:rsidRDefault="007F2F29" w:rsidP="00E91B4A">
            <w:pPr>
              <w:ind w:left="360"/>
              <w:jc w:val="center"/>
              <w:rPr>
                <w:ins w:id="4890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  <w:ins w:id="4891" w:author="Dalit Roth" w:date="2020-10-19T15:15:00Z">
              <w:r w:rsidRPr="001F2DB1">
                <w:rPr>
                  <w:rFonts w:ascii="Arial" w:hAnsi="Arial" w:cs="Arial"/>
                  <w:color w:val="000000"/>
                  <w:sz w:val="18"/>
                  <w:szCs w:val="18"/>
                </w:rPr>
                <w:t>1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9DF9A3" w14:textId="77777777" w:rsidR="007F2F29" w:rsidRPr="001F2DB1" w:rsidRDefault="007F2F29" w:rsidP="00E91B4A">
            <w:pPr>
              <w:ind w:left="360"/>
              <w:jc w:val="center"/>
              <w:rPr>
                <w:ins w:id="4892" w:author="Dalit Roth" w:date="2020-10-19T15:15:00Z"/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 w14:paraId="34CA16B0" w14:textId="77777777" w:rsidR="007F2F29" w:rsidRPr="003707E3" w:rsidRDefault="007F2F29" w:rsidP="007F2F29">
      <w:pPr>
        <w:bidi/>
        <w:ind w:left="360"/>
        <w:rPr>
          <w:ins w:id="4893" w:author="Dalit Roth" w:date="2020-10-19T15:15:00Z"/>
          <w:rFonts w:asciiTheme="minorBidi" w:hAnsiTheme="minorBidi"/>
          <w:rtl/>
        </w:rPr>
      </w:pPr>
      <w:ins w:id="4894" w:author="Dalit Roth" w:date="2020-10-19T15:15:00Z">
        <w:r w:rsidRPr="003707E3">
          <w:rPr>
            <w:rFonts w:asciiTheme="minorBidi" w:hAnsiTheme="minorBidi" w:hint="cs"/>
            <w:rtl/>
          </w:rPr>
          <w:t>כמות ערכים חריגים: 983</w:t>
        </w:r>
      </w:ins>
    </w:p>
    <w:p w14:paraId="47D51EE6" w14:textId="77777777" w:rsidR="007F2F29" w:rsidRPr="001F2DB1" w:rsidRDefault="007F2F29" w:rsidP="007F2F29">
      <w:pPr>
        <w:bidi/>
        <w:ind w:left="360"/>
        <w:rPr>
          <w:ins w:id="4895" w:author="Dalit Roth" w:date="2020-10-19T15:15:00Z"/>
          <w:rFonts w:asciiTheme="minorBidi" w:hAnsiTheme="minorBidi"/>
          <w:rtl/>
        </w:rPr>
      </w:pPr>
      <w:ins w:id="4896" w:author="Dalit Roth" w:date="2020-10-19T15:15:00Z">
        <w:r>
          <w:rPr>
            <w:rFonts w:asciiTheme="minorBidi" w:hAnsiTheme="minorBidi" w:hint="cs"/>
            <w:rtl/>
          </w:rPr>
          <w:t xml:space="preserve">כמות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 xml:space="preserve"> לאחר טיפול ב ערכי קיצון:</w:t>
        </w:r>
        <w:r>
          <w:rPr>
            <w:rFonts w:asciiTheme="minorBidi" w:hAnsiTheme="minorBidi" w:hint="cs"/>
          </w:rPr>
          <w:t xml:space="preserve"> </w:t>
        </w:r>
        <w:r>
          <w:rPr>
            <w:rFonts w:asciiTheme="minorBidi" w:hAnsiTheme="minorBidi"/>
          </w:rPr>
          <w:t>1017</w:t>
        </w:r>
      </w:ins>
    </w:p>
    <w:p w14:paraId="560F49E6" w14:textId="77777777" w:rsidR="007F2F29" w:rsidRPr="003707E3" w:rsidRDefault="007F2F29" w:rsidP="007F2F29">
      <w:pPr>
        <w:bidi/>
        <w:ind w:left="360"/>
        <w:rPr>
          <w:ins w:id="4897" w:author="Dalit Roth" w:date="2020-10-19T15:15:00Z"/>
          <w:rFonts w:asciiTheme="minorBidi" w:hAnsiTheme="minorBidi"/>
          <w:rtl/>
        </w:rPr>
      </w:pPr>
      <w:ins w:id="4898" w:author="Dalit Roth" w:date="2020-10-19T15:15:00Z">
        <w:r w:rsidRPr="003707E3">
          <w:rPr>
            <w:rFonts w:asciiTheme="minorBidi" w:hAnsiTheme="minorBidi" w:hint="cs"/>
            <w:rtl/>
          </w:rPr>
          <w:t>תצוגה גרפית:</w:t>
        </w:r>
        <w:r w:rsidRPr="003707E3">
          <w:rPr>
            <w:rFonts w:asciiTheme="minorBidi" w:hAnsiTheme="minorBidi" w:cs="Arial" w:hint="cs"/>
            <w:noProof/>
            <w:rtl/>
          </w:rPr>
          <w:t xml:space="preserve"> </w:t>
        </w:r>
      </w:ins>
    </w:p>
    <w:p w14:paraId="2392EF6C" w14:textId="77777777" w:rsidR="007F2F29" w:rsidRPr="003707E3" w:rsidRDefault="007F2F29" w:rsidP="007F2F29">
      <w:pPr>
        <w:pStyle w:val="a3"/>
        <w:bidi/>
        <w:rPr>
          <w:ins w:id="4899" w:author="Dalit Roth" w:date="2020-10-19T15:15:00Z"/>
          <w:rFonts w:asciiTheme="minorBidi" w:hAnsiTheme="minorBidi"/>
          <w:rtl/>
        </w:rPr>
      </w:pPr>
      <w:ins w:id="4900" w:author="Dalit Roth" w:date="2020-10-19T15:15:00Z">
        <w:r w:rsidRPr="00AB055D">
          <w:rPr>
            <w:rFonts w:cs="Arial"/>
            <w:noProof/>
            <w:rtl/>
          </w:rPr>
          <w:drawing>
            <wp:anchor distT="0" distB="0" distL="114300" distR="114300" simplePos="0" relativeHeight="251859456" behindDoc="0" locked="0" layoutInCell="1" allowOverlap="1" wp14:anchorId="61CC795E" wp14:editId="1F24AAAF">
              <wp:simplePos x="0" y="0"/>
              <wp:positionH relativeFrom="margin">
                <wp:posOffset>4300220</wp:posOffset>
              </wp:positionH>
              <wp:positionV relativeFrom="paragraph">
                <wp:posOffset>3450</wp:posOffset>
              </wp:positionV>
              <wp:extent cx="1891665" cy="1590040"/>
              <wp:effectExtent l="0" t="0" r="0" b="0"/>
              <wp:wrapNone/>
              <wp:docPr id="320" name="תמונה 3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835" b="34482"/>
                      <a:stretch/>
                    </pic:blipFill>
                    <pic:spPr bwMode="auto">
                      <a:xfrm>
                        <a:off x="0" y="0"/>
                        <a:ext cx="1891665" cy="159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707E3">
          <w:rPr>
            <w:rFonts w:asciiTheme="minorBidi" w:hAnsiTheme="minorBidi" w:hint="cs"/>
            <w:rtl/>
          </w:rPr>
          <w:t xml:space="preserve">  </w:t>
        </w:r>
      </w:ins>
    </w:p>
    <w:p w14:paraId="56F7C72B" w14:textId="77777777" w:rsidR="007F2F29" w:rsidRDefault="007F2F29" w:rsidP="007F2F29">
      <w:pPr>
        <w:pStyle w:val="a3"/>
        <w:bidi/>
        <w:rPr>
          <w:ins w:id="4901" w:author="Dalit Roth" w:date="2020-10-19T15:15:00Z"/>
          <w:rtl/>
        </w:rPr>
      </w:pPr>
      <w:ins w:id="4902" w:author="Dalit Roth" w:date="2020-10-19T15:15:00Z">
        <w:r w:rsidRPr="001F2DB1">
          <w:rPr>
            <w:noProof/>
            <w:rtl/>
          </w:rPr>
          <w:drawing>
            <wp:anchor distT="0" distB="0" distL="114300" distR="114300" simplePos="0" relativeHeight="251862528" behindDoc="0" locked="0" layoutInCell="1" allowOverlap="1" wp14:anchorId="7E74549B" wp14:editId="5CB4D171">
              <wp:simplePos x="0" y="0"/>
              <wp:positionH relativeFrom="column">
                <wp:posOffset>1008850</wp:posOffset>
              </wp:positionH>
              <wp:positionV relativeFrom="paragraph">
                <wp:posOffset>46824</wp:posOffset>
              </wp:positionV>
              <wp:extent cx="1454538" cy="1351722"/>
              <wp:effectExtent l="0" t="0" r="0" b="1270"/>
              <wp:wrapNone/>
              <wp:docPr id="321" name="תמונה 3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502" b="31492"/>
                      <a:stretch/>
                    </pic:blipFill>
                    <pic:spPr bwMode="auto">
                      <a:xfrm>
                        <a:off x="0" y="0"/>
                        <a:ext cx="1454538" cy="13517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AB055D">
          <w:rPr>
            <w:rFonts w:cs="Arial"/>
            <w:noProof/>
            <w:rtl/>
          </w:rPr>
          <w:drawing>
            <wp:anchor distT="0" distB="0" distL="114300" distR="114300" simplePos="0" relativeHeight="251857408" behindDoc="0" locked="0" layoutInCell="1" allowOverlap="1" wp14:anchorId="2F4AF8D2" wp14:editId="1FD3BC09">
              <wp:simplePos x="0" y="0"/>
              <wp:positionH relativeFrom="margin">
                <wp:posOffset>2599248</wp:posOffset>
              </wp:positionH>
              <wp:positionV relativeFrom="paragraph">
                <wp:posOffset>3506</wp:posOffset>
              </wp:positionV>
              <wp:extent cx="1700530" cy="1490345"/>
              <wp:effectExtent l="0" t="0" r="0" b="0"/>
              <wp:wrapNone/>
              <wp:docPr id="323" name="תמונה 3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997" b="33841"/>
                      <a:stretch/>
                    </pic:blipFill>
                    <pic:spPr bwMode="auto">
                      <a:xfrm>
                        <a:off x="0" y="0"/>
                        <a:ext cx="1700530" cy="1490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AA09AA7" w14:textId="77777777" w:rsidR="007F2F29" w:rsidRDefault="007F2F29" w:rsidP="007F2F29">
      <w:pPr>
        <w:pStyle w:val="a3"/>
        <w:bidi/>
        <w:rPr>
          <w:ins w:id="4903" w:author="Dalit Roth" w:date="2020-10-19T15:15:00Z"/>
          <w:rtl/>
        </w:rPr>
      </w:pPr>
    </w:p>
    <w:p w14:paraId="7E59F74B" w14:textId="77777777" w:rsidR="007F2F29" w:rsidRDefault="007F2F29" w:rsidP="007F2F29">
      <w:pPr>
        <w:pStyle w:val="a3"/>
        <w:bidi/>
        <w:rPr>
          <w:ins w:id="4904" w:author="Dalit Roth" w:date="2020-10-19T15:15:00Z"/>
          <w:rtl/>
        </w:rPr>
      </w:pPr>
    </w:p>
    <w:p w14:paraId="5C70F78C" w14:textId="77777777" w:rsidR="007F2F29" w:rsidRDefault="007F2F29" w:rsidP="007F2F29">
      <w:pPr>
        <w:pStyle w:val="a3"/>
        <w:bidi/>
        <w:rPr>
          <w:ins w:id="4905" w:author="Dalit Roth" w:date="2020-10-19T15:15:00Z"/>
          <w:rtl/>
        </w:rPr>
      </w:pPr>
    </w:p>
    <w:p w14:paraId="74D5A713" w14:textId="77777777" w:rsidR="007F2F29" w:rsidRDefault="007F2F29" w:rsidP="007F2F29">
      <w:pPr>
        <w:pStyle w:val="a3"/>
        <w:bidi/>
        <w:rPr>
          <w:ins w:id="4906" w:author="Dalit Roth" w:date="2020-10-19T15:15:00Z"/>
          <w:rtl/>
        </w:rPr>
      </w:pPr>
    </w:p>
    <w:p w14:paraId="43776F5A" w14:textId="77777777" w:rsidR="007F2F29" w:rsidRDefault="007F2F29" w:rsidP="007F2F29">
      <w:pPr>
        <w:pStyle w:val="a3"/>
        <w:bidi/>
        <w:rPr>
          <w:ins w:id="4907" w:author="Dalit Roth" w:date="2020-10-19T15:15:00Z"/>
          <w:rtl/>
        </w:rPr>
      </w:pPr>
    </w:p>
    <w:p w14:paraId="57F79574" w14:textId="77777777" w:rsidR="007F2F29" w:rsidRDefault="007F2F29" w:rsidP="007F2F29">
      <w:pPr>
        <w:pStyle w:val="a3"/>
        <w:bidi/>
        <w:rPr>
          <w:ins w:id="4908" w:author="Dalit Roth" w:date="2020-10-19T15:15:00Z"/>
          <w:rtl/>
        </w:rPr>
      </w:pPr>
    </w:p>
    <w:p w14:paraId="502D611A" w14:textId="77777777" w:rsidR="007F2F29" w:rsidRDefault="007F2F29" w:rsidP="007F2F29">
      <w:pPr>
        <w:pStyle w:val="a3"/>
        <w:bidi/>
        <w:rPr>
          <w:ins w:id="4909" w:author="Dalit Roth" w:date="2020-10-19T15:15:00Z"/>
          <w:rtl/>
        </w:rPr>
      </w:pPr>
      <w:ins w:id="4910" w:author="Dalit Roth" w:date="2020-10-19T15:15:00Z">
        <w:r w:rsidRPr="00AB055D">
          <w:rPr>
            <w:rFonts w:cs="Arial"/>
            <w:noProof/>
            <w:rtl/>
          </w:rPr>
          <w:drawing>
            <wp:anchor distT="0" distB="0" distL="114300" distR="114300" simplePos="0" relativeHeight="251858432" behindDoc="0" locked="0" layoutInCell="1" allowOverlap="1" wp14:anchorId="0FCDF6DD" wp14:editId="18E172E6">
              <wp:simplePos x="0" y="0"/>
              <wp:positionH relativeFrom="margin">
                <wp:posOffset>2547123</wp:posOffset>
              </wp:positionH>
              <wp:positionV relativeFrom="paragraph">
                <wp:posOffset>149335</wp:posOffset>
              </wp:positionV>
              <wp:extent cx="1720850" cy="1263015"/>
              <wp:effectExtent l="0" t="0" r="0" b="0"/>
              <wp:wrapNone/>
              <wp:docPr id="324" name="תמונה 3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134" b="45509"/>
                      <a:stretch/>
                    </pic:blipFill>
                    <pic:spPr bwMode="auto">
                      <a:xfrm>
                        <a:off x="0" y="0"/>
                        <a:ext cx="1720850" cy="1263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1F2DB1">
          <w:rPr>
            <w:noProof/>
            <w:rtl/>
          </w:rPr>
          <w:drawing>
            <wp:anchor distT="0" distB="0" distL="114300" distR="114300" simplePos="0" relativeHeight="251863552" behindDoc="0" locked="0" layoutInCell="1" allowOverlap="1" wp14:anchorId="4ABE6B47" wp14:editId="1C019BED">
              <wp:simplePos x="0" y="0"/>
              <wp:positionH relativeFrom="column">
                <wp:posOffset>1040075</wp:posOffset>
              </wp:positionH>
              <wp:positionV relativeFrom="paragraph">
                <wp:posOffset>164603</wp:posOffset>
              </wp:positionV>
              <wp:extent cx="1405898" cy="1339795"/>
              <wp:effectExtent l="0" t="0" r="3810" b="0"/>
              <wp:wrapNone/>
              <wp:docPr id="326" name="תמונה 3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268" b="33566"/>
                      <a:stretch/>
                    </pic:blipFill>
                    <pic:spPr bwMode="auto">
                      <a:xfrm>
                        <a:off x="0" y="0"/>
                        <a:ext cx="1405898" cy="133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7F2F3BD" w14:textId="77777777" w:rsidR="007F2F29" w:rsidRDefault="007F2F29" w:rsidP="007F2F29">
      <w:pPr>
        <w:pStyle w:val="a3"/>
        <w:bidi/>
        <w:rPr>
          <w:ins w:id="4911" w:author="Dalit Roth" w:date="2020-10-19T15:15:00Z"/>
          <w:rtl/>
        </w:rPr>
      </w:pPr>
    </w:p>
    <w:p w14:paraId="3E7D9CEF" w14:textId="77777777" w:rsidR="007F2F29" w:rsidRDefault="007F2F29" w:rsidP="007F2F29">
      <w:pPr>
        <w:pStyle w:val="a3"/>
        <w:tabs>
          <w:tab w:val="left" w:pos="6165"/>
        </w:tabs>
        <w:bidi/>
        <w:rPr>
          <w:ins w:id="4912" w:author="Dalit Roth" w:date="2020-10-19T15:15:00Z"/>
          <w:rtl/>
        </w:rPr>
      </w:pPr>
      <w:ins w:id="4913" w:author="Dalit Roth" w:date="2020-10-19T15:15:00Z">
        <w:r>
          <w:rPr>
            <w:rtl/>
          </w:rPr>
          <w:tab/>
        </w:r>
      </w:ins>
    </w:p>
    <w:p w14:paraId="73FA5FA7" w14:textId="77777777" w:rsidR="007F2F29" w:rsidRDefault="007F2F29" w:rsidP="007F2F29">
      <w:pPr>
        <w:pStyle w:val="a3"/>
        <w:bidi/>
        <w:rPr>
          <w:ins w:id="4914" w:author="Dalit Roth" w:date="2020-10-19T15:15:00Z"/>
          <w:rtl/>
        </w:rPr>
      </w:pPr>
    </w:p>
    <w:p w14:paraId="673479E9" w14:textId="77777777" w:rsidR="007F2F29" w:rsidRDefault="007F2F29" w:rsidP="007F2F29">
      <w:pPr>
        <w:pStyle w:val="a3"/>
        <w:bidi/>
        <w:rPr>
          <w:ins w:id="4915" w:author="Dalit Roth" w:date="2020-10-19T15:15:00Z"/>
          <w:rtl/>
        </w:rPr>
      </w:pPr>
    </w:p>
    <w:p w14:paraId="6335BD61" w14:textId="77777777" w:rsidR="007F2F29" w:rsidRDefault="007F2F29" w:rsidP="007F2F29">
      <w:pPr>
        <w:pStyle w:val="a3"/>
        <w:bidi/>
        <w:rPr>
          <w:ins w:id="4916" w:author="Dalit Roth" w:date="2020-10-19T15:15:00Z"/>
          <w:rFonts w:hint="cs"/>
          <w:rtl/>
        </w:rPr>
      </w:pPr>
    </w:p>
    <w:p w14:paraId="1FAF14FF" w14:textId="77777777" w:rsidR="007F2F29" w:rsidRDefault="007F2F29" w:rsidP="007F2F29">
      <w:pPr>
        <w:pStyle w:val="a3"/>
        <w:bidi/>
        <w:rPr>
          <w:ins w:id="4917" w:author="Dalit Roth" w:date="2020-10-19T15:15:00Z"/>
          <w:rtl/>
        </w:rPr>
      </w:pPr>
    </w:p>
    <w:p w14:paraId="1AC53D8D" w14:textId="77777777" w:rsidR="007F2F29" w:rsidRDefault="007F2F29" w:rsidP="007F2F29">
      <w:pPr>
        <w:pStyle w:val="a3"/>
        <w:bidi/>
        <w:rPr>
          <w:ins w:id="4918" w:author="Dalit Roth" w:date="2020-10-19T15:15:00Z"/>
          <w:rtl/>
        </w:rPr>
      </w:pPr>
    </w:p>
    <w:p w14:paraId="1BD70592" w14:textId="77777777" w:rsidR="007F2F29" w:rsidRDefault="007F2F29" w:rsidP="007F2F29">
      <w:pPr>
        <w:pStyle w:val="a3"/>
        <w:bidi/>
        <w:rPr>
          <w:ins w:id="4919" w:author="Dalit Roth" w:date="2020-10-19T15:15:00Z"/>
          <w:rtl/>
        </w:rPr>
      </w:pPr>
      <w:ins w:id="4920" w:author="Dalit Roth" w:date="2020-10-19T15:15:00Z">
        <w:r w:rsidRPr="005513BF">
          <w:rPr>
            <w:rFonts w:hint="cs"/>
            <w:noProof/>
            <w:rtl/>
          </w:rPr>
          <w:drawing>
            <wp:anchor distT="0" distB="0" distL="114300" distR="114300" simplePos="0" relativeHeight="251860480" behindDoc="0" locked="0" layoutInCell="1" allowOverlap="1" wp14:anchorId="07D68EE0" wp14:editId="04C799AF">
              <wp:simplePos x="0" y="0"/>
              <wp:positionH relativeFrom="column">
                <wp:posOffset>2752559</wp:posOffset>
              </wp:positionH>
              <wp:positionV relativeFrom="paragraph">
                <wp:posOffset>2540</wp:posOffset>
              </wp:positionV>
              <wp:extent cx="1375134" cy="1340120"/>
              <wp:effectExtent l="0" t="0" r="0" b="0"/>
              <wp:wrapNone/>
              <wp:docPr id="328" name="תמונה 3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874" b="32691"/>
                      <a:stretch/>
                    </pic:blipFill>
                    <pic:spPr bwMode="auto">
                      <a:xfrm>
                        <a:off x="0" y="0"/>
                        <a:ext cx="1375134" cy="1340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1F2DB1">
          <w:rPr>
            <w:noProof/>
            <w:rtl/>
          </w:rPr>
          <w:drawing>
            <wp:anchor distT="0" distB="0" distL="114300" distR="114300" simplePos="0" relativeHeight="251861504" behindDoc="0" locked="0" layoutInCell="1" allowOverlap="1" wp14:anchorId="56F88A8B" wp14:editId="785F8618">
              <wp:simplePos x="0" y="0"/>
              <wp:positionH relativeFrom="column">
                <wp:posOffset>1080251</wp:posOffset>
              </wp:positionH>
              <wp:positionV relativeFrom="paragraph">
                <wp:posOffset>3009</wp:posOffset>
              </wp:positionV>
              <wp:extent cx="1423139" cy="1339795"/>
              <wp:effectExtent l="0" t="0" r="5715" b="0"/>
              <wp:wrapNone/>
              <wp:docPr id="332" name="תמונה 3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783" b="31891"/>
                      <a:stretch/>
                    </pic:blipFill>
                    <pic:spPr bwMode="auto">
                      <a:xfrm>
                        <a:off x="0" y="0"/>
                        <a:ext cx="1425118" cy="1341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22FD601F" w14:textId="77777777" w:rsidR="007F2F29" w:rsidRDefault="007F2F29" w:rsidP="007F2F29">
      <w:pPr>
        <w:pStyle w:val="a3"/>
        <w:bidi/>
        <w:rPr>
          <w:ins w:id="4921" w:author="Dalit Roth" w:date="2020-10-19T15:15:00Z"/>
          <w:rtl/>
        </w:rPr>
      </w:pPr>
    </w:p>
    <w:p w14:paraId="6D5D53EF" w14:textId="77777777" w:rsidR="007F2F29" w:rsidRDefault="007F2F29" w:rsidP="007F2F29">
      <w:pPr>
        <w:pStyle w:val="a3"/>
        <w:bidi/>
        <w:rPr>
          <w:ins w:id="4922" w:author="Dalit Roth" w:date="2020-10-19T15:15:00Z"/>
          <w:rtl/>
        </w:rPr>
      </w:pPr>
    </w:p>
    <w:p w14:paraId="3069ED63" w14:textId="77777777" w:rsidR="007F2F29" w:rsidRDefault="007F2F29" w:rsidP="007F2F29">
      <w:pPr>
        <w:pStyle w:val="a3"/>
        <w:bidi/>
        <w:rPr>
          <w:ins w:id="4923" w:author="Dalit Roth" w:date="2020-10-19T15:15:00Z"/>
          <w:rtl/>
        </w:rPr>
      </w:pPr>
    </w:p>
    <w:p w14:paraId="6AC4C8A7" w14:textId="77777777" w:rsidR="007F2F29" w:rsidRDefault="007F2F29" w:rsidP="007F2F29">
      <w:pPr>
        <w:pStyle w:val="a3"/>
        <w:bidi/>
        <w:rPr>
          <w:ins w:id="4924" w:author="Dalit Roth" w:date="2020-10-19T15:15:00Z"/>
          <w:rtl/>
        </w:rPr>
      </w:pPr>
    </w:p>
    <w:p w14:paraId="1A5298C5" w14:textId="77777777" w:rsidR="007F2F29" w:rsidRDefault="007F2F29" w:rsidP="007F2F29">
      <w:pPr>
        <w:pStyle w:val="a3"/>
        <w:bidi/>
        <w:rPr>
          <w:ins w:id="4925" w:author="Dalit Roth" w:date="2020-10-19T15:15:00Z"/>
          <w:rtl/>
        </w:rPr>
      </w:pPr>
    </w:p>
    <w:p w14:paraId="6DBB78D5" w14:textId="77777777" w:rsidR="007F2F29" w:rsidRDefault="007F2F29" w:rsidP="007F2F29">
      <w:pPr>
        <w:pStyle w:val="a3"/>
        <w:bidi/>
        <w:rPr>
          <w:ins w:id="4926" w:author="Dalit Roth" w:date="2020-10-19T15:15:00Z"/>
          <w:rtl/>
        </w:rPr>
      </w:pPr>
    </w:p>
    <w:p w14:paraId="4C177738" w14:textId="77777777" w:rsidR="007F2F29" w:rsidRDefault="007F2F29" w:rsidP="007F2F29">
      <w:pPr>
        <w:pStyle w:val="a3"/>
        <w:bidi/>
        <w:rPr>
          <w:ins w:id="4927" w:author="Dalit Roth" w:date="2020-10-19T15:15:00Z"/>
          <w:rtl/>
        </w:rPr>
      </w:pPr>
    </w:p>
    <w:p w14:paraId="3B45724A" w14:textId="77777777" w:rsidR="007F2F29" w:rsidRDefault="007F2F29" w:rsidP="007F2F29">
      <w:pPr>
        <w:bidi/>
        <w:spacing w:line="276" w:lineRule="auto"/>
        <w:rPr>
          <w:ins w:id="4928" w:author="Dalit Roth" w:date="2020-10-19T15:15:00Z"/>
          <w:rFonts w:asciiTheme="minorBidi" w:hAnsiTheme="minorBidi" w:cstheme="minorBidi"/>
        </w:rPr>
      </w:pPr>
    </w:p>
    <w:p w14:paraId="723E5DA4" w14:textId="77777777" w:rsidR="007F2F29" w:rsidRDefault="007F2F29" w:rsidP="007F2F29">
      <w:pPr>
        <w:bidi/>
        <w:spacing w:line="276" w:lineRule="auto"/>
        <w:rPr>
          <w:ins w:id="4929" w:author="Dalit Roth" w:date="2020-10-19T15:15:00Z"/>
          <w:rFonts w:asciiTheme="minorBidi" w:hAnsiTheme="minorBidi" w:cstheme="minorBidi"/>
          <w:noProof/>
          <w:rtl/>
        </w:rPr>
      </w:pPr>
      <w:ins w:id="4930" w:author="Dalit Roth" w:date="2020-10-19T15:15:00Z">
        <w:r w:rsidRPr="00C33D60">
          <w:rPr>
            <w:rFonts w:asciiTheme="minorBidi" w:hAnsiTheme="minorBidi" w:cstheme="minorBidi"/>
            <w:rtl/>
          </w:rPr>
          <w:t xml:space="preserve">  </w:t>
        </w:r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7F2F29" w:rsidRPr="00022DCD" w14:paraId="19544FD5" w14:textId="77777777" w:rsidTr="00E91B4A">
        <w:trPr>
          <w:trHeight w:val="290"/>
          <w:ins w:id="4931" w:author="Dalit Roth" w:date="2020-10-19T15:15:00Z"/>
        </w:trPr>
        <w:tc>
          <w:tcPr>
            <w:tcW w:w="2065" w:type="dxa"/>
            <w:shd w:val="clear" w:color="auto" w:fill="auto"/>
            <w:noWrap/>
            <w:vAlign w:val="bottom"/>
          </w:tcPr>
          <w:p w14:paraId="5D9B57D5" w14:textId="77777777" w:rsidR="007F2F29" w:rsidRPr="001F2DB1" w:rsidRDefault="007F2F29" w:rsidP="00E91B4A">
            <w:pPr>
              <w:pStyle w:val="HTML"/>
              <w:shd w:val="clear" w:color="auto" w:fill="FFFFFF"/>
              <w:wordWrap w:val="0"/>
              <w:rPr>
                <w:ins w:id="4932" w:author="Dalit Roth" w:date="2020-10-19T15:15:00Z"/>
                <w:rFonts w:ascii="Lucida Console" w:hAnsi="Lucida Console"/>
                <w:color w:val="000000"/>
                <w:rtl/>
              </w:rPr>
            </w:pPr>
            <w:ins w:id="4933" w:author="Dalit Roth" w:date="2020-10-19T15:15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022DCD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0.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1F2DB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334918 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B857EF1" w14:textId="77777777" w:rsidR="007F2F29" w:rsidRPr="001F2DB1" w:rsidRDefault="007F2F29" w:rsidP="00E91B4A">
            <w:pPr>
              <w:pStyle w:val="HTML"/>
              <w:shd w:val="clear" w:color="auto" w:fill="FFFFFF"/>
              <w:wordWrap w:val="0"/>
              <w:rPr>
                <w:ins w:id="4934" w:author="Dalit Roth" w:date="2020-10-19T15:15:00Z"/>
                <w:rFonts w:ascii="Lucida Console" w:hAnsi="Lucida Console"/>
                <w:color w:val="000000"/>
                <w:rtl/>
              </w:rPr>
            </w:pPr>
            <w:ins w:id="4935" w:author="Dalit Roth" w:date="2020-10-19T15:15:00Z">
              <w:r w:rsidRPr="00022DCD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1F2DB1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2927507289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B63A0FE" w14:textId="77777777" w:rsidR="007F2F29" w:rsidRPr="00022DCD" w:rsidRDefault="007F2F2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4936" w:author="Dalit Roth" w:date="2020-10-19T15:15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937" w:author="Dalit Roth" w:date="2020-10-19T15:15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8240803" w14:textId="77777777" w:rsidR="007F2F29" w:rsidRPr="00022DCD" w:rsidRDefault="007F2F29" w:rsidP="00E91B4A">
            <w:pPr>
              <w:spacing w:line="276" w:lineRule="auto"/>
              <w:jc w:val="center"/>
              <w:rPr>
                <w:ins w:id="4938" w:author="Dalit Roth" w:date="2020-10-19T15:15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939" w:author="Dalit Roth" w:date="2020-10-19T15:15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7F2F29" w:rsidRPr="00022DCD" w14:paraId="239D3F7E" w14:textId="77777777" w:rsidTr="00E91B4A">
        <w:trPr>
          <w:trHeight w:val="290"/>
          <w:ins w:id="4940" w:author="Dalit Roth" w:date="2020-10-19T15:15:00Z"/>
        </w:trPr>
        <w:tc>
          <w:tcPr>
            <w:tcW w:w="2065" w:type="dxa"/>
            <w:shd w:val="clear" w:color="auto" w:fill="auto"/>
            <w:noWrap/>
            <w:vAlign w:val="bottom"/>
          </w:tcPr>
          <w:p w14:paraId="528751DB" w14:textId="77777777" w:rsidR="007F2F29" w:rsidRPr="008C7788" w:rsidRDefault="007F2F29" w:rsidP="00E91B4A">
            <w:pPr>
              <w:pStyle w:val="HTML"/>
              <w:shd w:val="clear" w:color="auto" w:fill="FFFFFF"/>
              <w:wordWrap w:val="0"/>
              <w:rPr>
                <w:ins w:id="4941" w:author="Dalit Roth" w:date="2020-10-19T15:15:00Z"/>
                <w:rFonts w:ascii="Lucida Console" w:hAnsi="Lucida Console"/>
                <w:color w:val="000000"/>
                <w:bdr w:val="none" w:sz="0" w:space="0" w:color="auto" w:frame="1"/>
              </w:rPr>
            </w:pPr>
            <w:ins w:id="4942" w:author="Dalit Roth" w:date="2020-10-19T15:15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022DCD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 w:rsidRPr="008C7788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0.2057559 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C5C103B" w14:textId="77777777" w:rsidR="007F2F29" w:rsidRPr="008C7788" w:rsidRDefault="007F2F29" w:rsidP="00E91B4A">
            <w:pPr>
              <w:pStyle w:val="HTML"/>
              <w:shd w:val="clear" w:color="auto" w:fill="FFFFFF"/>
              <w:wordWrap w:val="0"/>
              <w:rPr>
                <w:ins w:id="4943" w:author="Dalit Roth" w:date="2020-10-19T15:15:00Z"/>
                <w:rFonts w:ascii="Lucida Console" w:hAnsi="Lucida Console"/>
                <w:color w:val="000000"/>
                <w:rtl/>
              </w:rPr>
            </w:pPr>
            <w:ins w:id="4944" w:author="Dalit Roth" w:date="2020-10-19T15:15:00Z">
              <w:r w:rsidRPr="00022DCD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8C7788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2262769066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2E780D2" w14:textId="77777777" w:rsidR="007F2F29" w:rsidRPr="00022DCD" w:rsidRDefault="007F2F29" w:rsidP="00E91B4A">
            <w:pPr>
              <w:spacing w:line="276" w:lineRule="auto"/>
              <w:jc w:val="center"/>
              <w:rPr>
                <w:ins w:id="4945" w:author="Dalit Roth" w:date="2020-10-19T15:15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946" w:author="Dalit Roth" w:date="2020-10-19T15:15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645ECE0" w14:textId="77777777" w:rsidR="007F2F29" w:rsidRPr="00022DCD" w:rsidRDefault="007F2F29" w:rsidP="00E91B4A">
            <w:pPr>
              <w:spacing w:line="276" w:lineRule="auto"/>
              <w:jc w:val="center"/>
              <w:rPr>
                <w:ins w:id="4947" w:author="Dalit Roth" w:date="2020-10-19T15:15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4948" w:author="Dalit Roth" w:date="2020-10-19T15:15:00Z">
              <w:r w:rsidRPr="00022DCD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629990C0" w14:textId="77777777" w:rsidR="007F2F29" w:rsidRDefault="007F2F29" w:rsidP="007F2F29">
      <w:pPr>
        <w:pStyle w:val="a3"/>
        <w:bidi/>
        <w:rPr>
          <w:ins w:id="4949" w:author="Dalit Roth" w:date="2020-10-19T15:15:00Z"/>
          <w:rtl/>
        </w:rPr>
      </w:pPr>
    </w:p>
    <w:p w14:paraId="3852F6A2" w14:textId="77777777" w:rsidR="007F2F29" w:rsidRDefault="007F2F29" w:rsidP="007F2F29">
      <w:pPr>
        <w:bidi/>
        <w:spacing w:line="276" w:lineRule="auto"/>
        <w:ind w:left="26"/>
        <w:rPr>
          <w:ins w:id="4950" w:author="Dalit Roth" w:date="2020-10-19T15:15:00Z"/>
          <w:rFonts w:asciiTheme="minorBidi" w:hAnsiTheme="minorBidi" w:cstheme="minorBidi" w:hint="cs"/>
          <w:u w:val="single"/>
        </w:rPr>
      </w:pPr>
      <w:ins w:id="4951" w:author="Dalit Roth" w:date="2020-10-19T15:15:00Z">
        <w:r w:rsidRPr="002932C8">
          <w:rPr>
            <w:rFonts w:asciiTheme="minorBidi" w:hAnsiTheme="minorBidi" w:cstheme="minorBidi" w:hint="cs"/>
            <w:highlight w:val="yellow"/>
            <w:u w:val="single"/>
            <w:rtl/>
          </w:rPr>
          <w:t xml:space="preserve">הטיפול ב </w:t>
        </w:r>
        <w:r w:rsidRPr="002932C8">
          <w:rPr>
            <w:rFonts w:asciiTheme="minorBidi" w:hAnsiTheme="minorBidi" w:cstheme="minorBidi" w:hint="cs"/>
            <w:highlight w:val="yellow"/>
            <w:u w:val="single"/>
          </w:rPr>
          <w:t>NA</w:t>
        </w:r>
        <w:r w:rsidRPr="002932C8">
          <w:rPr>
            <w:rFonts w:asciiTheme="minorBidi" w:hAnsiTheme="minorBidi" w:cstheme="minorBidi" w:hint="cs"/>
            <w:highlight w:val="yellow"/>
            <w:u w:val="single"/>
            <w:rtl/>
          </w:rPr>
          <w:t xml:space="preserve">, הוריד מאד את </w:t>
        </w:r>
        <w:proofErr w:type="spellStart"/>
        <w:r w:rsidRPr="002932C8">
          <w:rPr>
            <w:rFonts w:asciiTheme="minorBidi" w:hAnsiTheme="minorBidi" w:cstheme="minorBidi" w:hint="cs"/>
            <w:highlight w:val="yellow"/>
            <w:u w:val="single"/>
            <w:rtl/>
          </w:rPr>
          <w:t>הקורולציה</w:t>
        </w:r>
        <w:proofErr w:type="spellEnd"/>
        <w:r>
          <w:rPr>
            <w:rFonts w:asciiTheme="minorBidi" w:hAnsiTheme="minorBidi" w:cstheme="minorBidi" w:hint="cs"/>
            <w:u w:val="single"/>
            <w:rtl/>
          </w:rPr>
          <w:t xml:space="preserve"> </w:t>
        </w:r>
      </w:ins>
    </w:p>
    <w:p w14:paraId="7F2A3B3E" w14:textId="122FA413" w:rsidR="00774CEC" w:rsidRPr="007F2F29" w:rsidRDefault="00774CEC" w:rsidP="00774CEC">
      <w:pPr>
        <w:bidi/>
        <w:ind w:left="360"/>
        <w:rPr>
          <w:rFonts w:asciiTheme="minorBidi" w:hAnsiTheme="minorBidi"/>
          <w:rtl/>
          <w:rPrChange w:id="4952" w:author="Dalit Roth" w:date="2020-10-19T15:15:00Z">
            <w:rPr>
              <w:rFonts w:asciiTheme="minorBidi" w:hAnsiTheme="minorBidi"/>
              <w:rtl/>
            </w:rPr>
          </w:rPrChange>
        </w:rPr>
      </w:pPr>
    </w:p>
    <w:p w14:paraId="48B62BC4" w14:textId="77777777" w:rsidR="00774CEC" w:rsidRPr="003707E3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8384" w:type="dxa"/>
        <w:tblLook w:val="04A0" w:firstRow="1" w:lastRow="0" w:firstColumn="1" w:lastColumn="0" w:noHBand="0" w:noVBand="1"/>
        <w:tblPrChange w:id="4953" w:author="Dalit Roth" w:date="2020-10-19T15:15:00Z">
          <w:tblPr>
            <w:tblW w:w="8005" w:type="dxa"/>
            <w:tblLook w:val="04A0" w:firstRow="1" w:lastRow="0" w:firstColumn="1" w:lastColumn="0" w:noHBand="0" w:noVBand="1"/>
          </w:tblPr>
        </w:tblPrChange>
      </w:tblPr>
      <w:tblGrid>
        <w:gridCol w:w="1080"/>
        <w:gridCol w:w="1080"/>
        <w:gridCol w:w="1088"/>
        <w:gridCol w:w="1265"/>
        <w:gridCol w:w="1266"/>
        <w:gridCol w:w="1435"/>
        <w:gridCol w:w="1170"/>
        <w:tblGridChange w:id="4954">
          <w:tblGrid>
            <w:gridCol w:w="1080"/>
            <w:gridCol w:w="1080"/>
            <w:gridCol w:w="1088"/>
            <w:gridCol w:w="1265"/>
            <w:gridCol w:w="1266"/>
            <w:gridCol w:w="1435"/>
            <w:gridCol w:w="1170"/>
          </w:tblGrid>
        </w:tblGridChange>
      </w:tblGrid>
      <w:tr w:rsidR="003707E3" w:rsidRPr="00836975" w:rsidDel="007F2F29" w14:paraId="2E6E026A" w14:textId="3AEB825D" w:rsidTr="007F2F29">
        <w:trPr>
          <w:trHeight w:val="260"/>
          <w:del w:id="4955" w:author="Dalit Roth" w:date="2020-10-19T15:15:00Z"/>
          <w:trPrChange w:id="4956" w:author="Dalit Roth" w:date="2020-10-19T15:15:00Z">
            <w:trPr>
              <w:trHeight w:val="260"/>
            </w:trPr>
          </w:trPrChange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4957" w:author="Dalit Roth" w:date="2020-10-19T15:15:00Z">
              <w:tcPr>
                <w:tcW w:w="10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35DA2A73" w14:textId="01D84B18" w:rsidR="003707E3" w:rsidRPr="003707E3" w:rsidDel="007F2F29" w:rsidRDefault="003707E3" w:rsidP="003707E3">
            <w:pPr>
              <w:ind w:left="360"/>
              <w:jc w:val="center"/>
              <w:rPr>
                <w:del w:id="4958" w:author="Dalit Roth" w:date="2020-10-19T15:15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959" w:author="Dalit Roth" w:date="2020-10-19T15:15:00Z">
              <w:r w:rsidRPr="003707E3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4960" w:author="Dalit Roth" w:date="2020-10-19T15:15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0D9B5D50" w14:textId="7442DA46" w:rsidR="003707E3" w:rsidRPr="003707E3" w:rsidDel="007F2F29" w:rsidRDefault="003707E3" w:rsidP="003707E3">
            <w:pPr>
              <w:ind w:left="360"/>
              <w:jc w:val="center"/>
              <w:rPr>
                <w:del w:id="4961" w:author="Dalit Roth" w:date="2020-10-19T15:15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962" w:author="Dalit Roth" w:date="2020-10-19T15:15:00Z">
              <w:r w:rsidRPr="003707E3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4963" w:author="Dalit Roth" w:date="2020-10-19T15:15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1C57903E" w14:textId="7935B07D" w:rsidR="003707E3" w:rsidRPr="003707E3" w:rsidDel="007F2F29" w:rsidRDefault="003707E3" w:rsidP="003707E3">
            <w:pPr>
              <w:ind w:left="360"/>
              <w:jc w:val="center"/>
              <w:rPr>
                <w:del w:id="4964" w:author="Dalit Roth" w:date="2020-10-19T15:15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965" w:author="Dalit Roth" w:date="2020-10-19T15:15:00Z">
              <w:r w:rsidRPr="003707E3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4966" w:author="Dalit Roth" w:date="2020-10-19T15:15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66456D9E" w14:textId="4A422F3F" w:rsidR="003707E3" w:rsidRPr="003707E3" w:rsidDel="007F2F29" w:rsidRDefault="003707E3" w:rsidP="003707E3">
            <w:pPr>
              <w:ind w:left="360"/>
              <w:jc w:val="center"/>
              <w:rPr>
                <w:del w:id="4967" w:author="Dalit Roth" w:date="2020-10-19T15:15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968" w:author="Dalit Roth" w:date="2020-10-19T15:15:00Z">
              <w:r w:rsidRPr="003707E3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4969" w:author="Dalit Roth" w:date="2020-10-19T15:15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108B3119" w14:textId="7D5D54F0" w:rsidR="003707E3" w:rsidRPr="003707E3" w:rsidDel="007F2F29" w:rsidRDefault="003707E3" w:rsidP="003707E3">
            <w:pPr>
              <w:ind w:left="360"/>
              <w:jc w:val="center"/>
              <w:rPr>
                <w:del w:id="4970" w:author="Dalit Roth" w:date="2020-10-19T15:15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971" w:author="Dalit Roth" w:date="2020-10-19T15:15:00Z">
              <w:r w:rsidRPr="003707E3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4972" w:author="Dalit Roth" w:date="2020-10-19T15:15:00Z">
              <w:tcPr>
                <w:tcW w:w="143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46E758BC" w14:textId="3F7638B2" w:rsidR="003707E3" w:rsidRPr="003707E3" w:rsidDel="007F2F29" w:rsidRDefault="003707E3" w:rsidP="003707E3">
            <w:pPr>
              <w:ind w:left="360"/>
              <w:jc w:val="center"/>
              <w:rPr>
                <w:del w:id="4973" w:author="Dalit Roth" w:date="2020-10-19T15:15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974" w:author="Dalit Roth" w:date="2020-10-19T15:15:00Z">
              <w:r w:rsidRPr="003707E3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4975" w:author="Dalit Roth" w:date="2020-10-19T15:15:00Z">
              <w:tcPr>
                <w:tcW w:w="117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3443F72B" w14:textId="3ADFE89C" w:rsidR="003707E3" w:rsidRPr="003707E3" w:rsidDel="007F2F29" w:rsidRDefault="003707E3" w:rsidP="003707E3">
            <w:pPr>
              <w:ind w:left="360"/>
              <w:jc w:val="center"/>
              <w:rPr>
                <w:del w:id="4976" w:author="Dalit Roth" w:date="2020-10-19T15:15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4977" w:author="Dalit Roth" w:date="2020-10-19T15:15:00Z">
              <w:r w:rsidRPr="003707E3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3707E3" w:rsidRPr="00836975" w:rsidDel="007F2F29" w14:paraId="5DD5B7C4" w14:textId="514F55A7" w:rsidTr="007F2F29">
        <w:trPr>
          <w:trHeight w:val="290"/>
          <w:del w:id="4978" w:author="Dalit Roth" w:date="2020-10-19T15:15:00Z"/>
          <w:trPrChange w:id="4979" w:author="Dalit Roth" w:date="2020-10-19T15:15:00Z">
            <w:trPr>
              <w:trHeight w:val="290"/>
            </w:trPr>
          </w:trPrChange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4980" w:author="Dalit Roth" w:date="2020-10-19T15:15:00Z">
              <w:tcPr>
                <w:tcW w:w="108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D5F7586" w14:textId="0A48E8F4" w:rsidR="003707E3" w:rsidRPr="003707E3" w:rsidDel="007F2F29" w:rsidRDefault="003707E3" w:rsidP="003707E3">
            <w:pPr>
              <w:ind w:left="360"/>
              <w:jc w:val="center"/>
              <w:rPr>
                <w:del w:id="4981" w:author="Dalit Roth" w:date="2020-10-19T15:15:00Z"/>
                <w:rFonts w:ascii="Calibri" w:hAnsi="Calibri" w:cs="Calibri"/>
                <w:color w:val="000000"/>
              </w:rPr>
            </w:pPr>
            <w:del w:id="4982" w:author="Dalit Roth" w:date="2020-10-19T15:15:00Z">
              <w:r w:rsidRPr="003707E3"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4983" w:author="Dalit Roth" w:date="2020-10-19T15:15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22C676D" w14:textId="48BDC1C8" w:rsidR="003707E3" w:rsidRPr="003707E3" w:rsidDel="007F2F29" w:rsidRDefault="003707E3" w:rsidP="003707E3">
            <w:pPr>
              <w:ind w:left="360"/>
              <w:jc w:val="center"/>
              <w:rPr>
                <w:del w:id="4984" w:author="Dalit Roth" w:date="2020-10-19T15:15:00Z"/>
                <w:rFonts w:ascii="Calibri" w:hAnsi="Calibri" w:cs="Calibri"/>
                <w:color w:val="000000"/>
              </w:rPr>
            </w:pPr>
            <w:del w:id="4985" w:author="Dalit Roth" w:date="2020-10-19T15:15:00Z">
              <w:r w:rsidRPr="003707E3"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33</w:delText>
              </w:r>
            </w:del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4986" w:author="Dalit Roth" w:date="2020-10-19T15:15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C88A0F4" w14:textId="060F06F0" w:rsidR="003707E3" w:rsidRPr="003707E3" w:rsidDel="007F2F29" w:rsidRDefault="003707E3" w:rsidP="003707E3">
            <w:pPr>
              <w:ind w:left="360"/>
              <w:jc w:val="center"/>
              <w:rPr>
                <w:del w:id="4987" w:author="Dalit Roth" w:date="2020-10-19T15:15:00Z"/>
                <w:rFonts w:ascii="Calibri" w:hAnsi="Calibri" w:cs="Calibri"/>
                <w:color w:val="000000"/>
              </w:rPr>
            </w:pPr>
            <w:del w:id="4988" w:author="Dalit Roth" w:date="2020-10-19T15:15:00Z">
              <w:r w:rsidRPr="003707E3"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2.074</w:delText>
              </w:r>
            </w:del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4989" w:author="Dalit Roth" w:date="2020-10-19T15:15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093A11D" w14:textId="067DD820" w:rsidR="003707E3" w:rsidRPr="003707E3" w:rsidDel="007F2F29" w:rsidRDefault="003707E3" w:rsidP="003707E3">
            <w:pPr>
              <w:ind w:left="360"/>
              <w:jc w:val="center"/>
              <w:rPr>
                <w:del w:id="4990" w:author="Dalit Roth" w:date="2020-10-19T15:15:00Z"/>
                <w:rFonts w:ascii="Calibri" w:hAnsi="Calibri" w:cs="Calibri"/>
                <w:color w:val="000000"/>
              </w:rPr>
            </w:pPr>
            <w:del w:id="4991" w:author="Dalit Roth" w:date="2020-10-19T15:15:00Z">
              <w:r w:rsidRPr="003707E3"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1</w:delText>
              </w:r>
            </w:del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4992" w:author="Dalit Roth" w:date="2020-10-19T15:15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A987B4D" w14:textId="24D8FDD9" w:rsidR="003707E3" w:rsidRPr="003707E3" w:rsidDel="007F2F29" w:rsidRDefault="003707E3" w:rsidP="003707E3">
            <w:pPr>
              <w:ind w:left="360"/>
              <w:jc w:val="center"/>
              <w:rPr>
                <w:del w:id="4993" w:author="Dalit Roth" w:date="2020-10-19T15:15:00Z"/>
                <w:rFonts w:ascii="Calibri" w:hAnsi="Calibri" w:cs="Calibri"/>
                <w:color w:val="00000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4994" w:author="Dalit Roth" w:date="2020-10-19T15:15:00Z">
              <w:tcPr>
                <w:tcW w:w="143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6BF016F" w14:textId="15C3FC73" w:rsidR="003707E3" w:rsidRPr="003707E3" w:rsidDel="007F2F29" w:rsidRDefault="003707E3" w:rsidP="003707E3">
            <w:pPr>
              <w:ind w:left="360"/>
              <w:jc w:val="center"/>
              <w:rPr>
                <w:del w:id="4995" w:author="Dalit Roth" w:date="2020-10-19T15:15:00Z"/>
                <w:rFonts w:ascii="Calibri" w:hAnsi="Calibri" w:cs="Calibri"/>
                <w:color w:val="000000"/>
              </w:rPr>
            </w:pPr>
            <w:del w:id="4996" w:author="Dalit Roth" w:date="2020-10-19T15:15:00Z">
              <w:r w:rsidRPr="003707E3"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4997" w:author="Dalit Roth" w:date="2020-10-19T15:15:00Z">
              <w:tcPr>
                <w:tcW w:w="117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8A6B0B3" w14:textId="35AD3823" w:rsidR="003707E3" w:rsidRPr="003707E3" w:rsidDel="007F2F29" w:rsidRDefault="003707E3" w:rsidP="003707E3">
            <w:pPr>
              <w:ind w:left="360"/>
              <w:jc w:val="center"/>
              <w:rPr>
                <w:del w:id="4998" w:author="Dalit Roth" w:date="2020-10-19T15:15:00Z"/>
                <w:rFonts w:ascii="Calibri" w:hAnsi="Calibri" w:cs="Calibri"/>
                <w:color w:val="000000"/>
              </w:rPr>
            </w:pPr>
            <w:del w:id="4999" w:author="Dalit Roth" w:date="2020-10-19T15:15:00Z">
              <w:r w:rsidRPr="003707E3"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2</w:delText>
              </w:r>
            </w:del>
          </w:p>
        </w:tc>
      </w:tr>
    </w:tbl>
    <w:p w14:paraId="6AF7B3E4" w14:textId="6E80439E" w:rsidR="003707E3" w:rsidRPr="003707E3" w:rsidDel="007F2F29" w:rsidRDefault="003707E3" w:rsidP="003707E3">
      <w:pPr>
        <w:bidi/>
        <w:ind w:left="360"/>
        <w:rPr>
          <w:del w:id="5000" w:author="Dalit Roth" w:date="2020-10-19T15:15:00Z"/>
          <w:rFonts w:asciiTheme="minorBidi" w:hAnsiTheme="minorBidi"/>
          <w:rtl/>
        </w:rPr>
      </w:pPr>
      <w:del w:id="5001" w:author="Dalit Roth" w:date="2020-10-19T15:15:00Z">
        <w:r w:rsidRPr="003707E3" w:rsidDel="007F2F29">
          <w:rPr>
            <w:rFonts w:asciiTheme="minorBidi" w:hAnsiTheme="minorBidi" w:hint="cs"/>
            <w:rtl/>
          </w:rPr>
          <w:delText>כמות ערכים חריגים: 983</w:delText>
        </w:r>
      </w:del>
    </w:p>
    <w:p w14:paraId="3BBD1BED" w14:textId="5E3B50B4" w:rsidR="003707E3" w:rsidRPr="003707E3" w:rsidDel="007F2F29" w:rsidRDefault="003707E3" w:rsidP="003707E3">
      <w:pPr>
        <w:bidi/>
        <w:ind w:left="360"/>
        <w:rPr>
          <w:del w:id="5002" w:author="Dalit Roth" w:date="2020-10-19T15:15:00Z"/>
          <w:rFonts w:asciiTheme="minorBidi" w:hAnsiTheme="minorBidi"/>
          <w:rtl/>
        </w:rPr>
      </w:pPr>
      <w:del w:id="5003" w:author="Dalit Roth" w:date="2020-10-19T15:15:00Z">
        <w:r w:rsidRPr="003707E3" w:rsidDel="007F2F29">
          <w:rPr>
            <w:rFonts w:asciiTheme="minorBidi" w:hAnsiTheme="minorBidi" w:hint="cs"/>
            <w:rtl/>
          </w:rPr>
          <w:delText>תצוגה גרפית:</w:delText>
        </w:r>
        <w:r w:rsidRPr="003707E3" w:rsidDel="007F2F29">
          <w:rPr>
            <w:rFonts w:asciiTheme="minorBidi" w:hAnsiTheme="minorBidi" w:cs="Arial" w:hint="cs"/>
            <w:noProof/>
            <w:rtl/>
          </w:rPr>
          <w:delText xml:space="preserve"> </w:delText>
        </w:r>
      </w:del>
    </w:p>
    <w:p w14:paraId="60E534BA" w14:textId="028143A5" w:rsidR="003707E3" w:rsidRPr="003707E3" w:rsidDel="007F2F29" w:rsidRDefault="00774CEC" w:rsidP="003707E3">
      <w:pPr>
        <w:pStyle w:val="a3"/>
        <w:bidi/>
        <w:rPr>
          <w:del w:id="5004" w:author="Dalit Roth" w:date="2020-10-19T15:15:00Z"/>
          <w:rFonts w:asciiTheme="minorBidi" w:hAnsiTheme="minorBidi"/>
          <w:rtl/>
        </w:rPr>
      </w:pPr>
      <w:del w:id="5005" w:author="Dalit Roth" w:date="2020-10-19T15:15:00Z">
        <w:r w:rsidRPr="00AB055D" w:rsidDel="007F2F29">
          <w:rPr>
            <w:rFonts w:cs="Arial"/>
            <w:noProof/>
            <w:rtl/>
          </w:rPr>
          <w:drawing>
            <wp:anchor distT="0" distB="0" distL="114300" distR="114300" simplePos="0" relativeHeight="251601408" behindDoc="0" locked="0" layoutInCell="1" allowOverlap="1" wp14:anchorId="6FD57BBE" wp14:editId="03A8376A">
              <wp:simplePos x="0" y="0"/>
              <wp:positionH relativeFrom="margin">
                <wp:align>right</wp:align>
              </wp:positionH>
              <wp:positionV relativeFrom="paragraph">
                <wp:posOffset>95452</wp:posOffset>
              </wp:positionV>
              <wp:extent cx="1700530" cy="1490345"/>
              <wp:effectExtent l="0" t="0" r="0" b="0"/>
              <wp:wrapNone/>
              <wp:docPr id="164" name="תמונה 1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997" b="33841"/>
                      <a:stretch/>
                    </pic:blipFill>
                    <pic:spPr bwMode="auto">
                      <a:xfrm>
                        <a:off x="0" y="0"/>
                        <a:ext cx="1700530" cy="1490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AB055D" w:rsidDel="007F2F29">
          <w:rPr>
            <w:rFonts w:cs="Arial"/>
            <w:noProof/>
            <w:rtl/>
          </w:rPr>
          <w:drawing>
            <wp:anchor distT="0" distB="0" distL="114300" distR="114300" simplePos="0" relativeHeight="251606528" behindDoc="0" locked="0" layoutInCell="1" allowOverlap="1" wp14:anchorId="1F9D09F1" wp14:editId="6762982D">
              <wp:simplePos x="0" y="0"/>
              <wp:positionH relativeFrom="margin">
                <wp:align>left</wp:align>
              </wp:positionH>
              <wp:positionV relativeFrom="paragraph">
                <wp:posOffset>23917</wp:posOffset>
              </wp:positionV>
              <wp:extent cx="1891665" cy="1590040"/>
              <wp:effectExtent l="0" t="0" r="0" b="0"/>
              <wp:wrapNone/>
              <wp:docPr id="160" name="תמונה 1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835" b="34482"/>
                      <a:stretch/>
                    </pic:blipFill>
                    <pic:spPr bwMode="auto">
                      <a:xfrm>
                        <a:off x="0" y="0"/>
                        <a:ext cx="1891665" cy="159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AB055D" w:rsidDel="007F2F29">
          <w:rPr>
            <w:rFonts w:cs="Arial"/>
            <w:noProof/>
            <w:rtl/>
          </w:rPr>
          <w:drawing>
            <wp:anchor distT="0" distB="0" distL="114300" distR="114300" simplePos="0" relativeHeight="251603456" behindDoc="0" locked="0" layoutInCell="1" allowOverlap="1" wp14:anchorId="37DA0D03" wp14:editId="4C74D8CE">
              <wp:simplePos x="0" y="0"/>
              <wp:positionH relativeFrom="margin">
                <wp:align>center</wp:align>
              </wp:positionH>
              <wp:positionV relativeFrom="paragraph">
                <wp:posOffset>120485</wp:posOffset>
              </wp:positionV>
              <wp:extent cx="1720995" cy="1263247"/>
              <wp:effectExtent l="0" t="0" r="0" b="0"/>
              <wp:wrapNone/>
              <wp:docPr id="161" name="תמונה 1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134" b="45509"/>
                      <a:stretch/>
                    </pic:blipFill>
                    <pic:spPr bwMode="auto">
                      <a:xfrm>
                        <a:off x="0" y="0"/>
                        <a:ext cx="1720995" cy="12632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707E3" w:rsidRPr="003707E3" w:rsidDel="007F2F29">
          <w:rPr>
            <w:rFonts w:asciiTheme="minorBidi" w:hAnsiTheme="minorBidi" w:hint="cs"/>
            <w:rtl/>
          </w:rPr>
          <w:delText xml:space="preserve">  </w:delText>
        </w:r>
        <w:r w:rsidR="003707E3" w:rsidDel="007F2F29">
          <w:rPr>
            <w:noProof/>
          </w:rPr>
          <mc:AlternateContent>
            <mc:Choice Requires="wps">
              <w:drawing>
                <wp:inline distT="0" distB="0" distL="0" distR="0" wp14:anchorId="5143E256" wp14:editId="39AE243D">
                  <wp:extent cx="302260" cy="302260"/>
                  <wp:effectExtent l="0" t="0" r="0" b="0"/>
                  <wp:docPr id="159" name="Rectangl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0D9A2C5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" filled="f" stroked="f">
                  <o:lock v:ext="edit" aspectratio="t"/>
                  <w10:wrap anchorx="page"/>
                  <w10:anchorlock/>
                </v:rect>
              </w:pict>
            </mc:Fallback>
          </mc:AlternateContent>
        </w:r>
      </w:del>
    </w:p>
    <w:p w14:paraId="5424B769" w14:textId="340CBD00" w:rsidR="003707E3" w:rsidDel="007F2F29" w:rsidRDefault="003707E3" w:rsidP="003707E3">
      <w:pPr>
        <w:pStyle w:val="a3"/>
        <w:bidi/>
        <w:rPr>
          <w:del w:id="5006" w:author="Dalit Roth" w:date="2020-10-19T15:15:00Z"/>
          <w:rtl/>
        </w:rPr>
      </w:pPr>
    </w:p>
    <w:p w14:paraId="0AAC92CF" w14:textId="67BB7B59" w:rsidR="003707E3" w:rsidDel="007F2F29" w:rsidRDefault="003707E3" w:rsidP="003707E3">
      <w:pPr>
        <w:pStyle w:val="a3"/>
        <w:bidi/>
        <w:rPr>
          <w:del w:id="5007" w:author="Dalit Roth" w:date="2020-10-19T15:15:00Z"/>
          <w:rtl/>
        </w:rPr>
      </w:pPr>
    </w:p>
    <w:p w14:paraId="2D8A6511" w14:textId="1E77E7B7" w:rsidR="003707E3" w:rsidDel="007F2F29" w:rsidRDefault="003707E3" w:rsidP="003707E3">
      <w:pPr>
        <w:pStyle w:val="a3"/>
        <w:bidi/>
        <w:rPr>
          <w:del w:id="5008" w:author="Dalit Roth" w:date="2020-10-19T15:15:00Z"/>
          <w:rtl/>
        </w:rPr>
      </w:pPr>
    </w:p>
    <w:p w14:paraId="7E9CCD4F" w14:textId="79011DE9" w:rsidR="003707E3" w:rsidDel="007F2F29" w:rsidRDefault="003707E3" w:rsidP="003707E3">
      <w:pPr>
        <w:pStyle w:val="a3"/>
        <w:bidi/>
        <w:rPr>
          <w:del w:id="5009" w:author="Dalit Roth" w:date="2020-10-19T15:15:00Z"/>
          <w:rtl/>
        </w:rPr>
      </w:pPr>
    </w:p>
    <w:p w14:paraId="3FC5E164" w14:textId="3AE569F5" w:rsidR="003707E3" w:rsidDel="007F2F29" w:rsidRDefault="003707E3" w:rsidP="003707E3">
      <w:pPr>
        <w:pStyle w:val="a3"/>
        <w:bidi/>
        <w:rPr>
          <w:del w:id="5010" w:author="Dalit Roth" w:date="2020-10-19T15:15:00Z"/>
          <w:rtl/>
        </w:rPr>
      </w:pPr>
    </w:p>
    <w:p w14:paraId="1D57D6D7" w14:textId="0E1EAEA7" w:rsidR="003707E3" w:rsidDel="007F2F29" w:rsidRDefault="003707E3" w:rsidP="003707E3">
      <w:pPr>
        <w:pStyle w:val="a3"/>
        <w:bidi/>
        <w:rPr>
          <w:del w:id="5011" w:author="Dalit Roth" w:date="2020-10-19T15:15:00Z"/>
          <w:rtl/>
        </w:rPr>
      </w:pPr>
    </w:p>
    <w:p w14:paraId="34A44FC6" w14:textId="4A1EFD8E" w:rsidR="003707E3" w:rsidDel="007F2F29" w:rsidRDefault="003707E3" w:rsidP="003707E3">
      <w:pPr>
        <w:pStyle w:val="a3"/>
        <w:bidi/>
        <w:rPr>
          <w:del w:id="5012" w:author="Dalit Roth" w:date="2020-10-19T15:15:00Z"/>
          <w:rtl/>
        </w:rPr>
      </w:pPr>
    </w:p>
    <w:p w14:paraId="1730046F" w14:textId="21F215F7" w:rsidR="00774CEC" w:rsidDel="007F2F29" w:rsidRDefault="00774CEC" w:rsidP="00774CEC">
      <w:pPr>
        <w:pStyle w:val="a3"/>
        <w:bidi/>
        <w:rPr>
          <w:del w:id="5013" w:author="Dalit Roth" w:date="2020-10-19T15:15:00Z"/>
          <w:rtl/>
        </w:rPr>
      </w:pPr>
    </w:p>
    <w:p w14:paraId="72E4D178" w14:textId="5F41755A" w:rsidR="00774CEC" w:rsidDel="007F2F29" w:rsidRDefault="00774CEC" w:rsidP="00774CEC">
      <w:pPr>
        <w:pStyle w:val="a3"/>
        <w:bidi/>
        <w:rPr>
          <w:del w:id="5014" w:author="Dalit Roth" w:date="2020-10-19T15:15:00Z"/>
          <w:rtl/>
        </w:rPr>
      </w:pPr>
    </w:p>
    <w:p w14:paraId="2130B108" w14:textId="6D3FE89E" w:rsidR="00774CEC" w:rsidDel="007F2F29" w:rsidRDefault="00774CEC" w:rsidP="00774CEC">
      <w:pPr>
        <w:pStyle w:val="a3"/>
        <w:bidi/>
        <w:rPr>
          <w:del w:id="5015" w:author="Dalit Roth" w:date="2020-10-19T15:15:00Z"/>
          <w:rtl/>
        </w:rPr>
      </w:pPr>
    </w:p>
    <w:p w14:paraId="12E3095E" w14:textId="47CBD6F4" w:rsidR="00774CEC" w:rsidDel="007F2F29" w:rsidRDefault="00774CEC" w:rsidP="00774CEC">
      <w:pPr>
        <w:pStyle w:val="a3"/>
        <w:bidi/>
        <w:rPr>
          <w:del w:id="5016" w:author="Dalit Roth" w:date="2020-10-19T15:15:00Z"/>
          <w:rtl/>
        </w:rPr>
      </w:pPr>
    </w:p>
    <w:p w14:paraId="186BACFA" w14:textId="72023BA9" w:rsidR="00774CEC" w:rsidDel="007F2F29" w:rsidRDefault="00774CEC" w:rsidP="00774CEC">
      <w:pPr>
        <w:pStyle w:val="a3"/>
        <w:bidi/>
        <w:rPr>
          <w:del w:id="5017" w:author="Dalit Roth" w:date="2020-10-19T15:15:00Z"/>
          <w:rtl/>
        </w:rPr>
      </w:pPr>
    </w:p>
    <w:p w14:paraId="710FF55E" w14:textId="5AB7A73F" w:rsidR="00774CEC" w:rsidDel="007F2F29" w:rsidRDefault="00774CEC" w:rsidP="00774CEC">
      <w:pPr>
        <w:pStyle w:val="a3"/>
        <w:bidi/>
        <w:rPr>
          <w:del w:id="5018" w:author="Dalit Roth" w:date="2020-10-19T15:15:00Z"/>
          <w:rtl/>
        </w:rPr>
      </w:pPr>
    </w:p>
    <w:p w14:paraId="5B066DE3" w14:textId="5298089B" w:rsidR="003707E3" w:rsidDel="007F2F29" w:rsidRDefault="003707E3" w:rsidP="003707E3">
      <w:pPr>
        <w:pStyle w:val="a3"/>
        <w:bidi/>
        <w:rPr>
          <w:del w:id="5019" w:author="Dalit Roth" w:date="2020-10-19T15:15:00Z"/>
          <w:rtl/>
        </w:rPr>
      </w:pPr>
    </w:p>
    <w:p w14:paraId="7A591F70" w14:textId="2D8F11A7" w:rsidR="00774CEC" w:rsidDel="007F2F29" w:rsidRDefault="00774CEC" w:rsidP="00774CEC">
      <w:pPr>
        <w:pStyle w:val="a3"/>
        <w:bidi/>
        <w:rPr>
          <w:del w:id="5020" w:author="Dalit Roth" w:date="2020-10-19T15:15:00Z"/>
          <w:rtl/>
        </w:rPr>
      </w:pPr>
    </w:p>
    <w:p w14:paraId="5EE02C50" w14:textId="5910E5DB" w:rsidR="00774CEC" w:rsidRDefault="00774CEC" w:rsidP="007F2F29">
      <w:pPr>
        <w:bidi/>
        <w:rPr>
          <w:rtl/>
        </w:rPr>
        <w:pPrChange w:id="5021" w:author="Dalit Roth" w:date="2020-10-19T15:15:00Z">
          <w:pPr>
            <w:pStyle w:val="a3"/>
            <w:bidi/>
          </w:pPr>
        </w:pPrChange>
      </w:pPr>
    </w:p>
    <w:p w14:paraId="784EF8DE" w14:textId="08AE5596" w:rsidR="00774CEC" w:rsidRDefault="00774CEC" w:rsidP="00774CEC">
      <w:pPr>
        <w:pStyle w:val="a3"/>
        <w:bidi/>
        <w:rPr>
          <w:rtl/>
        </w:rPr>
      </w:pPr>
    </w:p>
    <w:p w14:paraId="23161590" w14:textId="21460663" w:rsidR="00774CEC" w:rsidRDefault="00774CEC" w:rsidP="00774CEC">
      <w:pPr>
        <w:pStyle w:val="a3"/>
        <w:bidi/>
        <w:rPr>
          <w:rtl/>
        </w:rPr>
      </w:pPr>
    </w:p>
    <w:p w14:paraId="166FCBF9" w14:textId="59F0D849" w:rsidR="00774CEC" w:rsidRDefault="00774CEC" w:rsidP="00774CEC">
      <w:pPr>
        <w:pStyle w:val="a3"/>
        <w:bidi/>
        <w:rPr>
          <w:rtl/>
        </w:rPr>
      </w:pPr>
    </w:p>
    <w:p w14:paraId="07A657A4" w14:textId="137CF05E" w:rsidR="00774CEC" w:rsidDel="007F2F29" w:rsidRDefault="00774CEC" w:rsidP="00774CEC">
      <w:pPr>
        <w:pStyle w:val="a3"/>
        <w:bidi/>
        <w:rPr>
          <w:del w:id="5022" w:author="Dalit Roth" w:date="2020-10-19T15:16:00Z"/>
          <w:rtl/>
        </w:rPr>
      </w:pPr>
    </w:p>
    <w:p w14:paraId="3B1E0C0F" w14:textId="0AC160FC" w:rsidR="00774CEC" w:rsidDel="007F2F29" w:rsidRDefault="00774CEC" w:rsidP="00774CEC">
      <w:pPr>
        <w:pStyle w:val="a3"/>
        <w:bidi/>
        <w:rPr>
          <w:del w:id="5023" w:author="Dalit Roth" w:date="2020-10-19T15:15:00Z"/>
          <w:rtl/>
        </w:rPr>
      </w:pPr>
    </w:p>
    <w:p w14:paraId="37B26C9A" w14:textId="52FD2D9B" w:rsidR="00774CEC" w:rsidDel="007F2F29" w:rsidRDefault="00774CEC" w:rsidP="00774CEC">
      <w:pPr>
        <w:pStyle w:val="a3"/>
        <w:bidi/>
        <w:rPr>
          <w:del w:id="5024" w:author="Dalit Roth" w:date="2020-10-19T15:15:00Z"/>
          <w:rtl/>
        </w:rPr>
      </w:pPr>
    </w:p>
    <w:p w14:paraId="55CB6F18" w14:textId="7871D91C" w:rsidR="00774CEC" w:rsidDel="007F2F29" w:rsidRDefault="00774CEC" w:rsidP="00774CEC">
      <w:pPr>
        <w:pStyle w:val="a3"/>
        <w:bidi/>
        <w:rPr>
          <w:del w:id="5025" w:author="Dalit Roth" w:date="2020-10-19T15:15:00Z"/>
          <w:rtl/>
        </w:rPr>
      </w:pPr>
    </w:p>
    <w:p w14:paraId="42A30EDE" w14:textId="047E32B1" w:rsidR="00774CEC" w:rsidDel="007F2F29" w:rsidRDefault="00774CEC" w:rsidP="00774CEC">
      <w:pPr>
        <w:pStyle w:val="a3"/>
        <w:bidi/>
        <w:rPr>
          <w:del w:id="5026" w:author="Dalit Roth" w:date="2020-10-19T15:15:00Z"/>
          <w:rtl/>
        </w:rPr>
      </w:pPr>
    </w:p>
    <w:p w14:paraId="786B742F" w14:textId="4D551EA4" w:rsidR="00774CEC" w:rsidDel="007F2F29" w:rsidRDefault="00774CEC" w:rsidP="00774CEC">
      <w:pPr>
        <w:pStyle w:val="a3"/>
        <w:bidi/>
        <w:rPr>
          <w:del w:id="5027" w:author="Dalit Roth" w:date="2020-10-19T15:15:00Z"/>
          <w:rtl/>
        </w:rPr>
      </w:pPr>
    </w:p>
    <w:p w14:paraId="55856540" w14:textId="798A22C3" w:rsidR="00774CEC" w:rsidDel="007F2F29" w:rsidRDefault="00774CEC" w:rsidP="00774CEC">
      <w:pPr>
        <w:pStyle w:val="a3"/>
        <w:bidi/>
        <w:rPr>
          <w:del w:id="5028" w:author="Dalit Roth" w:date="2020-10-19T15:15:00Z"/>
          <w:rtl/>
        </w:rPr>
      </w:pPr>
    </w:p>
    <w:p w14:paraId="43647CDD" w14:textId="01170507" w:rsidR="00774CEC" w:rsidDel="007F2F29" w:rsidRDefault="00774CEC" w:rsidP="00774CEC">
      <w:pPr>
        <w:pStyle w:val="a3"/>
        <w:bidi/>
        <w:rPr>
          <w:del w:id="5029" w:author="Dalit Roth" w:date="2020-10-19T15:15:00Z"/>
          <w:rtl/>
        </w:rPr>
      </w:pPr>
    </w:p>
    <w:p w14:paraId="6B288FBE" w14:textId="0E1F60B1" w:rsidR="00774CEC" w:rsidDel="007F2F29" w:rsidRDefault="00774CEC" w:rsidP="00774CEC">
      <w:pPr>
        <w:pStyle w:val="a3"/>
        <w:bidi/>
        <w:rPr>
          <w:del w:id="5030" w:author="Dalit Roth" w:date="2020-10-19T15:15:00Z"/>
          <w:rtl/>
        </w:rPr>
      </w:pPr>
    </w:p>
    <w:p w14:paraId="64CD1E45" w14:textId="2C0F3135" w:rsidR="00774CEC" w:rsidDel="007F2F29" w:rsidRDefault="00774CEC" w:rsidP="00774CEC">
      <w:pPr>
        <w:pStyle w:val="a3"/>
        <w:bidi/>
        <w:rPr>
          <w:del w:id="5031" w:author="Dalit Roth" w:date="2020-10-19T15:15:00Z"/>
          <w:rtl/>
        </w:rPr>
      </w:pPr>
    </w:p>
    <w:p w14:paraId="5DDF868F" w14:textId="633A00A7" w:rsidR="00774CEC" w:rsidDel="007F2F29" w:rsidRDefault="00774CEC" w:rsidP="00774CEC">
      <w:pPr>
        <w:pStyle w:val="a3"/>
        <w:bidi/>
        <w:rPr>
          <w:del w:id="5032" w:author="Dalit Roth" w:date="2020-10-19T15:15:00Z"/>
          <w:rtl/>
        </w:rPr>
      </w:pPr>
    </w:p>
    <w:p w14:paraId="4337E54D" w14:textId="5264A49F" w:rsidR="00774CEC" w:rsidDel="007F2F29" w:rsidRDefault="00774CEC" w:rsidP="00774CEC">
      <w:pPr>
        <w:pStyle w:val="a3"/>
        <w:bidi/>
        <w:rPr>
          <w:del w:id="5033" w:author="Dalit Roth" w:date="2020-10-19T15:15:00Z"/>
          <w:rtl/>
        </w:rPr>
      </w:pPr>
    </w:p>
    <w:p w14:paraId="7A0C45F2" w14:textId="43E43B1E" w:rsidR="00774CEC" w:rsidDel="007F2F29" w:rsidRDefault="00774CEC" w:rsidP="00774CEC">
      <w:pPr>
        <w:pStyle w:val="a3"/>
        <w:bidi/>
        <w:rPr>
          <w:del w:id="5034" w:author="Dalit Roth" w:date="2020-10-19T15:15:00Z"/>
          <w:rtl/>
        </w:rPr>
      </w:pPr>
    </w:p>
    <w:p w14:paraId="25BCBE73" w14:textId="54E2FF5E" w:rsidR="00774CEC" w:rsidRDefault="00774CEC" w:rsidP="007F2F29">
      <w:pPr>
        <w:bidi/>
        <w:rPr>
          <w:rtl/>
        </w:rPr>
        <w:pPrChange w:id="5035" w:author="Dalit Roth" w:date="2020-10-19T15:15:00Z">
          <w:pPr>
            <w:pStyle w:val="a3"/>
            <w:bidi/>
          </w:pPr>
        </w:pPrChange>
      </w:pPr>
    </w:p>
    <w:p w14:paraId="236B9ED4" w14:textId="643A247C" w:rsidR="00774CEC" w:rsidDel="007F2F29" w:rsidRDefault="00774CEC" w:rsidP="00774CEC">
      <w:pPr>
        <w:pStyle w:val="a3"/>
        <w:bidi/>
        <w:rPr>
          <w:del w:id="5036" w:author="Dalit Roth" w:date="2020-10-19T15:16:00Z"/>
          <w:rtl/>
        </w:rPr>
      </w:pPr>
    </w:p>
    <w:p w14:paraId="3C08193E" w14:textId="5C36C611" w:rsidR="00774CEC" w:rsidDel="007F2F29" w:rsidRDefault="00774CEC" w:rsidP="00774CEC">
      <w:pPr>
        <w:pStyle w:val="a3"/>
        <w:bidi/>
        <w:rPr>
          <w:del w:id="5037" w:author="Dalit Roth" w:date="2020-10-19T15:15:00Z"/>
          <w:rtl/>
        </w:rPr>
      </w:pPr>
    </w:p>
    <w:p w14:paraId="00B2E66D" w14:textId="7FC5BAD8" w:rsidR="00774CEC" w:rsidDel="007F2F29" w:rsidRDefault="00774CEC" w:rsidP="00774CEC">
      <w:pPr>
        <w:pStyle w:val="a3"/>
        <w:bidi/>
        <w:rPr>
          <w:del w:id="5038" w:author="Dalit Roth" w:date="2020-10-19T15:15:00Z"/>
          <w:rtl/>
        </w:rPr>
      </w:pPr>
    </w:p>
    <w:p w14:paraId="3145EF91" w14:textId="7313EF56" w:rsidR="00836975" w:rsidRPr="00C33D60" w:rsidRDefault="00836975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depart_Directing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1A161EBE" w14:textId="6374FCEC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DA6114D" w14:textId="733BE326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F28C3E" w14:textId="7BD7CF15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69962118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5A641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CBE386C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8742F3" w14:textId="4760EC6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205B8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C6583C0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2D7C078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A39E1B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1D18ABE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808536" w14:textId="27826888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0834D3F" w14:textId="47EB670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37418E" w14:textId="6C6712C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ADAABFE" w14:textId="15250C23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2050D15" w14:textId="712766DC" w:rsidR="00022DCD" w:rsidRPr="00557F9C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D3C85A" w14:textId="60516891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5BA09DA" w14:textId="6AA00285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3A988AE5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68800EE" w14:textId="7C8AFAEC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479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2C9CFF0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9154444" w14:textId="6A1D6A8E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E8ACB6" w14:textId="6ECF553B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368AF2" w14:textId="077DD22C" w:rsidR="00022DCD" w:rsidRPr="00B112FF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1.412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7D5509" w14:textId="4358930E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A33FC21" w14:textId="380E5847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75C713B" w14:textId="31FAD393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7070A5FE" w14:textId="7D238117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2812D00A" w14:textId="27CEE245" w:rsidR="00022DCD" w:rsidRDefault="00C13D2A" w:rsidP="00022DCD">
      <w:pPr>
        <w:bidi/>
        <w:spacing w:line="276" w:lineRule="auto"/>
        <w:rPr>
          <w:rFonts w:asciiTheme="minorBidi" w:hAnsiTheme="minorBidi" w:cstheme="minorBidi"/>
        </w:rPr>
      </w:pPr>
      <w:r w:rsidRPr="00C13D2A">
        <w:rPr>
          <w:noProof/>
        </w:rPr>
        <w:drawing>
          <wp:anchor distT="0" distB="0" distL="114300" distR="114300" simplePos="0" relativeHeight="251759104" behindDoc="0" locked="0" layoutInCell="1" allowOverlap="1" wp14:anchorId="43298D20" wp14:editId="68B103FC">
            <wp:simplePos x="0" y="0"/>
            <wp:positionH relativeFrom="column">
              <wp:posOffset>1809750</wp:posOffset>
            </wp:positionH>
            <wp:positionV relativeFrom="paragraph">
              <wp:posOffset>366395</wp:posOffset>
            </wp:positionV>
            <wp:extent cx="1784350" cy="1591310"/>
            <wp:effectExtent l="0" t="0" r="6350" b="8890"/>
            <wp:wrapThrough wrapText="bothSides">
              <wp:wrapPolygon edited="0">
                <wp:start x="0" y="0"/>
                <wp:lineTo x="0" y="21462"/>
                <wp:lineTo x="21446" y="21462"/>
                <wp:lineTo x="21446" y="0"/>
                <wp:lineTo x="0" y="0"/>
              </wp:wrapPolygon>
            </wp:wrapThrough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D2A">
        <w:rPr>
          <w:noProof/>
        </w:rPr>
        <w:drawing>
          <wp:anchor distT="0" distB="0" distL="114300" distR="114300" simplePos="0" relativeHeight="251757056" behindDoc="0" locked="0" layoutInCell="1" allowOverlap="1" wp14:anchorId="028D1182" wp14:editId="69F2D3DB">
            <wp:simplePos x="0" y="0"/>
            <wp:positionH relativeFrom="column">
              <wp:posOffset>3644900</wp:posOffset>
            </wp:positionH>
            <wp:positionV relativeFrom="paragraph">
              <wp:posOffset>201295</wp:posOffset>
            </wp:positionV>
            <wp:extent cx="1631950" cy="1631950"/>
            <wp:effectExtent l="0" t="0" r="6350" b="6350"/>
            <wp:wrapThrough wrapText="bothSides">
              <wp:wrapPolygon edited="0">
                <wp:start x="0" y="0"/>
                <wp:lineTo x="0" y="21432"/>
                <wp:lineTo x="21432" y="21432"/>
                <wp:lineTo x="21432" y="0"/>
                <wp:lineTo x="0" y="0"/>
              </wp:wrapPolygon>
            </wp:wrapThrough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D2A">
        <w:rPr>
          <w:noProof/>
        </w:rPr>
        <w:drawing>
          <wp:anchor distT="0" distB="0" distL="114300" distR="114300" simplePos="0" relativeHeight="251758080" behindDoc="0" locked="0" layoutInCell="1" allowOverlap="1" wp14:anchorId="4D9AAA1C" wp14:editId="23B65552">
            <wp:simplePos x="0" y="0"/>
            <wp:positionH relativeFrom="column">
              <wp:posOffset>-120650</wp:posOffset>
            </wp:positionH>
            <wp:positionV relativeFrom="paragraph">
              <wp:posOffset>213995</wp:posOffset>
            </wp:positionV>
            <wp:extent cx="1936750" cy="1936750"/>
            <wp:effectExtent l="0" t="0" r="6350" b="6350"/>
            <wp:wrapThrough wrapText="bothSides">
              <wp:wrapPolygon edited="0">
                <wp:start x="0" y="0"/>
                <wp:lineTo x="0" y="21458"/>
                <wp:lineTo x="21458" y="21458"/>
                <wp:lineTo x="21458" y="0"/>
                <wp:lineTo x="0" y="0"/>
              </wp:wrapPolygon>
            </wp:wrapThrough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4F13" w14:textId="23986106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45C093A" w14:textId="65038068" w:rsidR="009F3B70" w:rsidRPr="00F1092D" w:rsidRDefault="00C77311" w:rsidP="00C33D60">
      <w:pPr>
        <w:bidi/>
        <w:spacing w:line="276" w:lineRule="auto"/>
        <w:rPr>
          <w:rFonts w:asciiTheme="minorBidi" w:hAnsiTheme="minorBidi" w:cstheme="minorBidi"/>
        </w:rPr>
      </w:pPr>
      <w:r w:rsidRPr="00F1092D">
        <w:rPr>
          <w:rFonts w:asciiTheme="minorBidi" w:hAnsiTheme="minorBidi" w:cstheme="minorBidi"/>
          <w:rtl/>
        </w:rPr>
        <w:tab/>
      </w:r>
    </w:p>
    <w:p w14:paraId="0DE31625" w14:textId="79AEA9BB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119A3B6C" w14:textId="6A6CD47D" w:rsidR="00C95536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depart_Editing</w:t>
      </w:r>
      <w:proofErr w:type="spellEnd"/>
      <w:r w:rsidRPr="00C33D60">
        <w:rPr>
          <w:rFonts w:asciiTheme="minorBidi" w:hAnsiTheme="minorBidi" w:cstheme="minorBidi"/>
          <w:highlight w:val="green"/>
          <w:u w:val="single"/>
          <w:rtl/>
        </w:rPr>
        <w:t>:</w:t>
      </w:r>
      <w:r w:rsidR="00BE09E0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C95536">
        <w:rPr>
          <w:rFonts w:asciiTheme="minorBidi" w:hAnsiTheme="minorBidi" w:cstheme="minorBidi" w:hint="cs"/>
          <w:highlight w:val="green"/>
          <w:u w:val="single"/>
          <w:rtl/>
        </w:rPr>
        <w:t xml:space="preserve">- 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משתנה ל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המשך 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נ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י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ת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ו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ח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 (</w:t>
      </w:r>
      <w:r w:rsidR="00883773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עם 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הסרת החריגים)</w:t>
      </w:r>
    </w:p>
    <w:p w14:paraId="425A63EF" w14:textId="28DB57D2" w:rsidR="009F3B70" w:rsidRPr="00C95536" w:rsidRDefault="00C95536" w:rsidP="00C95536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95536">
        <w:rPr>
          <w:rFonts w:asciiTheme="minorBidi" w:hAnsiTheme="minorBidi" w:cstheme="minorBidi" w:hint="cs"/>
          <w:u w:val="single"/>
          <w:rtl/>
        </w:rPr>
        <w:t xml:space="preserve">הסרת החריגים משפיעה על ההתפלגות ולא משפיעה </w:t>
      </w:r>
      <w:r>
        <w:rPr>
          <w:rFonts w:asciiTheme="minorBidi" w:hAnsiTheme="minorBidi" w:cstheme="minorBidi" w:hint="cs"/>
          <w:u w:val="single"/>
          <w:rtl/>
        </w:rPr>
        <w:t>על ה</w:t>
      </w:r>
      <w:r w:rsidRPr="00C95536">
        <w:rPr>
          <w:rFonts w:asciiTheme="minorBidi" w:hAnsiTheme="minorBidi" w:cstheme="minorBidi" w:hint="cs"/>
          <w:u w:val="single"/>
          <w:rtl/>
        </w:rPr>
        <w:t>קורלציה</w:t>
      </w:r>
    </w:p>
    <w:p w14:paraId="7DE5D419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rtl/>
        </w:rPr>
      </w:pPr>
      <w:r w:rsidRPr="00BE09E0">
        <w:rPr>
          <w:rFonts w:asciiTheme="minorBidi" w:hAnsiTheme="minorBidi" w:cstheme="minorBidi"/>
          <w:rtl/>
        </w:rPr>
        <w:t>ערכים קיימים: 7,341</w:t>
      </w:r>
    </w:p>
    <w:p w14:paraId="7506C29B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rtl/>
        </w:rPr>
      </w:pPr>
      <w:r w:rsidRPr="00BE09E0">
        <w:rPr>
          <w:rFonts w:asciiTheme="minorBidi" w:hAnsiTheme="minorBidi" w:cstheme="minorBidi"/>
          <w:rtl/>
        </w:rPr>
        <w:t>ערכים חסרים: 34</w:t>
      </w:r>
    </w:p>
    <w:p w14:paraId="1F64BA82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</w:rPr>
      </w:pPr>
      <w:r w:rsidRPr="00BE09E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350"/>
        <w:gridCol w:w="1530"/>
      </w:tblGrid>
      <w:tr w:rsidR="00BE09E0" w:rsidRPr="00D4747B" w14:paraId="7A8ED1CE" w14:textId="77777777" w:rsidTr="00B672EE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7653CCF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7EBF5DB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43946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A1C01C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5953D9F3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50" w:type="dxa"/>
            <w:shd w:val="clear" w:color="000000" w:fill="000000"/>
            <w:vAlign w:val="bottom"/>
            <w:hideMark/>
          </w:tcPr>
          <w:p w14:paraId="00DD1FB7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3E165A31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E09E0" w:rsidRPr="00D4747B" w14:paraId="4313C412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413C67E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5B2B6F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2166B1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1.516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06D42AF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4AA3F7C2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1.738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64B28F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522CCB3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BE09E0" w:rsidRPr="00D4747B" w14:paraId="2EA0EE8A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6855C698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3DB0B02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638AF6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BD6C65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4983388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880" w:type="dxa"/>
            <w:gridSpan w:val="2"/>
            <w:shd w:val="clear" w:color="auto" w:fill="auto"/>
            <w:noWrap/>
            <w:vAlign w:val="bottom"/>
          </w:tcPr>
          <w:p w14:paraId="4A1BFC0A" w14:textId="77777777" w:rsidR="00BE09E0" w:rsidRPr="003465B3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BE09E0" w:rsidRPr="00D4747B" w14:paraId="0C43081E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6EEBF4F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D221AA5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06527A6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1.25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53AEE0F2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76F8955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1.197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9869E0C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7C6A120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029B0B65" w14:textId="335A060E" w:rsidR="00BE09E0" w:rsidRPr="00BE09E0" w:rsidRDefault="00BE09E0" w:rsidP="00472BA8">
      <w:pPr>
        <w:bidi/>
        <w:spacing w:line="276" w:lineRule="auto"/>
        <w:ind w:left="360"/>
        <w:rPr>
          <w:rFonts w:asciiTheme="minorBidi" w:hAnsiTheme="minorBidi" w:cstheme="minorBidi"/>
          <w:color w:val="FF0000"/>
          <w:rtl/>
        </w:rPr>
      </w:pPr>
      <w:r w:rsidRPr="00BE09E0">
        <w:rPr>
          <w:rFonts w:asciiTheme="minorBidi" w:hAnsiTheme="minorBidi" w:cstheme="minorBidi" w:hint="cs"/>
          <w:color w:val="FF0000"/>
          <w:rtl/>
        </w:rPr>
        <w:t xml:space="preserve">מספר ה- </w:t>
      </w:r>
      <w:r w:rsidRPr="00BE09E0">
        <w:rPr>
          <w:rFonts w:asciiTheme="minorBidi" w:hAnsiTheme="minorBidi" w:cstheme="minorBidi"/>
          <w:color w:val="FF0000"/>
        </w:rPr>
        <w:t>outliers</w:t>
      </w:r>
      <w:r w:rsidRPr="00BE09E0">
        <w:rPr>
          <w:rFonts w:asciiTheme="minorBidi" w:hAnsiTheme="minorBidi" w:cstheme="minorBidi" w:hint="cs"/>
          <w:color w:val="FF0000"/>
          <w:rtl/>
        </w:rPr>
        <w:t xml:space="preserve">: </w:t>
      </w:r>
      <w:r w:rsidRPr="00BE09E0">
        <w:rPr>
          <w:rFonts w:asciiTheme="minorBidi" w:hAnsiTheme="minorBidi" w:cstheme="minorBidi"/>
          <w:color w:val="FF0000"/>
        </w:rPr>
        <w:t>327</w:t>
      </w:r>
    </w:p>
    <w:p w14:paraId="1110C06A" w14:textId="77777777" w:rsidR="00BE09E0" w:rsidRPr="00BE09E0" w:rsidRDefault="00BE09E0" w:rsidP="00BE09E0">
      <w:pPr>
        <w:spacing w:after="160" w:line="259" w:lineRule="auto"/>
        <w:ind w:left="360"/>
        <w:rPr>
          <w:rFonts w:asciiTheme="minorBidi" w:hAnsiTheme="minorBidi" w:cstheme="minorBidi"/>
          <w:color w:val="FF0000"/>
          <w:u w:val="single"/>
        </w:rPr>
      </w:pPr>
    </w:p>
    <w:p w14:paraId="4AB2681E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AF647E">
        <w:rPr>
          <w:noProof/>
          <w:color w:val="FF0000"/>
        </w:rPr>
        <w:drawing>
          <wp:anchor distT="0" distB="0" distL="114300" distR="114300" simplePos="0" relativeHeight="251742720" behindDoc="1" locked="0" layoutInCell="1" allowOverlap="1" wp14:anchorId="0E3B050E" wp14:editId="24F3FFAF">
            <wp:simplePos x="0" y="0"/>
            <wp:positionH relativeFrom="column">
              <wp:posOffset>136525</wp:posOffset>
            </wp:positionH>
            <wp:positionV relativeFrom="paragraph">
              <wp:posOffset>317500</wp:posOffset>
            </wp:positionV>
            <wp:extent cx="2718435" cy="2091690"/>
            <wp:effectExtent l="0" t="0" r="5715" b="3810"/>
            <wp:wrapTight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47E">
        <w:rPr>
          <w:noProof/>
          <w:color w:val="FF0000"/>
        </w:rPr>
        <w:drawing>
          <wp:anchor distT="0" distB="0" distL="114300" distR="114300" simplePos="0" relativeHeight="251741696" behindDoc="1" locked="0" layoutInCell="1" allowOverlap="1" wp14:anchorId="1E0E7540" wp14:editId="3FA4AEB2">
            <wp:simplePos x="0" y="0"/>
            <wp:positionH relativeFrom="column">
              <wp:posOffset>2587625</wp:posOffset>
            </wp:positionH>
            <wp:positionV relativeFrom="paragraph">
              <wp:posOffset>318770</wp:posOffset>
            </wp:positionV>
            <wp:extent cx="2708910" cy="2084705"/>
            <wp:effectExtent l="0" t="0" r="0" b="0"/>
            <wp:wrapTight wrapText="bothSides">
              <wp:wrapPolygon edited="0">
                <wp:start x="0" y="0"/>
                <wp:lineTo x="0" y="21317"/>
                <wp:lineTo x="21418" y="21317"/>
                <wp:lineTo x="21418" y="0"/>
                <wp:lineTo x="0" y="0"/>
              </wp:wrapPolygon>
            </wp:wrapTight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09E0">
        <w:rPr>
          <w:rFonts w:asciiTheme="minorBidi" w:hAnsiTheme="minorBidi" w:cstheme="minorBidi"/>
          <w:color w:val="FF0000"/>
          <w:highlight w:val="lightGray"/>
        </w:rPr>
        <w:t>Row data</w:t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highlight w:val="lightGray"/>
        </w:rPr>
        <w:t xml:space="preserve"> without outliers</w:t>
      </w:r>
    </w:p>
    <w:p w14:paraId="39512DED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BE09E0">
        <w:rPr>
          <w:rFonts w:asciiTheme="minorBidi" w:hAnsiTheme="minorBidi" w:cstheme="minorBidi"/>
          <w:u w:val="single"/>
        </w:rPr>
        <w:t>Pearson’s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BE09E0" w14:paraId="3AAED26E" w14:textId="77777777" w:rsidTr="00B672EE">
        <w:trPr>
          <w:trHeight w:val="349"/>
        </w:trPr>
        <w:tc>
          <w:tcPr>
            <w:tcW w:w="2235" w:type="dxa"/>
          </w:tcPr>
          <w:p w14:paraId="7A5BAD91" w14:textId="77777777" w:rsidR="00BE09E0" w:rsidRPr="003A620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A62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rho </w:t>
            </w:r>
          </w:p>
          <w:p w14:paraId="2A1E9707" w14:textId="77777777" w:rsidR="00BE09E0" w:rsidRPr="005041A2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3223C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0.4046671 </w:t>
            </w:r>
          </w:p>
        </w:tc>
        <w:tc>
          <w:tcPr>
            <w:tcW w:w="1984" w:type="dxa"/>
          </w:tcPr>
          <w:p w14:paraId="7294AB0D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3A620B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2620490784</w:t>
            </w:r>
          </w:p>
          <w:p w14:paraId="4C7304D0" w14:textId="77777777" w:rsidR="00BE09E0" w:rsidRPr="005F61C5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</w:tcPr>
          <w:p w14:paraId="738C7966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5F61C5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6F1A3616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5B99E9E5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BE09E0" w14:paraId="0873E6C5" w14:textId="77777777" w:rsidTr="00B672EE">
        <w:trPr>
          <w:trHeight w:val="349"/>
        </w:trPr>
        <w:tc>
          <w:tcPr>
            <w:tcW w:w="2235" w:type="dxa"/>
          </w:tcPr>
          <w:p w14:paraId="5FCB9070" w14:textId="77777777" w:rsidR="00BE09E0" w:rsidRPr="003A620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A62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rho </w:t>
            </w:r>
          </w:p>
          <w:p w14:paraId="1F7107A9" w14:textId="77777777" w:rsidR="00BE09E0" w:rsidRPr="003223C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3223C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0.3719085</w:t>
            </w:r>
          </w:p>
        </w:tc>
        <w:tc>
          <w:tcPr>
            <w:tcW w:w="1984" w:type="dxa"/>
          </w:tcPr>
          <w:p w14:paraId="4E3F923F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3A620B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2415649865</w:t>
            </w:r>
          </w:p>
          <w:p w14:paraId="77DA4909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693" w:type="dxa"/>
          </w:tcPr>
          <w:p w14:paraId="0C30C96C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46ABDE1F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4A751358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68C5CC2D" w14:textId="4848FCBE" w:rsidR="009F3B7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5D9DD53C" w14:textId="7A6F65B7" w:rsidR="008D5274" w:rsidRPr="00C33D60" w:rsidRDefault="006B34B3" w:rsidP="008D5274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anchor distT="0" distB="0" distL="114300" distR="114300" simplePos="0" relativeHeight="251774464" behindDoc="1" locked="0" layoutInCell="1" allowOverlap="1" wp14:anchorId="5DCEB990" wp14:editId="2BCEBF80">
            <wp:simplePos x="0" y="0"/>
            <wp:positionH relativeFrom="column">
              <wp:posOffset>2378075</wp:posOffset>
            </wp:positionH>
            <wp:positionV relativeFrom="paragraph">
              <wp:posOffset>93345</wp:posOffset>
            </wp:positionV>
            <wp:extent cx="2447925" cy="1884045"/>
            <wp:effectExtent l="0" t="0" r="9525" b="1905"/>
            <wp:wrapTight wrapText="bothSides">
              <wp:wrapPolygon edited="0">
                <wp:start x="0" y="0"/>
                <wp:lineTo x="0" y="21403"/>
                <wp:lineTo x="21516" y="21403"/>
                <wp:lineTo x="21516" y="0"/>
                <wp:lineTo x="0" y="0"/>
              </wp:wrapPolygon>
            </wp:wrapTight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274">
        <w:rPr>
          <w:noProof/>
        </w:rPr>
        <w:drawing>
          <wp:anchor distT="0" distB="0" distL="114300" distR="114300" simplePos="0" relativeHeight="251773440" behindDoc="1" locked="0" layoutInCell="1" allowOverlap="1" wp14:anchorId="2F8A16FE" wp14:editId="35956D5D">
            <wp:simplePos x="0" y="0"/>
            <wp:positionH relativeFrom="column">
              <wp:posOffset>-101600</wp:posOffset>
            </wp:positionH>
            <wp:positionV relativeFrom="paragraph">
              <wp:posOffset>95885</wp:posOffset>
            </wp:positionV>
            <wp:extent cx="246380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377" y="21491"/>
                <wp:lineTo x="21377" y="0"/>
                <wp:lineTo x="0" y="0"/>
              </wp:wrapPolygon>
            </wp:wrapTight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8E0C4" w14:textId="3DF69171" w:rsidR="00501DD6" w:rsidRDefault="00501DD6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47AD681" w14:textId="39E8EDD5" w:rsidR="009F3B70" w:rsidRPr="00C33D60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depart_Lightning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14CA2FE0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75EBDF81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7,341</w:t>
      </w:r>
    </w:p>
    <w:p w14:paraId="74EA4F39" w14:textId="1E5AE63A" w:rsidR="00774CEC" w:rsidRDefault="00774CEC" w:rsidP="00774CEC">
      <w:pPr>
        <w:bidi/>
        <w:rPr>
          <w:ins w:id="5039" w:author="Dalit Roth" w:date="2020-10-19T15:16:00Z"/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135C7383" w14:textId="77777777" w:rsidR="00F35CA9" w:rsidRDefault="00F35CA9" w:rsidP="00F35CA9">
      <w:pPr>
        <w:bidi/>
        <w:rPr>
          <w:rFonts w:asciiTheme="minorBidi" w:hAnsiTheme="minorBidi"/>
          <w:rtl/>
        </w:rPr>
        <w:pPrChange w:id="5040" w:author="Dalit Roth" w:date="2020-10-19T15:16:00Z">
          <w:pPr>
            <w:bidi/>
          </w:pPr>
        </w:pPrChange>
      </w:pPr>
    </w:p>
    <w:p w14:paraId="5BEE252E" w14:textId="2596A042" w:rsidR="00774CEC" w:rsidDel="007F2F29" w:rsidRDefault="00774CEC" w:rsidP="00F35CA9">
      <w:pPr>
        <w:bidi/>
        <w:jc w:val="right"/>
        <w:rPr>
          <w:del w:id="5041" w:author="Dalit Roth" w:date="2020-10-19T15:16:00Z"/>
          <w:rFonts w:asciiTheme="minorBidi" w:hAnsiTheme="minorBidi"/>
          <w:rtl/>
        </w:rPr>
        <w:pPrChange w:id="5042" w:author="Dalit Roth" w:date="2020-10-19T15:16:00Z">
          <w:pPr>
            <w:bidi/>
          </w:pPr>
        </w:pPrChange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:rsidDel="007F2F29" w14:paraId="6A0D96F7" w14:textId="56C75AD1" w:rsidTr="00774CEC">
        <w:trPr>
          <w:trHeight w:val="260"/>
          <w:del w:id="5043" w:author="Dalit Roth" w:date="2020-10-19T15:16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155011" w14:textId="69D20D3E" w:rsidR="00774CEC" w:rsidRPr="00836975" w:rsidDel="007F2F29" w:rsidRDefault="00774CEC" w:rsidP="00F35CA9">
            <w:pPr>
              <w:bidi/>
              <w:jc w:val="right"/>
              <w:rPr>
                <w:del w:id="5044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045" w:author="Dalit Roth" w:date="2020-10-19T15:16:00Z">
                <w:pPr>
                  <w:jc w:val="center"/>
                </w:pPr>
              </w:pPrChange>
            </w:pPr>
            <w:del w:id="5046" w:author="Dalit Roth" w:date="2020-10-19T15:16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AD8DC3" w14:textId="1B0847AC" w:rsidR="00774CEC" w:rsidRPr="00836975" w:rsidDel="007F2F29" w:rsidRDefault="00774CEC" w:rsidP="00F35CA9">
            <w:pPr>
              <w:bidi/>
              <w:jc w:val="right"/>
              <w:rPr>
                <w:del w:id="5047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048" w:author="Dalit Roth" w:date="2020-10-19T15:16:00Z">
                <w:pPr>
                  <w:jc w:val="center"/>
                </w:pPr>
              </w:pPrChange>
            </w:pPr>
            <w:del w:id="5049" w:author="Dalit Roth" w:date="2020-10-19T15:16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248020" w14:textId="7D937CF5" w:rsidR="00774CEC" w:rsidRPr="00836975" w:rsidDel="007F2F29" w:rsidRDefault="00774CEC" w:rsidP="00F35CA9">
            <w:pPr>
              <w:bidi/>
              <w:jc w:val="right"/>
              <w:rPr>
                <w:del w:id="5050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051" w:author="Dalit Roth" w:date="2020-10-19T15:16:00Z">
                <w:pPr>
                  <w:jc w:val="center"/>
                </w:pPr>
              </w:pPrChange>
            </w:pPr>
            <w:del w:id="5052" w:author="Dalit Roth" w:date="2020-10-19T15:16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54496F" w14:textId="5C4D7DEF" w:rsidR="00774CEC" w:rsidRPr="00836975" w:rsidDel="007F2F29" w:rsidRDefault="00774CEC" w:rsidP="00F35CA9">
            <w:pPr>
              <w:bidi/>
              <w:jc w:val="right"/>
              <w:rPr>
                <w:del w:id="5053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054" w:author="Dalit Roth" w:date="2020-10-19T15:16:00Z">
                <w:pPr>
                  <w:jc w:val="center"/>
                </w:pPr>
              </w:pPrChange>
            </w:pPr>
            <w:del w:id="5055" w:author="Dalit Roth" w:date="2020-10-19T15:16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91D9D3" w14:textId="2804BD5A" w:rsidR="00774CEC" w:rsidRPr="00836975" w:rsidDel="007F2F29" w:rsidRDefault="00774CEC" w:rsidP="00F35CA9">
            <w:pPr>
              <w:bidi/>
              <w:jc w:val="right"/>
              <w:rPr>
                <w:del w:id="5056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057" w:author="Dalit Roth" w:date="2020-10-19T15:16:00Z">
                <w:pPr>
                  <w:jc w:val="center"/>
                </w:pPr>
              </w:pPrChange>
            </w:pPr>
            <w:del w:id="5058" w:author="Dalit Roth" w:date="2020-10-19T15:16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E5DD4" w14:textId="47B87EF9" w:rsidR="00774CEC" w:rsidRPr="00836975" w:rsidDel="007F2F29" w:rsidRDefault="00774CEC" w:rsidP="00F35CA9">
            <w:pPr>
              <w:bidi/>
              <w:jc w:val="right"/>
              <w:rPr>
                <w:del w:id="5059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060" w:author="Dalit Roth" w:date="2020-10-19T15:16:00Z">
                <w:pPr>
                  <w:jc w:val="center"/>
                </w:pPr>
              </w:pPrChange>
            </w:pPr>
            <w:del w:id="5061" w:author="Dalit Roth" w:date="2020-10-19T15:16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425040" w14:textId="5AB46D06" w:rsidR="00774CEC" w:rsidRPr="00836975" w:rsidDel="007F2F29" w:rsidRDefault="00774CEC" w:rsidP="00F35CA9">
            <w:pPr>
              <w:bidi/>
              <w:jc w:val="right"/>
              <w:rPr>
                <w:del w:id="5062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063" w:author="Dalit Roth" w:date="2020-10-19T15:16:00Z">
                <w:pPr>
                  <w:jc w:val="center"/>
                </w:pPr>
              </w:pPrChange>
            </w:pPr>
            <w:del w:id="5064" w:author="Dalit Roth" w:date="2020-10-19T15:16:00Z">
              <w:r w:rsidRPr="00836975" w:rsidDel="007F2F2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774CEC" w:rsidRPr="00836975" w:rsidDel="007F2F29" w14:paraId="447925C7" w14:textId="5EA18227" w:rsidTr="00774CEC">
        <w:trPr>
          <w:trHeight w:val="290"/>
          <w:del w:id="5065" w:author="Dalit Roth" w:date="2020-10-19T15:16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7B57" w14:textId="7F67102C" w:rsidR="00774CEC" w:rsidRPr="00836975" w:rsidDel="007F2F29" w:rsidRDefault="00774CEC" w:rsidP="00F35CA9">
            <w:pPr>
              <w:bidi/>
              <w:jc w:val="right"/>
              <w:rPr>
                <w:del w:id="5066" w:author="Dalit Roth" w:date="2020-10-19T15:16:00Z"/>
                <w:rFonts w:ascii="Calibri" w:hAnsi="Calibri" w:cs="Calibri"/>
                <w:color w:val="000000"/>
              </w:rPr>
              <w:pPrChange w:id="5067" w:author="Dalit Roth" w:date="2020-10-19T15:16:00Z">
                <w:pPr>
                  <w:jc w:val="center"/>
                </w:pPr>
              </w:pPrChange>
            </w:pPr>
            <w:del w:id="5068" w:author="Dalit Roth" w:date="2020-10-19T15:16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8AE1" w14:textId="68192FA2" w:rsidR="00774CEC" w:rsidRPr="00836975" w:rsidDel="007F2F29" w:rsidRDefault="00774CEC" w:rsidP="00F35CA9">
            <w:pPr>
              <w:bidi/>
              <w:jc w:val="right"/>
              <w:rPr>
                <w:del w:id="5069" w:author="Dalit Roth" w:date="2020-10-19T15:16:00Z"/>
                <w:rFonts w:ascii="Calibri" w:hAnsi="Calibri" w:cs="Calibri"/>
                <w:color w:val="000000"/>
              </w:rPr>
              <w:pPrChange w:id="5070" w:author="Dalit Roth" w:date="2020-10-19T15:16:00Z">
                <w:pPr>
                  <w:jc w:val="center"/>
                </w:pPr>
              </w:pPrChange>
            </w:pPr>
            <w:del w:id="5071" w:author="Dalit Roth" w:date="2020-10-19T15:16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33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9E26" w14:textId="6329CD70" w:rsidR="00774CEC" w:rsidRPr="00836975" w:rsidDel="007F2F29" w:rsidRDefault="00774CEC" w:rsidP="00F35CA9">
            <w:pPr>
              <w:bidi/>
              <w:jc w:val="right"/>
              <w:rPr>
                <w:del w:id="5072" w:author="Dalit Roth" w:date="2020-10-19T15:16:00Z"/>
                <w:rFonts w:ascii="Calibri" w:hAnsi="Calibri" w:cs="Calibri"/>
                <w:color w:val="000000"/>
              </w:rPr>
              <w:pPrChange w:id="5073" w:author="Dalit Roth" w:date="2020-10-19T15:16:00Z">
                <w:pPr>
                  <w:jc w:val="center"/>
                </w:pPr>
              </w:pPrChange>
            </w:pPr>
            <w:del w:id="5074" w:author="Dalit Roth" w:date="2020-10-19T15:16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2.074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EB6E" w14:textId="0AF883B8" w:rsidR="00774CEC" w:rsidRPr="00836975" w:rsidDel="007F2F29" w:rsidRDefault="00774CEC" w:rsidP="00F35CA9">
            <w:pPr>
              <w:bidi/>
              <w:jc w:val="right"/>
              <w:rPr>
                <w:del w:id="5075" w:author="Dalit Roth" w:date="2020-10-19T15:16:00Z"/>
                <w:rFonts w:ascii="Calibri" w:hAnsi="Calibri" w:cs="Calibri"/>
                <w:color w:val="000000"/>
              </w:rPr>
              <w:pPrChange w:id="5076" w:author="Dalit Roth" w:date="2020-10-19T15:16:00Z">
                <w:pPr>
                  <w:jc w:val="center"/>
                </w:pPr>
              </w:pPrChange>
            </w:pPr>
            <w:del w:id="5077" w:author="Dalit Roth" w:date="2020-10-19T15:16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1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8359" w14:textId="48AEE509" w:rsidR="00774CEC" w:rsidRPr="00836975" w:rsidDel="007F2F29" w:rsidRDefault="00774CEC" w:rsidP="00F35CA9">
            <w:pPr>
              <w:bidi/>
              <w:jc w:val="right"/>
              <w:rPr>
                <w:del w:id="5078" w:author="Dalit Roth" w:date="2020-10-19T15:16:00Z"/>
                <w:rFonts w:ascii="Calibri" w:hAnsi="Calibri" w:cs="Calibri"/>
                <w:color w:val="000000"/>
              </w:rPr>
              <w:pPrChange w:id="5079" w:author="Dalit Roth" w:date="2020-10-19T15:16:00Z">
                <w:pPr>
                  <w:jc w:val="center"/>
                </w:pPr>
              </w:pPrChange>
            </w:pPr>
            <w:del w:id="5080" w:author="Dalit Roth" w:date="2020-10-19T15:16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C381" w14:textId="15879F59" w:rsidR="00774CEC" w:rsidRPr="00836975" w:rsidDel="007F2F29" w:rsidRDefault="00774CEC" w:rsidP="00F35CA9">
            <w:pPr>
              <w:bidi/>
              <w:jc w:val="right"/>
              <w:rPr>
                <w:del w:id="5081" w:author="Dalit Roth" w:date="2020-10-19T15:16:00Z"/>
                <w:rFonts w:ascii="Calibri" w:hAnsi="Calibri" w:cs="Calibri"/>
                <w:color w:val="000000"/>
              </w:rPr>
              <w:pPrChange w:id="5082" w:author="Dalit Roth" w:date="2020-10-19T15:16:00Z">
                <w:pPr>
                  <w:jc w:val="center"/>
                </w:pPr>
              </w:pPrChange>
            </w:pPr>
            <w:del w:id="5083" w:author="Dalit Roth" w:date="2020-10-19T15:16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DAFF" w14:textId="7B17E462" w:rsidR="00774CEC" w:rsidRPr="00836975" w:rsidDel="007F2F29" w:rsidRDefault="00774CEC" w:rsidP="00F35CA9">
            <w:pPr>
              <w:bidi/>
              <w:jc w:val="right"/>
              <w:rPr>
                <w:del w:id="5084" w:author="Dalit Roth" w:date="2020-10-19T15:16:00Z"/>
                <w:rFonts w:ascii="Calibri" w:hAnsi="Calibri" w:cs="Calibri"/>
                <w:color w:val="000000"/>
              </w:rPr>
              <w:pPrChange w:id="5085" w:author="Dalit Roth" w:date="2020-10-19T15:16:00Z">
                <w:pPr>
                  <w:jc w:val="center"/>
                </w:pPr>
              </w:pPrChange>
            </w:pPr>
            <w:del w:id="5086" w:author="Dalit Roth" w:date="2020-10-19T15:16:00Z">
              <w:r w:rsidDel="007F2F29">
                <w:rPr>
                  <w:rFonts w:ascii="Arial" w:hAnsi="Arial" w:cs="Arial"/>
                  <w:color w:val="000000"/>
                  <w:sz w:val="20"/>
                  <w:szCs w:val="20"/>
                </w:rPr>
                <w:delText>2</w:delText>
              </w:r>
            </w:del>
          </w:p>
        </w:tc>
      </w:tr>
    </w:tbl>
    <w:p w14:paraId="76AB2585" w14:textId="439BE5E4" w:rsidR="00774CEC" w:rsidDel="007F2F29" w:rsidRDefault="00774CEC" w:rsidP="00F35CA9">
      <w:pPr>
        <w:bidi/>
        <w:jc w:val="right"/>
        <w:rPr>
          <w:del w:id="5087" w:author="Dalit Roth" w:date="2020-10-19T15:16:00Z"/>
          <w:rFonts w:asciiTheme="minorBidi" w:hAnsiTheme="minorBidi"/>
          <w:rtl/>
        </w:rPr>
        <w:pPrChange w:id="5088" w:author="Dalit Roth" w:date="2020-10-19T15:16:00Z">
          <w:pPr>
            <w:bidi/>
          </w:pPr>
        </w:pPrChange>
      </w:pPr>
      <w:del w:id="5089" w:author="Dalit Roth" w:date="2020-10-19T15:16:00Z">
        <w:r w:rsidDel="007F2F29">
          <w:rPr>
            <w:rFonts w:asciiTheme="minorBidi" w:hAnsiTheme="minorBidi" w:hint="cs"/>
            <w:rtl/>
          </w:rPr>
          <w:delText>כמות ערכים חריגים: 983</w:delText>
        </w:r>
      </w:del>
    </w:p>
    <w:p w14:paraId="1ECB648B" w14:textId="3F5CF9B1" w:rsidR="00774CEC" w:rsidDel="007F2F29" w:rsidRDefault="00774CEC" w:rsidP="00F35CA9">
      <w:pPr>
        <w:bidi/>
        <w:jc w:val="right"/>
        <w:rPr>
          <w:del w:id="5090" w:author="Dalit Roth" w:date="2020-10-19T15:16:00Z"/>
          <w:rFonts w:asciiTheme="minorBidi" w:hAnsiTheme="minorBidi"/>
          <w:rtl/>
        </w:rPr>
        <w:pPrChange w:id="5091" w:author="Dalit Roth" w:date="2020-10-19T15:16:00Z">
          <w:pPr>
            <w:bidi/>
          </w:pPr>
        </w:pPrChange>
      </w:pPr>
      <w:del w:id="5092" w:author="Dalit Roth" w:date="2020-10-19T15:16:00Z">
        <w:r w:rsidRPr="00AB055D" w:rsidDel="007F2F29">
          <w:rPr>
            <w:rFonts w:cs="Arial"/>
            <w:noProof/>
            <w:rtl/>
          </w:rPr>
          <w:drawing>
            <wp:anchor distT="0" distB="0" distL="114300" distR="114300" simplePos="0" relativeHeight="251615744" behindDoc="0" locked="0" layoutInCell="1" allowOverlap="1" wp14:anchorId="47C11463" wp14:editId="409156C9">
              <wp:simplePos x="0" y="0"/>
              <wp:positionH relativeFrom="column">
                <wp:posOffset>131239</wp:posOffset>
              </wp:positionH>
              <wp:positionV relativeFrom="paragraph">
                <wp:posOffset>167471</wp:posOffset>
              </wp:positionV>
              <wp:extent cx="1892226" cy="1590341"/>
              <wp:effectExtent l="0" t="0" r="0" b="0"/>
              <wp:wrapNone/>
              <wp:docPr id="167" name="תמונה 1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835" b="34482"/>
                      <a:stretch/>
                    </pic:blipFill>
                    <pic:spPr bwMode="auto">
                      <a:xfrm>
                        <a:off x="0" y="0"/>
                        <a:ext cx="1892226" cy="159034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Del="007F2F29">
          <w:rPr>
            <w:rFonts w:asciiTheme="minorBidi" w:hAnsiTheme="minorBidi" w:hint="cs"/>
            <w:rtl/>
          </w:rPr>
          <w:delText>תצוגה גרפית:</w:delText>
        </w:r>
        <w:r w:rsidRPr="00AB055D" w:rsidDel="007F2F29">
          <w:rPr>
            <w:rFonts w:asciiTheme="minorBidi" w:hAnsiTheme="minorBidi" w:cs="Arial" w:hint="cs"/>
            <w:noProof/>
            <w:rtl/>
          </w:rPr>
          <w:delText xml:space="preserve"> </w:delText>
        </w:r>
      </w:del>
    </w:p>
    <w:p w14:paraId="7BDCDA78" w14:textId="3EF27F2C" w:rsidR="00774CEC" w:rsidDel="007F2F29" w:rsidRDefault="00774CEC" w:rsidP="00F35CA9">
      <w:pPr>
        <w:bidi/>
        <w:jc w:val="right"/>
        <w:rPr>
          <w:del w:id="5093" w:author="Dalit Roth" w:date="2020-10-19T15:16:00Z"/>
          <w:rtl/>
        </w:rPr>
        <w:pPrChange w:id="5094" w:author="Dalit Roth" w:date="2020-10-19T15:16:00Z">
          <w:pPr>
            <w:bidi/>
          </w:pPr>
        </w:pPrChange>
      </w:pPr>
      <w:del w:id="5095" w:author="Dalit Roth" w:date="2020-10-19T15:16:00Z">
        <w:r w:rsidRPr="00AB055D" w:rsidDel="007F2F29">
          <w:rPr>
            <w:rFonts w:cs="Arial"/>
            <w:noProof/>
            <w:rtl/>
          </w:rPr>
          <w:drawing>
            <wp:anchor distT="0" distB="0" distL="114300" distR="114300" simplePos="0" relativeHeight="251609600" behindDoc="0" locked="0" layoutInCell="1" allowOverlap="1" wp14:anchorId="5E909B7F" wp14:editId="22BB3A3C">
              <wp:simplePos x="0" y="0"/>
              <wp:positionH relativeFrom="column">
                <wp:posOffset>2155366</wp:posOffset>
              </wp:positionH>
              <wp:positionV relativeFrom="paragraph">
                <wp:posOffset>3997</wp:posOffset>
              </wp:positionV>
              <wp:extent cx="1700530" cy="1490345"/>
              <wp:effectExtent l="0" t="0" r="0" b="0"/>
              <wp:wrapNone/>
              <wp:docPr id="168" name="תמונה 1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997" b="33841"/>
                      <a:stretch/>
                    </pic:blipFill>
                    <pic:spPr bwMode="auto">
                      <a:xfrm>
                        <a:off x="0" y="0"/>
                        <a:ext cx="1700530" cy="1490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AB055D" w:rsidDel="007F2F29">
          <w:rPr>
            <w:rFonts w:cs="Arial"/>
            <w:noProof/>
            <w:rtl/>
          </w:rPr>
          <w:drawing>
            <wp:anchor distT="0" distB="0" distL="114300" distR="114300" simplePos="0" relativeHeight="251612672" behindDoc="0" locked="0" layoutInCell="1" allowOverlap="1" wp14:anchorId="57C3FCE3" wp14:editId="03B5C1C7">
              <wp:simplePos x="0" y="0"/>
              <wp:positionH relativeFrom="column">
                <wp:posOffset>3918494</wp:posOffset>
              </wp:positionH>
              <wp:positionV relativeFrom="paragraph">
                <wp:posOffset>4075</wp:posOffset>
              </wp:positionV>
              <wp:extent cx="1720995" cy="1263247"/>
              <wp:effectExtent l="0" t="0" r="0" b="0"/>
              <wp:wrapNone/>
              <wp:docPr id="169" name="תמונה 1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134" b="45509"/>
                      <a:stretch/>
                    </pic:blipFill>
                    <pic:spPr bwMode="auto">
                      <a:xfrm>
                        <a:off x="0" y="0"/>
                        <a:ext cx="1720995" cy="12632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62B633B7" w14:textId="78059199" w:rsidR="00774CEC" w:rsidDel="007F2F29" w:rsidRDefault="00774CEC" w:rsidP="00F35CA9">
      <w:pPr>
        <w:bidi/>
        <w:jc w:val="right"/>
        <w:rPr>
          <w:del w:id="5096" w:author="Dalit Roth" w:date="2020-10-19T15:16:00Z"/>
          <w:rtl/>
        </w:rPr>
        <w:pPrChange w:id="5097" w:author="Dalit Roth" w:date="2020-10-19T15:16:00Z">
          <w:pPr>
            <w:bidi/>
          </w:pPr>
        </w:pPrChange>
      </w:pPr>
    </w:p>
    <w:p w14:paraId="02EAD2B8" w14:textId="08AF99E4" w:rsidR="00774CEC" w:rsidDel="007F2F29" w:rsidRDefault="00774CEC" w:rsidP="00F35CA9">
      <w:pPr>
        <w:bidi/>
        <w:jc w:val="right"/>
        <w:rPr>
          <w:del w:id="5098" w:author="Dalit Roth" w:date="2020-10-19T15:16:00Z"/>
          <w:rtl/>
        </w:rPr>
        <w:pPrChange w:id="5099" w:author="Dalit Roth" w:date="2020-10-19T15:16:00Z">
          <w:pPr>
            <w:bidi/>
          </w:pPr>
        </w:pPrChange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F35CA9" w:rsidRPr="00836975" w14:paraId="4518BF26" w14:textId="77777777" w:rsidTr="00E91B4A">
        <w:trPr>
          <w:trHeight w:val="260"/>
          <w:ins w:id="5100" w:author="Dalit Roth" w:date="2020-10-19T15:16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8698D46" w14:textId="77777777" w:rsidR="00F35CA9" w:rsidRPr="00836975" w:rsidRDefault="00F35CA9" w:rsidP="00F35CA9">
            <w:pPr>
              <w:jc w:val="right"/>
              <w:rPr>
                <w:ins w:id="5101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  <w:pPrChange w:id="5102" w:author="Dalit Roth" w:date="2020-10-19T15:16:00Z">
                <w:pPr>
                  <w:jc w:val="center"/>
                </w:pPr>
              </w:pPrChange>
            </w:pPr>
            <w:ins w:id="5103" w:author="Dalit Roth" w:date="2020-10-19T15:16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45DB728" w14:textId="77777777" w:rsidR="00F35CA9" w:rsidRPr="00836975" w:rsidRDefault="00F35CA9" w:rsidP="00E91B4A">
            <w:pPr>
              <w:jc w:val="center"/>
              <w:rPr>
                <w:ins w:id="5104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105" w:author="Dalit Roth" w:date="2020-10-19T15:16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48559F" w14:textId="77777777" w:rsidR="00F35CA9" w:rsidRPr="00836975" w:rsidRDefault="00F35CA9" w:rsidP="00E91B4A">
            <w:pPr>
              <w:jc w:val="center"/>
              <w:rPr>
                <w:ins w:id="5106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107" w:author="Dalit Roth" w:date="2020-10-19T15:16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09714F" w14:textId="77777777" w:rsidR="00F35CA9" w:rsidRPr="00836975" w:rsidRDefault="00F35CA9" w:rsidP="00E91B4A">
            <w:pPr>
              <w:jc w:val="center"/>
              <w:rPr>
                <w:ins w:id="5108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109" w:author="Dalit Roth" w:date="2020-10-19T15:16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94C8E2F" w14:textId="77777777" w:rsidR="00F35CA9" w:rsidRPr="00836975" w:rsidRDefault="00F35CA9" w:rsidP="00E91B4A">
            <w:pPr>
              <w:jc w:val="center"/>
              <w:rPr>
                <w:ins w:id="5110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5111" w:author="Dalit Roth" w:date="2020-10-19T15:16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8F77A8B" w14:textId="77777777" w:rsidR="00F35CA9" w:rsidRPr="00836975" w:rsidRDefault="00F35CA9" w:rsidP="00E91B4A">
            <w:pPr>
              <w:jc w:val="center"/>
              <w:rPr>
                <w:ins w:id="5112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113" w:author="Dalit Roth" w:date="2020-10-19T15:16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24D553" w14:textId="77777777" w:rsidR="00F35CA9" w:rsidRPr="00836975" w:rsidRDefault="00F35CA9" w:rsidP="00E91B4A">
            <w:pPr>
              <w:jc w:val="center"/>
              <w:rPr>
                <w:ins w:id="5114" w:author="Dalit Roth" w:date="2020-10-19T15:16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115" w:author="Dalit Roth" w:date="2020-10-19T15:16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</w:tr>
      <w:tr w:rsidR="00F35CA9" w:rsidRPr="00836975" w14:paraId="00C015C9" w14:textId="77777777" w:rsidTr="00E91B4A">
        <w:trPr>
          <w:trHeight w:val="290"/>
          <w:ins w:id="5116" w:author="Dalit Roth" w:date="2020-10-19T15:16:00Z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9E128" w14:textId="77777777" w:rsidR="00F35CA9" w:rsidRPr="00836975" w:rsidRDefault="00F35CA9" w:rsidP="00E91B4A">
            <w:pPr>
              <w:jc w:val="center"/>
              <w:rPr>
                <w:ins w:id="5117" w:author="Dalit Roth" w:date="2020-10-19T15:16:00Z"/>
                <w:rFonts w:ascii="Calibri" w:hAnsi="Calibri" w:cs="Calibri"/>
                <w:color w:val="000000"/>
              </w:rPr>
            </w:pPr>
            <w:ins w:id="5118" w:author="Dalit Roth" w:date="2020-10-19T15:1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F98E5" w14:textId="77777777" w:rsidR="00F35CA9" w:rsidRPr="00836975" w:rsidRDefault="00F35CA9" w:rsidP="00E91B4A">
            <w:pPr>
              <w:jc w:val="center"/>
              <w:rPr>
                <w:ins w:id="5119" w:author="Dalit Roth" w:date="2020-10-19T15:16:00Z"/>
                <w:rFonts w:ascii="Calibri" w:hAnsi="Calibri" w:cs="Calibri"/>
                <w:color w:val="000000"/>
              </w:rPr>
            </w:pPr>
            <w:ins w:id="5120" w:author="Dalit Roth" w:date="2020-10-19T15:16:00Z">
              <w:r>
                <w:rPr>
                  <w:rFonts w:ascii="Calibri" w:hAnsi="Calibri" w:cs="Calibri"/>
                  <w:color w:val="000000"/>
                </w:rPr>
                <w:t>18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491B" w14:textId="77777777" w:rsidR="00F35CA9" w:rsidRPr="00836975" w:rsidRDefault="00F35CA9" w:rsidP="00E91B4A">
            <w:pPr>
              <w:jc w:val="center"/>
              <w:rPr>
                <w:ins w:id="5121" w:author="Dalit Roth" w:date="2020-10-19T15:16:00Z"/>
                <w:rFonts w:ascii="Calibri" w:hAnsi="Calibri" w:cs="Calibri"/>
                <w:color w:val="000000"/>
              </w:rPr>
            </w:pPr>
            <w:ins w:id="5122" w:author="Dalit Roth" w:date="2020-10-19T15:1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4.262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66854" w14:textId="77777777" w:rsidR="00F35CA9" w:rsidRPr="00836975" w:rsidRDefault="00F35CA9" w:rsidP="00E91B4A">
            <w:pPr>
              <w:jc w:val="center"/>
              <w:rPr>
                <w:ins w:id="5123" w:author="Dalit Roth" w:date="2020-10-19T15:16:00Z"/>
                <w:rFonts w:ascii="Calibri" w:hAnsi="Calibri" w:cs="Calibri"/>
                <w:color w:val="000000"/>
              </w:rPr>
            </w:pPr>
            <w:ins w:id="5124" w:author="Dalit Roth" w:date="2020-10-19T15:1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17FC" w14:textId="77777777" w:rsidR="00F35CA9" w:rsidRPr="004941F6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5125" w:author="Dalit Roth" w:date="2020-10-19T15:16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5126" w:author="Dalit Roth" w:date="2020-10-19T15:16:00Z">
              <w:r w:rsidRPr="004941F6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1.2354</w:t>
              </w:r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 </w:t>
              </w:r>
            </w:ins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049A" w14:textId="77777777" w:rsidR="00F35CA9" w:rsidRPr="00836975" w:rsidRDefault="00F35CA9" w:rsidP="00E91B4A">
            <w:pPr>
              <w:jc w:val="center"/>
              <w:rPr>
                <w:ins w:id="5127" w:author="Dalit Roth" w:date="2020-10-19T15:16:00Z"/>
                <w:rFonts w:ascii="Calibri" w:hAnsi="Calibri" w:cs="Calibri"/>
                <w:color w:val="000000"/>
              </w:rPr>
            </w:pPr>
            <w:ins w:id="5128" w:author="Dalit Roth" w:date="2020-10-19T15:1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34A8F" w14:textId="77777777" w:rsidR="00F35CA9" w:rsidRPr="00836975" w:rsidRDefault="00F35CA9" w:rsidP="00E91B4A">
            <w:pPr>
              <w:jc w:val="center"/>
              <w:rPr>
                <w:ins w:id="5129" w:author="Dalit Roth" w:date="2020-10-19T15:16:00Z"/>
                <w:rFonts w:ascii="Calibri" w:hAnsi="Calibri" w:cs="Calibri"/>
                <w:color w:val="000000"/>
              </w:rPr>
            </w:pPr>
            <w:ins w:id="5130" w:author="Dalit Roth" w:date="2020-10-19T15:16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</w:tr>
      <w:tr w:rsidR="00F35CA9" w:rsidRPr="00836975" w14:paraId="66E81D54" w14:textId="77777777" w:rsidTr="00E91B4A">
        <w:trPr>
          <w:trHeight w:val="290"/>
          <w:ins w:id="5131" w:author="Dalit Roth" w:date="2020-10-19T15:16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07E95" w14:textId="77777777" w:rsidR="00F35CA9" w:rsidRDefault="00F35CA9" w:rsidP="00E91B4A">
            <w:pPr>
              <w:jc w:val="center"/>
              <w:rPr>
                <w:ins w:id="5132" w:author="Dalit Roth" w:date="2020-10-19T15:16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50DAB" w14:textId="77777777" w:rsidR="00F35CA9" w:rsidRDefault="00F35CA9" w:rsidP="00E91B4A">
            <w:pPr>
              <w:jc w:val="center"/>
              <w:rPr>
                <w:ins w:id="5133" w:author="Dalit Roth" w:date="2020-10-19T15:16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A41DE" w14:textId="77777777" w:rsidR="00F35CA9" w:rsidRDefault="00F35CA9" w:rsidP="00E91B4A">
            <w:pPr>
              <w:jc w:val="center"/>
              <w:rPr>
                <w:ins w:id="5134" w:author="Dalit Roth" w:date="2020-10-19T15:16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DDF4E" w14:textId="77777777" w:rsidR="00F35CA9" w:rsidRDefault="00F35CA9" w:rsidP="00E91B4A">
            <w:pPr>
              <w:jc w:val="center"/>
              <w:rPr>
                <w:ins w:id="5135" w:author="Dalit Roth" w:date="2020-10-19T15:16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C7E57" w14:textId="77777777" w:rsidR="00F35CA9" w:rsidRPr="004941F6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5136" w:author="Dalit Roth" w:date="2020-10-19T15:16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7A2A1" w14:textId="77777777" w:rsidR="00F35CA9" w:rsidRDefault="00F35CA9" w:rsidP="00E91B4A">
            <w:pPr>
              <w:jc w:val="center"/>
              <w:rPr>
                <w:ins w:id="5137" w:author="Dalit Roth" w:date="2020-10-19T15:16:00Z"/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A6B7DC" w14:textId="77777777" w:rsidR="00F35CA9" w:rsidRDefault="00F35CA9" w:rsidP="00E91B4A">
            <w:pPr>
              <w:jc w:val="center"/>
              <w:rPr>
                <w:ins w:id="5138" w:author="Dalit Roth" w:date="2020-10-19T15:16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71BA185F" w14:textId="77777777" w:rsidR="00F35CA9" w:rsidRDefault="00F35CA9" w:rsidP="00F35CA9">
      <w:pPr>
        <w:bidi/>
        <w:rPr>
          <w:ins w:id="5139" w:author="Dalit Roth" w:date="2020-10-19T15:16:00Z"/>
          <w:rFonts w:asciiTheme="minorBidi" w:hAnsiTheme="minorBidi"/>
          <w:rtl/>
        </w:rPr>
      </w:pPr>
      <w:ins w:id="5140" w:author="Dalit Roth" w:date="2020-10-19T15:16:00Z">
        <w:r>
          <w:rPr>
            <w:rFonts w:asciiTheme="minorBidi" w:hAnsiTheme="minorBidi" w:hint="cs"/>
            <w:rtl/>
          </w:rPr>
          <w:t>כמות ערכים חריגים: 983</w:t>
        </w:r>
      </w:ins>
    </w:p>
    <w:p w14:paraId="0B45F431" w14:textId="77777777" w:rsidR="00F35CA9" w:rsidRDefault="00F35CA9" w:rsidP="00F35CA9">
      <w:pPr>
        <w:bidi/>
        <w:rPr>
          <w:ins w:id="5141" w:author="Dalit Roth" w:date="2020-10-19T15:16:00Z"/>
          <w:rFonts w:asciiTheme="minorBidi" w:hAnsiTheme="minorBidi"/>
          <w:rtl/>
        </w:rPr>
      </w:pPr>
      <w:ins w:id="5142" w:author="Dalit Roth" w:date="2020-10-19T15:16:00Z">
        <w:r>
          <w:rPr>
            <w:rFonts w:asciiTheme="minorBidi" w:hAnsiTheme="minorBidi" w:hint="cs"/>
            <w:rtl/>
          </w:rPr>
          <w:t xml:space="preserve">כמות </w:t>
        </w:r>
        <w:r>
          <w:rPr>
            <w:rFonts w:asciiTheme="minorBidi" w:hAnsiTheme="minorBidi" w:hint="cs"/>
          </w:rPr>
          <w:t>NA</w:t>
        </w:r>
        <w:r>
          <w:rPr>
            <w:rFonts w:asciiTheme="minorBidi" w:hAnsiTheme="minorBidi" w:hint="cs"/>
            <w:rtl/>
          </w:rPr>
          <w:t xml:space="preserve"> לאחר טיפול בערכי קיצון : 1260</w:t>
        </w:r>
        <w:r w:rsidRPr="00636630">
          <w:rPr>
            <w:rFonts w:asciiTheme="minorBidi" w:hAnsiTheme="minorBidi" w:hint="cs"/>
          </w:rPr>
          <w:t xml:space="preserve"> </w:t>
        </w:r>
      </w:ins>
    </w:p>
    <w:p w14:paraId="15B5C30F" w14:textId="77777777" w:rsidR="00F35CA9" w:rsidRDefault="00F35CA9" w:rsidP="00F35CA9">
      <w:pPr>
        <w:bidi/>
        <w:rPr>
          <w:ins w:id="5143" w:author="Dalit Roth" w:date="2020-10-19T15:16:00Z"/>
          <w:rFonts w:asciiTheme="minorBidi" w:hAnsiTheme="minorBidi"/>
          <w:rtl/>
        </w:rPr>
      </w:pPr>
      <w:ins w:id="5144" w:author="Dalit Roth" w:date="2020-10-19T15:16:00Z">
        <w:r>
          <w:rPr>
            <w:rFonts w:asciiTheme="minorBidi" w:hAnsiTheme="minorBidi" w:hint="cs"/>
            <w:rtl/>
          </w:rPr>
          <w:t>תצוגה גרפית:</w:t>
        </w:r>
        <w:r w:rsidRPr="00AB055D">
          <w:rPr>
            <w:rFonts w:asciiTheme="minorBidi" w:hAnsiTheme="minorBidi" w:cs="Arial" w:hint="cs"/>
            <w:noProof/>
            <w:rtl/>
          </w:rPr>
          <w:t xml:space="preserve"> </w:t>
        </w:r>
      </w:ins>
    </w:p>
    <w:p w14:paraId="7908E652" w14:textId="77777777" w:rsidR="00F35CA9" w:rsidRDefault="00F35CA9" w:rsidP="00F35CA9">
      <w:pPr>
        <w:bidi/>
        <w:rPr>
          <w:ins w:id="5145" w:author="Dalit Roth" w:date="2020-10-19T15:16:00Z"/>
          <w:rtl/>
        </w:rPr>
      </w:pPr>
    </w:p>
    <w:p w14:paraId="6578C9C1" w14:textId="77777777" w:rsidR="00F35CA9" w:rsidRDefault="00F35CA9" w:rsidP="00F35CA9">
      <w:pPr>
        <w:bidi/>
        <w:rPr>
          <w:ins w:id="5146" w:author="Dalit Roth" w:date="2020-10-19T15:16:00Z"/>
          <w:rtl/>
        </w:rPr>
      </w:pPr>
      <w:ins w:id="5147" w:author="Dalit Roth" w:date="2020-10-19T15:16:00Z">
        <w:r w:rsidRPr="00636630">
          <w:rPr>
            <w:rFonts w:asciiTheme="minorBidi" w:hAnsiTheme="minorBidi" w:hint="cs"/>
            <w:noProof/>
            <w:rtl/>
          </w:rPr>
          <w:drawing>
            <wp:anchor distT="0" distB="0" distL="114300" distR="114300" simplePos="0" relativeHeight="251875840" behindDoc="0" locked="0" layoutInCell="1" allowOverlap="1" wp14:anchorId="203A5815" wp14:editId="6ED7A8AF">
              <wp:simplePos x="0" y="0"/>
              <wp:positionH relativeFrom="column">
                <wp:posOffset>315690</wp:posOffset>
              </wp:positionH>
              <wp:positionV relativeFrom="paragraph">
                <wp:posOffset>3175</wp:posOffset>
              </wp:positionV>
              <wp:extent cx="1728232" cy="1575380"/>
              <wp:effectExtent l="0" t="0" r="0" b="6350"/>
              <wp:wrapNone/>
              <wp:docPr id="340" name="תמונה 3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6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29751" b="32071"/>
                      <a:stretch/>
                    </pic:blipFill>
                    <pic:spPr bwMode="auto">
                      <a:xfrm>
                        <a:off x="0" y="0"/>
                        <a:ext cx="1728232" cy="1575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B1D88">
          <w:rPr>
            <w:rFonts w:asciiTheme="minorBidi" w:hAnsiTheme="minorBidi" w:hint="cs"/>
            <w:noProof/>
            <w:rtl/>
          </w:rPr>
          <w:drawing>
            <wp:anchor distT="0" distB="0" distL="114300" distR="114300" simplePos="0" relativeHeight="251868672" behindDoc="0" locked="0" layoutInCell="1" allowOverlap="1" wp14:anchorId="564522A6" wp14:editId="626F4705">
              <wp:simplePos x="0" y="0"/>
              <wp:positionH relativeFrom="column">
                <wp:posOffset>3629781</wp:posOffset>
              </wp:positionH>
              <wp:positionV relativeFrom="paragraph">
                <wp:posOffset>4900</wp:posOffset>
              </wp:positionV>
              <wp:extent cx="1564523" cy="1426957"/>
              <wp:effectExtent l="0" t="0" r="0" b="1905"/>
              <wp:wrapNone/>
              <wp:docPr id="335" name="תמונה 3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6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757" b="34941"/>
                      <a:stretch/>
                    </pic:blipFill>
                    <pic:spPr bwMode="auto">
                      <a:xfrm>
                        <a:off x="0" y="0"/>
                        <a:ext cx="1564523" cy="14269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8F682C">
          <w:rPr>
            <w:noProof/>
            <w:rtl/>
          </w:rPr>
          <w:drawing>
            <wp:anchor distT="0" distB="0" distL="114300" distR="114300" simplePos="0" relativeHeight="251864576" behindDoc="0" locked="0" layoutInCell="1" allowOverlap="1" wp14:anchorId="353AA752" wp14:editId="620477FC">
              <wp:simplePos x="0" y="0"/>
              <wp:positionH relativeFrom="column">
                <wp:posOffset>2054225</wp:posOffset>
              </wp:positionH>
              <wp:positionV relativeFrom="paragraph">
                <wp:posOffset>25400</wp:posOffset>
              </wp:positionV>
              <wp:extent cx="1642745" cy="1577975"/>
              <wp:effectExtent l="0" t="0" r="0" b="3175"/>
              <wp:wrapNone/>
              <wp:docPr id="333" name="תמונה 3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6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859" b="32603"/>
                      <a:stretch/>
                    </pic:blipFill>
                    <pic:spPr bwMode="auto">
                      <a:xfrm>
                        <a:off x="0" y="0"/>
                        <a:ext cx="1642745" cy="1577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65E0D597" w14:textId="77777777" w:rsidR="00F35CA9" w:rsidRDefault="00F35CA9" w:rsidP="00F35CA9">
      <w:pPr>
        <w:bidi/>
        <w:rPr>
          <w:ins w:id="5148" w:author="Dalit Roth" w:date="2020-10-19T15:16:00Z"/>
          <w:rtl/>
        </w:rPr>
      </w:pPr>
    </w:p>
    <w:p w14:paraId="7D6EF1F2" w14:textId="77777777" w:rsidR="00F35CA9" w:rsidRDefault="00F35CA9" w:rsidP="00F35CA9">
      <w:pPr>
        <w:bidi/>
        <w:rPr>
          <w:ins w:id="5149" w:author="Dalit Roth" w:date="2020-10-19T15:16:00Z"/>
          <w:rtl/>
        </w:rPr>
      </w:pPr>
    </w:p>
    <w:p w14:paraId="2444C6EE" w14:textId="77777777" w:rsidR="00F35CA9" w:rsidRDefault="00F35CA9" w:rsidP="00F35CA9">
      <w:pPr>
        <w:bidi/>
        <w:rPr>
          <w:ins w:id="5150" w:author="Dalit Roth" w:date="2020-10-19T15:16:00Z"/>
          <w:rtl/>
        </w:rPr>
      </w:pPr>
    </w:p>
    <w:p w14:paraId="7D904F3B" w14:textId="77777777" w:rsidR="00F35CA9" w:rsidRDefault="00F35CA9" w:rsidP="00F35CA9">
      <w:pPr>
        <w:bidi/>
        <w:rPr>
          <w:ins w:id="5151" w:author="Dalit Roth" w:date="2020-10-19T15:16:00Z"/>
          <w:rtl/>
        </w:rPr>
      </w:pPr>
    </w:p>
    <w:p w14:paraId="243C822C" w14:textId="77777777" w:rsidR="00F35CA9" w:rsidRDefault="00F35CA9" w:rsidP="00F35CA9">
      <w:pPr>
        <w:bidi/>
        <w:rPr>
          <w:ins w:id="5152" w:author="Dalit Roth" w:date="2020-10-19T15:16:00Z"/>
          <w:rtl/>
        </w:rPr>
      </w:pPr>
    </w:p>
    <w:p w14:paraId="405A8FA7" w14:textId="77777777" w:rsidR="00F35CA9" w:rsidRDefault="00F35CA9" w:rsidP="00F35CA9">
      <w:pPr>
        <w:bidi/>
        <w:rPr>
          <w:ins w:id="5153" w:author="Dalit Roth" w:date="2020-10-19T15:16:00Z"/>
          <w:rtl/>
        </w:rPr>
      </w:pPr>
    </w:p>
    <w:p w14:paraId="6D45BFF3" w14:textId="77777777" w:rsidR="00F35CA9" w:rsidRDefault="00F35CA9" w:rsidP="00F35CA9">
      <w:pPr>
        <w:bidi/>
        <w:rPr>
          <w:ins w:id="5154" w:author="Dalit Roth" w:date="2020-10-19T15:16:00Z"/>
          <w:rtl/>
        </w:rPr>
      </w:pPr>
    </w:p>
    <w:p w14:paraId="27E1B5A7" w14:textId="73B5743F" w:rsidR="00F35CA9" w:rsidRDefault="00F35CA9" w:rsidP="00F35CA9">
      <w:pPr>
        <w:bidi/>
        <w:rPr>
          <w:ins w:id="5155" w:author="Dalit Roth" w:date="2020-10-19T15:16:00Z"/>
          <w:rtl/>
        </w:rPr>
      </w:pPr>
      <w:ins w:id="5156" w:author="Dalit Roth" w:date="2020-10-19T15:16:00Z">
        <w:r w:rsidRPr="00636630">
          <w:rPr>
            <w:rFonts w:asciiTheme="minorBidi" w:hAnsiTheme="minorBidi" w:hint="cs"/>
            <w:noProof/>
            <w:rtl/>
          </w:rPr>
          <w:drawing>
            <wp:anchor distT="0" distB="0" distL="114300" distR="114300" simplePos="0" relativeHeight="251877888" behindDoc="0" locked="0" layoutInCell="1" allowOverlap="1" wp14:anchorId="4D563BC0" wp14:editId="607BF156">
              <wp:simplePos x="0" y="0"/>
              <wp:positionH relativeFrom="column">
                <wp:posOffset>388088</wp:posOffset>
              </wp:positionH>
              <wp:positionV relativeFrom="paragraph">
                <wp:posOffset>146865</wp:posOffset>
              </wp:positionV>
              <wp:extent cx="1631201" cy="1383544"/>
              <wp:effectExtent l="0" t="0" r="0" b="7620"/>
              <wp:wrapNone/>
              <wp:docPr id="341" name="תמונה 3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6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354" b="38237"/>
                      <a:stretch/>
                    </pic:blipFill>
                    <pic:spPr bwMode="auto">
                      <a:xfrm>
                        <a:off x="0" y="0"/>
                        <a:ext cx="1633410" cy="13854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B1D88">
          <w:rPr>
            <w:noProof/>
            <w:rtl/>
          </w:rPr>
          <w:drawing>
            <wp:anchor distT="0" distB="0" distL="114300" distR="114300" simplePos="0" relativeHeight="251866624" behindDoc="0" locked="0" layoutInCell="1" allowOverlap="1" wp14:anchorId="60A57E97" wp14:editId="0DE65493">
              <wp:simplePos x="0" y="0"/>
              <wp:positionH relativeFrom="column">
                <wp:posOffset>2132950</wp:posOffset>
              </wp:positionH>
              <wp:positionV relativeFrom="paragraph">
                <wp:posOffset>124918</wp:posOffset>
              </wp:positionV>
              <wp:extent cx="1664970" cy="1405890"/>
              <wp:effectExtent l="0" t="0" r="0" b="3810"/>
              <wp:wrapNone/>
              <wp:docPr id="334" name="תמונה 3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6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452" b="37705"/>
                      <a:stretch/>
                    </pic:blipFill>
                    <pic:spPr bwMode="auto">
                      <a:xfrm>
                        <a:off x="0" y="0"/>
                        <a:ext cx="1664970" cy="14058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902A28F" w14:textId="13104F0D" w:rsidR="00F35CA9" w:rsidRDefault="00F35CA9" w:rsidP="00F35CA9">
      <w:pPr>
        <w:bidi/>
        <w:rPr>
          <w:ins w:id="5157" w:author="Dalit Roth" w:date="2020-10-19T15:16:00Z"/>
          <w:rtl/>
        </w:rPr>
      </w:pPr>
    </w:p>
    <w:p w14:paraId="15230817" w14:textId="77777777" w:rsidR="00F35CA9" w:rsidRDefault="00F35CA9" w:rsidP="00F35CA9">
      <w:pPr>
        <w:bidi/>
        <w:rPr>
          <w:ins w:id="5158" w:author="Dalit Roth" w:date="2020-10-19T15:16:00Z"/>
          <w:rFonts w:hint="cs"/>
          <w:rtl/>
        </w:rPr>
      </w:pPr>
    </w:p>
    <w:p w14:paraId="7BFA2069" w14:textId="77777777" w:rsidR="00F35CA9" w:rsidRDefault="00F35CA9" w:rsidP="00F35CA9">
      <w:pPr>
        <w:bidi/>
        <w:rPr>
          <w:ins w:id="5159" w:author="Dalit Roth" w:date="2020-10-19T15:16:00Z"/>
          <w:rtl/>
        </w:rPr>
      </w:pPr>
    </w:p>
    <w:p w14:paraId="45BA55FA" w14:textId="77777777" w:rsidR="00F35CA9" w:rsidRDefault="00F35CA9" w:rsidP="00F35CA9">
      <w:pPr>
        <w:bidi/>
        <w:rPr>
          <w:ins w:id="5160" w:author="Dalit Roth" w:date="2020-10-19T15:16:00Z"/>
          <w:rtl/>
        </w:rPr>
      </w:pPr>
    </w:p>
    <w:p w14:paraId="18813F26" w14:textId="77777777" w:rsidR="00F35CA9" w:rsidRDefault="00F35CA9" w:rsidP="00F35CA9">
      <w:pPr>
        <w:bidi/>
        <w:rPr>
          <w:ins w:id="5161" w:author="Dalit Roth" w:date="2020-10-19T15:16:00Z"/>
          <w:rFonts w:hint="cs"/>
          <w:rtl/>
        </w:rPr>
      </w:pPr>
    </w:p>
    <w:p w14:paraId="31605ACA" w14:textId="77777777" w:rsidR="00F35CA9" w:rsidRDefault="00F35CA9" w:rsidP="00F35CA9">
      <w:pPr>
        <w:bidi/>
        <w:spacing w:line="276" w:lineRule="auto"/>
        <w:rPr>
          <w:ins w:id="5162" w:author="Dalit Roth" w:date="2020-10-19T15:16:00Z"/>
          <w:rFonts w:asciiTheme="minorBidi" w:hAnsiTheme="minorBidi" w:cstheme="minorBidi"/>
          <w:noProof/>
        </w:rPr>
      </w:pPr>
    </w:p>
    <w:p w14:paraId="5887C3E2" w14:textId="5F5B5357" w:rsidR="00F35CA9" w:rsidRDefault="00F35CA9" w:rsidP="00F35CA9">
      <w:pPr>
        <w:bidi/>
        <w:spacing w:line="276" w:lineRule="auto"/>
        <w:rPr>
          <w:ins w:id="5163" w:author="Dalit Roth" w:date="2020-10-19T15:16:00Z"/>
          <w:rFonts w:asciiTheme="minorBidi" w:hAnsiTheme="minorBidi" w:cstheme="minorBidi"/>
          <w:noProof/>
        </w:rPr>
      </w:pPr>
    </w:p>
    <w:p w14:paraId="6B72A066" w14:textId="0E65E616" w:rsidR="00F35CA9" w:rsidRDefault="00F35CA9" w:rsidP="00F35CA9">
      <w:pPr>
        <w:bidi/>
        <w:spacing w:line="276" w:lineRule="auto"/>
        <w:rPr>
          <w:ins w:id="5164" w:author="Dalit Roth" w:date="2020-10-19T15:16:00Z"/>
          <w:rFonts w:asciiTheme="minorBidi" w:hAnsiTheme="minorBidi" w:cstheme="minorBidi"/>
          <w:noProof/>
        </w:rPr>
      </w:pPr>
      <w:ins w:id="5165" w:author="Dalit Roth" w:date="2020-10-19T15:16:00Z">
        <w:r w:rsidRPr="00636630">
          <w:rPr>
            <w:rFonts w:asciiTheme="minorBidi" w:hAnsiTheme="minorBidi" w:cs="Arial"/>
            <w:noProof/>
            <w:rtl/>
          </w:rPr>
          <w:drawing>
            <wp:anchor distT="0" distB="0" distL="114300" distR="114300" simplePos="0" relativeHeight="251883008" behindDoc="0" locked="0" layoutInCell="1" allowOverlap="1" wp14:anchorId="0D33D323" wp14:editId="58474732">
              <wp:simplePos x="0" y="0"/>
              <wp:positionH relativeFrom="column">
                <wp:posOffset>331890</wp:posOffset>
              </wp:positionH>
              <wp:positionV relativeFrom="paragraph">
                <wp:posOffset>14694</wp:posOffset>
              </wp:positionV>
              <wp:extent cx="1724838" cy="1552353"/>
              <wp:effectExtent l="0" t="0" r="0" b="0"/>
              <wp:wrapNone/>
              <wp:docPr id="342" name="תמונה 3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6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853" b="33985"/>
                      <a:stretch/>
                    </pic:blipFill>
                    <pic:spPr bwMode="auto">
                      <a:xfrm>
                        <a:off x="0" y="0"/>
                        <a:ext cx="1728439" cy="15555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591303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873792" behindDoc="0" locked="0" layoutInCell="1" allowOverlap="1" wp14:anchorId="26D1DA4D" wp14:editId="4183210E">
              <wp:simplePos x="0" y="0"/>
              <wp:positionH relativeFrom="column">
                <wp:posOffset>2147216</wp:posOffset>
              </wp:positionH>
              <wp:positionV relativeFrom="paragraph">
                <wp:posOffset>14443</wp:posOffset>
              </wp:positionV>
              <wp:extent cx="1659551" cy="1614698"/>
              <wp:effectExtent l="0" t="0" r="0" b="0"/>
              <wp:wrapNone/>
              <wp:docPr id="337" name="תמונה 3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7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3258" b="31114"/>
                      <a:stretch/>
                    </pic:blipFill>
                    <pic:spPr bwMode="auto">
                      <a:xfrm>
                        <a:off x="0" y="0"/>
                        <a:ext cx="1659551" cy="161469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27804717" w14:textId="77777777" w:rsidR="00F35CA9" w:rsidRDefault="00F35CA9" w:rsidP="00F35CA9">
      <w:pPr>
        <w:bidi/>
        <w:spacing w:line="276" w:lineRule="auto"/>
        <w:rPr>
          <w:ins w:id="5166" w:author="Dalit Roth" w:date="2020-10-19T15:16:00Z"/>
          <w:rFonts w:asciiTheme="minorBidi" w:hAnsiTheme="minorBidi" w:cstheme="minorBidi"/>
          <w:noProof/>
        </w:rPr>
      </w:pPr>
    </w:p>
    <w:p w14:paraId="7F3415B1" w14:textId="77777777" w:rsidR="00F35CA9" w:rsidRDefault="00F35CA9" w:rsidP="00F35CA9">
      <w:pPr>
        <w:bidi/>
        <w:spacing w:line="276" w:lineRule="auto"/>
        <w:rPr>
          <w:ins w:id="5167" w:author="Dalit Roth" w:date="2020-10-19T15:16:00Z"/>
          <w:rFonts w:asciiTheme="minorBidi" w:hAnsiTheme="minorBidi" w:cstheme="minorBidi"/>
          <w:noProof/>
        </w:rPr>
      </w:pPr>
    </w:p>
    <w:p w14:paraId="0C312D6D" w14:textId="77777777" w:rsidR="00F35CA9" w:rsidRDefault="00F35CA9" w:rsidP="00F35CA9">
      <w:pPr>
        <w:bidi/>
        <w:spacing w:line="276" w:lineRule="auto"/>
        <w:rPr>
          <w:ins w:id="5168" w:author="Dalit Roth" w:date="2020-10-19T15:16:00Z"/>
          <w:rFonts w:asciiTheme="minorBidi" w:hAnsiTheme="minorBidi" w:cstheme="minorBidi"/>
          <w:noProof/>
        </w:rPr>
      </w:pPr>
    </w:p>
    <w:p w14:paraId="55A86778" w14:textId="77777777" w:rsidR="00F35CA9" w:rsidRDefault="00F35CA9" w:rsidP="00F35CA9">
      <w:pPr>
        <w:bidi/>
        <w:spacing w:line="276" w:lineRule="auto"/>
        <w:rPr>
          <w:ins w:id="5169" w:author="Dalit Roth" w:date="2020-10-19T15:16:00Z"/>
          <w:rFonts w:asciiTheme="minorBidi" w:hAnsiTheme="minorBidi" w:cstheme="minorBidi"/>
          <w:noProof/>
          <w:rtl/>
        </w:rPr>
      </w:pPr>
    </w:p>
    <w:p w14:paraId="38963B43" w14:textId="77777777" w:rsidR="00F35CA9" w:rsidRDefault="00F35CA9" w:rsidP="00F35CA9">
      <w:pPr>
        <w:bidi/>
        <w:spacing w:line="276" w:lineRule="auto"/>
        <w:rPr>
          <w:ins w:id="5170" w:author="Dalit Roth" w:date="2020-10-19T15:16:00Z"/>
          <w:rFonts w:asciiTheme="minorBidi" w:hAnsiTheme="minorBidi" w:cstheme="minorBidi"/>
          <w:noProof/>
          <w:rtl/>
        </w:rPr>
      </w:pPr>
    </w:p>
    <w:p w14:paraId="766C5CEB" w14:textId="77777777" w:rsidR="00F35CA9" w:rsidRDefault="00F35CA9" w:rsidP="00F35CA9">
      <w:pPr>
        <w:bidi/>
        <w:spacing w:line="276" w:lineRule="auto"/>
        <w:rPr>
          <w:ins w:id="5171" w:author="Dalit Roth" w:date="2020-10-19T15:16:00Z"/>
          <w:rFonts w:asciiTheme="minorBidi" w:hAnsiTheme="minorBidi" w:cstheme="minorBidi" w:hint="cs"/>
          <w:noProof/>
        </w:rPr>
      </w:pPr>
    </w:p>
    <w:p w14:paraId="36358C92" w14:textId="77777777" w:rsidR="00F35CA9" w:rsidRDefault="00F35CA9" w:rsidP="00F35CA9">
      <w:pPr>
        <w:bidi/>
        <w:spacing w:line="276" w:lineRule="auto"/>
        <w:rPr>
          <w:ins w:id="5172" w:author="Dalit Roth" w:date="2020-10-19T15:16:00Z"/>
          <w:rFonts w:asciiTheme="minorBidi" w:hAnsiTheme="minorBidi" w:cstheme="minorBidi" w:hint="cs"/>
          <w:noProof/>
          <w:rtl/>
        </w:rPr>
      </w:pPr>
    </w:p>
    <w:p w14:paraId="3F5E97C7" w14:textId="77777777" w:rsidR="00F35CA9" w:rsidRDefault="00F35CA9" w:rsidP="00F35CA9">
      <w:pPr>
        <w:bidi/>
        <w:spacing w:line="276" w:lineRule="auto"/>
        <w:rPr>
          <w:ins w:id="5173" w:author="Dalit Roth" w:date="2020-10-19T15:16:00Z"/>
          <w:rFonts w:asciiTheme="minorBidi" w:hAnsiTheme="minorBidi" w:cstheme="minorBidi"/>
          <w:noProof/>
          <w:rtl/>
        </w:rPr>
      </w:pPr>
      <w:ins w:id="5174" w:author="Dalit Roth" w:date="2020-10-19T15:16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  <w:r>
          <w:rPr>
            <w:rFonts w:asciiTheme="minorBidi" w:hAnsiTheme="minorBidi" w:cstheme="minorBidi" w:hint="cs"/>
            <w:noProof/>
            <w:rtl/>
          </w:rPr>
          <w:t>:</w:t>
        </w:r>
      </w:ins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F35CA9" w:rsidRPr="0084232E" w14:paraId="11740230" w14:textId="77777777" w:rsidTr="00E91B4A">
        <w:trPr>
          <w:trHeight w:val="290"/>
          <w:ins w:id="5175" w:author="Dalit Roth" w:date="2020-10-19T15:16:00Z"/>
        </w:trPr>
        <w:tc>
          <w:tcPr>
            <w:tcW w:w="2065" w:type="dxa"/>
            <w:shd w:val="clear" w:color="auto" w:fill="auto"/>
            <w:noWrap/>
            <w:vAlign w:val="bottom"/>
          </w:tcPr>
          <w:p w14:paraId="2AF185DC" w14:textId="77777777" w:rsidR="00F35CA9" w:rsidRPr="00591303" w:rsidRDefault="00F35CA9" w:rsidP="00E91B4A">
            <w:pPr>
              <w:pStyle w:val="HTML"/>
              <w:shd w:val="clear" w:color="auto" w:fill="FFFFFF"/>
              <w:wordWrap w:val="0"/>
              <w:rPr>
                <w:ins w:id="5176" w:author="Dalit Roth" w:date="2020-10-19T15:16:00Z"/>
                <w:rFonts w:ascii="Lucida Console" w:hAnsi="Lucida Console"/>
                <w:color w:val="000000"/>
              </w:rPr>
            </w:pPr>
            <w:ins w:id="5177" w:author="Dalit Roth" w:date="2020-10-19T15:16:00Z">
              <w:r w:rsidRPr="00636630">
                <w:rPr>
                  <w:rFonts w:asciiTheme="minorBidi" w:hAnsiTheme="minorBidi" w:cstheme="minorBidi"/>
                  <w:color w:val="FF0000"/>
                  <w:sz w:val="22"/>
                  <w:szCs w:val="22"/>
                </w:rPr>
                <w:t xml:space="preserve">Rho = </w:t>
              </w:r>
              <w:r w:rsidRPr="00636630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0.2893307 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EA9173A" w14:textId="77777777" w:rsidR="00F35CA9" w:rsidRPr="00591303" w:rsidRDefault="00F35CA9" w:rsidP="00E91B4A">
            <w:pPr>
              <w:pStyle w:val="HTML"/>
              <w:shd w:val="clear" w:color="auto" w:fill="FFFFFF"/>
              <w:wordWrap w:val="0"/>
              <w:rPr>
                <w:ins w:id="5178" w:author="Dalit Roth" w:date="2020-10-19T15:16:00Z"/>
                <w:rFonts w:ascii="Lucida Console" w:hAnsi="Lucida Console"/>
                <w:color w:val="000000"/>
              </w:rPr>
            </w:pPr>
            <w:ins w:id="5179" w:author="Dalit Roth" w:date="2020-10-19T15:16:00Z">
              <w:r w:rsidRPr="0084232E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 w:rsidRPr="00591303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3128169913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7ECB86E" w14:textId="77777777" w:rsidR="00F35CA9" w:rsidRPr="0084232E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ins w:id="5180" w:author="Dalit Roth" w:date="2020-10-19T15:1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181" w:author="Dalit Roth" w:date="2020-10-19T15:16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p-value &lt; 2.2e-16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F6C1BD2" w14:textId="77777777" w:rsidR="00F35CA9" w:rsidRPr="0084232E" w:rsidRDefault="00F35CA9" w:rsidP="00E91B4A">
            <w:pPr>
              <w:spacing w:line="276" w:lineRule="auto"/>
              <w:jc w:val="center"/>
              <w:rPr>
                <w:ins w:id="5182" w:author="Dalit Roth" w:date="2020-10-19T15:1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183" w:author="Dalit Roth" w:date="2020-10-19T15:16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F35CA9" w:rsidRPr="0084232E" w14:paraId="66A6EC58" w14:textId="77777777" w:rsidTr="00E91B4A">
        <w:trPr>
          <w:trHeight w:val="290"/>
          <w:ins w:id="5184" w:author="Dalit Roth" w:date="2020-10-19T15:16:00Z"/>
        </w:trPr>
        <w:tc>
          <w:tcPr>
            <w:tcW w:w="2065" w:type="dxa"/>
            <w:shd w:val="clear" w:color="auto" w:fill="auto"/>
            <w:noWrap/>
            <w:vAlign w:val="bottom"/>
          </w:tcPr>
          <w:p w14:paraId="2A849613" w14:textId="77777777" w:rsidR="00F35CA9" w:rsidRPr="0084232E" w:rsidRDefault="00F35CA9" w:rsidP="00E91B4A">
            <w:pPr>
              <w:pStyle w:val="HTML"/>
              <w:shd w:val="clear" w:color="auto" w:fill="FFFFFF"/>
              <w:wordWrap w:val="0"/>
              <w:rPr>
                <w:ins w:id="5185" w:author="Dalit Roth" w:date="2020-10-19T15:1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186" w:author="Dalit Roth" w:date="2020-10-19T15:16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84232E">
                <w:rPr>
                  <w:rFonts w:asciiTheme="minorBidi" w:hAnsiTheme="minorBidi" w:cstheme="minorBidi"/>
                  <w:sz w:val="22"/>
                  <w:szCs w:val="22"/>
                </w:rPr>
                <w:t xml:space="preserve">ho = </w:t>
              </w:r>
              <w:r>
                <w:rPr>
                  <w:rFonts w:asciiTheme="minorBidi" w:hAnsiTheme="minorBidi" w:cstheme="minorBidi"/>
                  <w:sz w:val="22"/>
                  <w:szCs w:val="22"/>
                </w:rPr>
                <w:t>NA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B7E17F1" w14:textId="77777777" w:rsidR="00F35CA9" w:rsidRPr="0084232E" w:rsidRDefault="00F35CA9" w:rsidP="00E91B4A">
            <w:pPr>
              <w:pStyle w:val="HTML"/>
              <w:shd w:val="clear" w:color="auto" w:fill="FFFFFF"/>
              <w:wordWrap w:val="0"/>
              <w:rPr>
                <w:ins w:id="5187" w:author="Dalit Roth" w:date="2020-10-19T15:1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188" w:author="Dalit Roth" w:date="2020-10-19T15:16:00Z">
              <w:r w:rsidRPr="0084232E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NA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F694580" w14:textId="77777777" w:rsidR="00F35CA9" w:rsidRPr="0084232E" w:rsidRDefault="00F35CA9" w:rsidP="00E91B4A">
            <w:pPr>
              <w:spacing w:line="276" w:lineRule="auto"/>
              <w:jc w:val="center"/>
              <w:rPr>
                <w:ins w:id="5189" w:author="Dalit Roth" w:date="2020-10-19T15:1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190" w:author="Dalit Roth" w:date="2020-10-19T15:16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=NA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49C2E3F" w14:textId="77777777" w:rsidR="00F35CA9" w:rsidRPr="0084232E" w:rsidRDefault="00F35CA9" w:rsidP="00E91B4A">
            <w:pPr>
              <w:spacing w:line="276" w:lineRule="auto"/>
              <w:jc w:val="center"/>
              <w:rPr>
                <w:ins w:id="5191" w:author="Dalit Roth" w:date="2020-10-19T15:16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192" w:author="Dalit Roth" w:date="2020-10-19T15:16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2CC5D46C" w14:textId="77777777" w:rsidR="00F35CA9" w:rsidRDefault="00F35CA9" w:rsidP="00F35CA9">
      <w:pPr>
        <w:spacing w:after="160" w:line="259" w:lineRule="auto"/>
        <w:jc w:val="right"/>
        <w:rPr>
          <w:ins w:id="5193" w:author="Dalit Roth" w:date="2020-10-19T15:16:00Z"/>
          <w:rFonts w:asciiTheme="minorBidi" w:hAnsiTheme="minorBidi" w:cstheme="minorBidi"/>
          <w:color w:val="FF0000"/>
          <w:u w:val="single"/>
        </w:rPr>
      </w:pPr>
      <w:ins w:id="5194" w:author="Dalit Roth" w:date="2020-10-19T15:16:00Z">
        <w:r w:rsidRPr="00636630">
          <w:rPr>
            <w:rFonts w:asciiTheme="minorBidi" w:hAnsiTheme="minorBidi" w:cstheme="minorBidi" w:hint="cs"/>
            <w:color w:val="FF0000"/>
            <w:u w:val="single"/>
            <w:rtl/>
          </w:rPr>
          <w:t xml:space="preserve">טיפול בערכי הקיצון פוגע במשתנה. </w:t>
        </w:r>
        <w:r>
          <w:rPr>
            <w:rFonts w:asciiTheme="minorBidi" w:hAnsiTheme="minorBidi" w:cstheme="minorBidi"/>
            <w:color w:val="FF0000"/>
            <w:u w:val="single"/>
          </w:rPr>
          <w:t xml:space="preserve">-  </w:t>
        </w:r>
      </w:ins>
    </w:p>
    <w:p w14:paraId="3C72EEA7" w14:textId="77777777" w:rsidR="00F35CA9" w:rsidRPr="00636630" w:rsidRDefault="00F35CA9" w:rsidP="00F35CA9">
      <w:pPr>
        <w:spacing w:after="160" w:line="259" w:lineRule="auto"/>
        <w:jc w:val="right"/>
        <w:rPr>
          <w:ins w:id="5195" w:author="Dalit Roth" w:date="2020-10-19T15:16:00Z"/>
          <w:rFonts w:asciiTheme="minorBidi" w:hAnsiTheme="minorBidi" w:cstheme="minorBidi" w:hint="cs"/>
          <w:color w:val="FF0000"/>
          <w:u w:val="single"/>
          <w:rtl/>
        </w:rPr>
      </w:pPr>
      <w:proofErr w:type="spellStart"/>
      <w:ins w:id="5196" w:author="Dalit Roth" w:date="2020-10-19T15:16:00Z">
        <w:r>
          <w:rPr>
            <w:rFonts w:asciiTheme="minorBidi" w:hAnsiTheme="minorBidi" w:cstheme="minorBidi" w:hint="cs"/>
            <w:color w:val="FF0000"/>
            <w:u w:val="single"/>
            <w:rtl/>
          </w:rPr>
          <w:t>הקורולציה</w:t>
        </w:r>
        <w:proofErr w:type="spellEnd"/>
        <w:r>
          <w:rPr>
            <w:rFonts w:asciiTheme="minorBidi" w:hAnsiTheme="minorBidi" w:cstheme="minorBidi" w:hint="cs"/>
            <w:color w:val="FF0000"/>
            <w:u w:val="single"/>
            <w:rtl/>
          </w:rPr>
          <w:t xml:space="preserve"> נמוכה מתחת לסף שהחלטנו. </w:t>
        </w:r>
      </w:ins>
    </w:p>
    <w:p w14:paraId="05A28B27" w14:textId="77777777" w:rsidR="00774CEC" w:rsidRDefault="00774CEC" w:rsidP="007F2F29">
      <w:pPr>
        <w:bidi/>
        <w:rPr>
          <w:rtl/>
        </w:rPr>
        <w:pPrChange w:id="5197" w:author="Dalit Roth" w:date="2020-10-19T15:16:00Z">
          <w:pPr>
            <w:bidi/>
          </w:pPr>
        </w:pPrChange>
      </w:pPr>
    </w:p>
    <w:p w14:paraId="4ECCA54F" w14:textId="77777777" w:rsidR="00501DD6" w:rsidRDefault="00501DD6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4F2C048" w14:textId="36935FBD" w:rsidR="00836975" w:rsidRPr="00C33D60" w:rsidRDefault="00836975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depart_Production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657889E1" w14:textId="7990D971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C4E5BE5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244EC" w14:textId="43E0108F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C77311" w:rsidRPr="00C33D60" w14:paraId="7C62E94F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4597E70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854477C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4472DBF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9B2E016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E4B94D2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498F431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7ADC9C3E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77311" w:rsidRPr="00C33D60" w14:paraId="1DEE7E6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99D8663" w14:textId="0F6EF98C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B398C90" w14:textId="497987E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D228E2" w14:textId="2CF0D291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5.301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E774542" w14:textId="598DEDB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A8E90A" w14:textId="06923594" w:rsidR="00C77311" w:rsidRPr="00557F9C" w:rsidRDefault="00557F9C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010C69" w14:textId="2BC2686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245E1A7" w14:textId="2692899E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</w:tr>
      <w:tr w:rsidR="00C77311" w:rsidRPr="00C33D60" w14:paraId="4A4F895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1746B91" w14:textId="43D9A8D9" w:rsidR="00C77311" w:rsidRPr="00BA15B0" w:rsidRDefault="00C7731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215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C77311" w:rsidRPr="00C33D60" w14:paraId="78AD223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853DAFD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40511B2" w14:textId="789195A9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184C830" w14:textId="25BF8956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E0089EA" w14:textId="067842E5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5B7C3DA" w14:textId="5788BC12" w:rsidR="00C7731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4.371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E17271" w14:textId="74068AA8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4F01046" w14:textId="03D7B772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10EC8DC8" w14:textId="3324AC31" w:rsidR="006A0344" w:rsidRDefault="006A0344" w:rsidP="006A0344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FAF3BD4" w14:textId="24B5611A" w:rsidR="00C13D2A" w:rsidRDefault="00C61E2F" w:rsidP="00C13D2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>הצגה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C61E2F" w:rsidRPr="00F04BC6" w14:paraId="4953C83E" w14:textId="77777777" w:rsidTr="00B10BC3">
        <w:tc>
          <w:tcPr>
            <w:tcW w:w="3827" w:type="dxa"/>
          </w:tcPr>
          <w:p w14:paraId="3310CF90" w14:textId="68D46C67" w:rsidR="00C61E2F" w:rsidRPr="00F04BC6" w:rsidRDefault="00C61E2F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215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26F79B29" w14:textId="77777777" w:rsidR="00C61E2F" w:rsidRPr="00A11B86" w:rsidRDefault="00C61E2F" w:rsidP="00B10BC3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04083131" w14:textId="77777777" w:rsidR="00C61E2F" w:rsidRPr="00F04BC6" w:rsidRDefault="00C61E2F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C61E2F" w:rsidRPr="00F04BC6" w14:paraId="02473621" w14:textId="77777777" w:rsidTr="00B10BC3">
        <w:tc>
          <w:tcPr>
            <w:tcW w:w="3827" w:type="dxa"/>
            <w:tcBorders>
              <w:bottom w:val="single" w:sz="4" w:space="0" w:color="auto"/>
            </w:tcBorders>
          </w:tcPr>
          <w:p w14:paraId="2E35C924" w14:textId="35789F76" w:rsidR="00C61E2F" w:rsidRPr="00F04BC6" w:rsidRDefault="00C61E2F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206F5DE1" wp14:editId="5E97F265">
                  <wp:simplePos x="0" y="0"/>
                  <wp:positionH relativeFrom="column">
                    <wp:posOffset>530860</wp:posOffset>
                  </wp:positionH>
                  <wp:positionV relativeFrom="paragraph">
                    <wp:posOffset>1528445</wp:posOffset>
                  </wp:positionV>
                  <wp:extent cx="1481455" cy="1322070"/>
                  <wp:effectExtent l="0" t="0" r="4445" b="0"/>
                  <wp:wrapThrough wrapText="bothSides">
                    <wp:wrapPolygon edited="0">
                      <wp:start x="0" y="0"/>
                      <wp:lineTo x="0" y="21164"/>
                      <wp:lineTo x="21387" y="21164"/>
                      <wp:lineTo x="21387" y="0"/>
                      <wp:lineTo x="0" y="0"/>
                    </wp:wrapPolygon>
                  </wp:wrapThrough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455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5984" behindDoc="0" locked="0" layoutInCell="1" allowOverlap="1" wp14:anchorId="298877B4" wp14:editId="063B0481">
                  <wp:simplePos x="0" y="0"/>
                  <wp:positionH relativeFrom="column">
                    <wp:posOffset>649556</wp:posOffset>
                  </wp:positionH>
                  <wp:positionV relativeFrom="paragraph">
                    <wp:posOffset>156454</wp:posOffset>
                  </wp:positionV>
                  <wp:extent cx="1308100" cy="1308100"/>
                  <wp:effectExtent l="0" t="0" r="6350" b="6350"/>
                  <wp:wrapThrough wrapText="bothSides">
                    <wp:wrapPolygon edited="0">
                      <wp:start x="0" y="0"/>
                      <wp:lineTo x="0" y="21390"/>
                      <wp:lineTo x="21390" y="21390"/>
                      <wp:lineTo x="21390" y="0"/>
                      <wp:lineTo x="0" y="0"/>
                    </wp:wrapPolygon>
                  </wp:wrapThrough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0CAC0C2" w14:textId="20D4137C" w:rsidR="00C61E2F" w:rsidRDefault="00C61E2F" w:rsidP="00C61E2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592192" behindDoc="0" locked="0" layoutInCell="1" allowOverlap="1" wp14:anchorId="29F6CA62" wp14:editId="21288D5A">
                  <wp:simplePos x="0" y="0"/>
                  <wp:positionH relativeFrom="column">
                    <wp:posOffset>237051</wp:posOffset>
                  </wp:positionH>
                  <wp:positionV relativeFrom="paragraph">
                    <wp:posOffset>1553991</wp:posOffset>
                  </wp:positionV>
                  <wp:extent cx="1330960" cy="1187544"/>
                  <wp:effectExtent l="0" t="0" r="2540" b="0"/>
                  <wp:wrapThrough wrapText="bothSides">
                    <wp:wrapPolygon edited="0">
                      <wp:start x="0" y="0"/>
                      <wp:lineTo x="0" y="21138"/>
                      <wp:lineTo x="21332" y="21138"/>
                      <wp:lineTo x="21332" y="0"/>
                      <wp:lineTo x="0" y="0"/>
                    </wp:wrapPolygon>
                  </wp:wrapThrough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960" cy="118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05504" behindDoc="0" locked="0" layoutInCell="1" allowOverlap="1" wp14:anchorId="3EE9DE66" wp14:editId="2BC369EC">
                  <wp:simplePos x="0" y="0"/>
                  <wp:positionH relativeFrom="column">
                    <wp:posOffset>139895</wp:posOffset>
                  </wp:positionH>
                  <wp:positionV relativeFrom="paragraph">
                    <wp:posOffset>140677</wp:posOffset>
                  </wp:positionV>
                  <wp:extent cx="1470074" cy="1470074"/>
                  <wp:effectExtent l="0" t="0" r="0" b="0"/>
                  <wp:wrapThrough wrapText="bothSides">
                    <wp:wrapPolygon edited="0">
                      <wp:start x="0" y="0"/>
                      <wp:lineTo x="0" y="21273"/>
                      <wp:lineTo x="21273" y="21273"/>
                      <wp:lineTo x="21273" y="0"/>
                      <wp:lineTo x="0" y="0"/>
                    </wp:wrapPolygon>
                  </wp:wrapThrough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74" cy="1470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C7B56F4" w14:textId="043FA949" w:rsidR="00C61E2F" w:rsidRDefault="00C61E2F" w:rsidP="00C61E2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05239F61" w14:textId="77777777" w:rsidR="00C61E2F" w:rsidRDefault="00C61E2F" w:rsidP="00C61E2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03B868B4" w14:textId="62C39B24" w:rsidR="00C61E2F" w:rsidRPr="00F04BC6" w:rsidRDefault="00C61E2F" w:rsidP="00C61E2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49564C1" w14:textId="77777777" w:rsidR="00C61E2F" w:rsidRPr="00A11B86" w:rsidRDefault="00C61E2F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C61E2F" w:rsidRPr="00F04BC6" w14:paraId="70003C78" w14:textId="77777777" w:rsidTr="00B10BC3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00F446B1" w14:textId="2396643E" w:rsidR="00C61E2F" w:rsidRPr="00F04BC6" w:rsidRDefault="00C61E2F" w:rsidP="00B10BC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5B905AE8" wp14:editId="02C34D5E">
                  <wp:simplePos x="0" y="0"/>
                  <wp:positionH relativeFrom="column">
                    <wp:posOffset>520212</wp:posOffset>
                  </wp:positionH>
                  <wp:positionV relativeFrom="paragraph">
                    <wp:posOffset>219857</wp:posOffset>
                  </wp:positionV>
                  <wp:extent cx="1672464" cy="1492250"/>
                  <wp:effectExtent l="0" t="0" r="4445" b="0"/>
                  <wp:wrapThrough wrapText="bothSides">
                    <wp:wrapPolygon edited="0">
                      <wp:start x="0" y="0"/>
                      <wp:lineTo x="0" y="21232"/>
                      <wp:lineTo x="21411" y="21232"/>
                      <wp:lineTo x="21411" y="0"/>
                      <wp:lineTo x="0" y="0"/>
                    </wp:wrapPolygon>
                  </wp:wrapThrough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464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6489858" w14:textId="2E36286E" w:rsidR="00C61E2F" w:rsidRPr="00F04BC6" w:rsidRDefault="00C61E2F" w:rsidP="00B10BC3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6944" behindDoc="0" locked="0" layoutInCell="1" allowOverlap="1" wp14:anchorId="6EB9D8A1" wp14:editId="197BBF54">
                  <wp:simplePos x="0" y="0"/>
                  <wp:positionH relativeFrom="column">
                    <wp:posOffset>61058</wp:posOffset>
                  </wp:positionH>
                  <wp:positionV relativeFrom="paragraph">
                    <wp:posOffset>142484</wp:posOffset>
                  </wp:positionV>
                  <wp:extent cx="1679575" cy="1497965"/>
                  <wp:effectExtent l="0" t="0" r="0" b="6985"/>
                  <wp:wrapThrough wrapText="bothSides">
                    <wp:wrapPolygon edited="0">
                      <wp:start x="0" y="0"/>
                      <wp:lineTo x="0" y="21426"/>
                      <wp:lineTo x="21314" y="21426"/>
                      <wp:lineTo x="21314" y="0"/>
                      <wp:lineTo x="0" y="0"/>
                    </wp:wrapPolygon>
                  </wp:wrapThrough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575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A09409B" w14:textId="77777777" w:rsidR="00C61E2F" w:rsidRPr="00A11B86" w:rsidRDefault="00C61E2F" w:rsidP="00B10BC3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</w:tbl>
    <w:p w14:paraId="5D5AEAC0" w14:textId="77777777" w:rsidR="00C61E2F" w:rsidRDefault="00C61E2F" w:rsidP="00C61E2F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31749058" w14:textId="77777777" w:rsidR="00C61E2F" w:rsidRDefault="00C61E2F" w:rsidP="00C61E2F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C61E2F" w:rsidRPr="0084232E" w14:paraId="3FB8ACC6" w14:textId="77777777" w:rsidTr="00B10B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FD2578F" w14:textId="77777777" w:rsidR="00C61E2F" w:rsidRPr="0084232E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0.3966408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375EFC1" w14:textId="77777777" w:rsidR="00C61E2F" w:rsidRPr="0084232E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2655820688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E7B7AAE" w14:textId="77777777" w:rsidR="00C61E2F" w:rsidRPr="0084232E" w:rsidRDefault="00C61E2F" w:rsidP="00B10B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21E4E8F" w14:textId="77777777" w:rsidR="00C61E2F" w:rsidRPr="0084232E" w:rsidRDefault="00C61E2F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C61E2F" w:rsidRPr="0084232E" w14:paraId="0856A64E" w14:textId="77777777" w:rsidTr="00B10B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AC90631" w14:textId="77777777" w:rsidR="00C61E2F" w:rsidRPr="0084232E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0.3857754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CFF4C9B" w14:textId="77777777" w:rsidR="00C61E2F" w:rsidRPr="0084232E" w:rsidRDefault="00C61E2F" w:rsidP="00B10B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2481255615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92AC919" w14:textId="77777777" w:rsidR="00C61E2F" w:rsidRPr="0084232E" w:rsidRDefault="00C61E2F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971A86A" w14:textId="77777777" w:rsidR="00C61E2F" w:rsidRPr="0084232E" w:rsidRDefault="00C61E2F" w:rsidP="00B10B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7F36AFDC" w14:textId="77777777" w:rsidR="00C61E2F" w:rsidRPr="00DA4E35" w:rsidRDefault="00C61E2F" w:rsidP="00C61E2F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25A770B0" w14:textId="0E2D3439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59D7049" w14:textId="6ABA0541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DDC82FB" w14:textId="1008869A" w:rsidR="009F3B70" w:rsidRPr="00C33D60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depart_Sound</w:t>
      </w:r>
      <w:proofErr w:type="spellEnd"/>
      <w:r w:rsidR="006A0344">
        <w:rPr>
          <w:rFonts w:asciiTheme="minorBidi" w:hAnsiTheme="minorBidi" w:cstheme="minorBidi"/>
          <w:highlight w:val="green"/>
          <w:u w:val="single"/>
        </w:rPr>
        <w:t xml:space="preserve">  </w:t>
      </w:r>
      <w:r w:rsidR="006A0344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883773" w:rsidRPr="006A0344">
        <w:rPr>
          <w:rFonts w:asciiTheme="minorBidi" w:hAnsiTheme="minorBidi" w:cstheme="minorBidi" w:hint="cs"/>
          <w:highlight w:val="cyan"/>
          <w:u w:val="single"/>
          <w:rtl/>
        </w:rPr>
        <w:t>משתנה ללא השפעה מספקת</w:t>
      </w:r>
    </w:p>
    <w:p w14:paraId="4F2E8599" w14:textId="5C620C3F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6C819FF" w14:textId="78841871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59A1632" w14:textId="2DA02C0D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6A0344" w:rsidRPr="00E058BA" w14:paraId="783C2227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3522561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170A9F9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5A355D9F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4C557505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5772CDE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4800F147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67350636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A0344" w:rsidRPr="00E058BA" w14:paraId="444C160A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35F71885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37484F3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D47EE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65D2D48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F9F095C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3336DEF9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14B40C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6A0344" w:rsidRPr="00E058BA" w14:paraId="037F7A72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35F643C4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439290A4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8C3C6A2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39A813A3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0062571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06D70FA2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without outliers</w:t>
            </w:r>
          </w:p>
        </w:tc>
      </w:tr>
      <w:tr w:rsidR="006A0344" w:rsidRPr="00E058BA" w14:paraId="67383145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C891836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4272AB20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41BB448" w14:textId="77777777" w:rsidR="006A0344" w:rsidRPr="00B0540B" w:rsidRDefault="006A0344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B054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1.264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5DFF6D5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C0D50ED" w14:textId="77777777" w:rsidR="006A0344" w:rsidRPr="00C80335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15E65E34" w14:textId="37FF0C9A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41B8BD05" w14:textId="6E8F6ACC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71C716B4" w14:textId="665BA639" w:rsidR="006A0344" w:rsidRPr="00F21AE9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/>
        </w:rPr>
        <w:t>1283</w:t>
      </w:r>
    </w:p>
    <w:p w14:paraId="054C9E07" w14:textId="63FB846D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668AC074" w14:textId="10CA984C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680DB085" w14:textId="03F06700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54B6C79" w14:textId="40145BAC" w:rsidR="009F3B70" w:rsidRPr="00C33D60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 Visual effect</w:t>
      </w:r>
    </w:p>
    <w:p w14:paraId="498D3B05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0611542B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61D6B216" w14:textId="2407A07C" w:rsidR="00774CEC" w:rsidRDefault="00774CEC" w:rsidP="00774CEC">
      <w:pPr>
        <w:bidi/>
        <w:ind w:left="360"/>
        <w:rPr>
          <w:ins w:id="5198" w:author="Dalit Roth" w:date="2020-10-19T15:18:00Z"/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53A47D5A" w14:textId="77777777" w:rsidR="00F35CA9" w:rsidRPr="00774CEC" w:rsidRDefault="00F35CA9" w:rsidP="00F35CA9">
      <w:pPr>
        <w:bidi/>
        <w:ind w:left="360"/>
        <w:rPr>
          <w:rFonts w:asciiTheme="minorBidi" w:hAnsiTheme="minorBidi"/>
          <w:rtl/>
        </w:rPr>
        <w:pPrChange w:id="5199" w:author="Dalit Roth" w:date="2020-10-19T15:18:00Z">
          <w:pPr>
            <w:bidi/>
            <w:ind w:left="360"/>
          </w:pPr>
        </w:pPrChange>
      </w:pPr>
    </w:p>
    <w:p w14:paraId="047AE63D" w14:textId="3B89E08D" w:rsidR="00774CEC" w:rsidRDefault="00774CEC" w:rsidP="00774CEC">
      <w:pPr>
        <w:bidi/>
        <w:ind w:left="360"/>
        <w:rPr>
          <w:ins w:id="5200" w:author="Dalit Roth" w:date="2020-10-19T15:18:00Z"/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68"/>
        <w:gridCol w:w="1069"/>
        <w:gridCol w:w="1077"/>
        <w:gridCol w:w="1252"/>
        <w:gridCol w:w="1253"/>
        <w:gridCol w:w="1419"/>
        <w:gridCol w:w="1158"/>
      </w:tblGrid>
      <w:tr w:rsidR="00F35CA9" w:rsidRPr="00836975" w14:paraId="557F12E7" w14:textId="77777777" w:rsidTr="00E91B4A">
        <w:trPr>
          <w:trHeight w:val="260"/>
          <w:ins w:id="5201" w:author="Dalit Roth" w:date="2020-10-19T15:18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25677E5" w14:textId="77777777" w:rsidR="00F35CA9" w:rsidRPr="00774CEC" w:rsidRDefault="00F35CA9" w:rsidP="00E91B4A">
            <w:pPr>
              <w:ind w:left="360"/>
              <w:jc w:val="center"/>
              <w:rPr>
                <w:ins w:id="5202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203" w:author="Dalit Roth" w:date="2020-10-19T15:18:00Z">
              <w:r w:rsidRPr="00774CEC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A42412A" w14:textId="77777777" w:rsidR="00F35CA9" w:rsidRPr="00774CEC" w:rsidRDefault="00F35CA9" w:rsidP="00E91B4A">
            <w:pPr>
              <w:ind w:left="360"/>
              <w:jc w:val="center"/>
              <w:rPr>
                <w:ins w:id="5204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205" w:author="Dalit Roth" w:date="2020-10-19T15:18:00Z">
              <w:r w:rsidRPr="00774CEC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CAD236" w14:textId="77777777" w:rsidR="00F35CA9" w:rsidRPr="00774CEC" w:rsidRDefault="00F35CA9" w:rsidP="00E91B4A">
            <w:pPr>
              <w:ind w:left="360"/>
              <w:jc w:val="center"/>
              <w:rPr>
                <w:ins w:id="5206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207" w:author="Dalit Roth" w:date="2020-10-19T15:18:00Z">
              <w:r w:rsidRPr="00774CEC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1EF0EF3" w14:textId="77777777" w:rsidR="00F35CA9" w:rsidRPr="00774CEC" w:rsidRDefault="00F35CA9" w:rsidP="00E91B4A">
            <w:pPr>
              <w:ind w:left="360"/>
              <w:jc w:val="center"/>
              <w:rPr>
                <w:ins w:id="5208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209" w:author="Dalit Roth" w:date="2020-10-19T15:18:00Z">
              <w:r w:rsidRPr="00774CEC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1D55FE" w14:textId="77777777" w:rsidR="00F35CA9" w:rsidRPr="00774CEC" w:rsidRDefault="00F35CA9" w:rsidP="00E91B4A">
            <w:pPr>
              <w:ind w:left="360"/>
              <w:jc w:val="center"/>
              <w:rPr>
                <w:ins w:id="5210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5211" w:author="Dalit Roth" w:date="2020-10-19T15:18:00Z">
              <w:r w:rsidRPr="00774CEC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F78E9AE" w14:textId="77777777" w:rsidR="00F35CA9" w:rsidRPr="00774CEC" w:rsidRDefault="00F35CA9" w:rsidP="00E91B4A">
            <w:pPr>
              <w:ind w:left="360"/>
              <w:jc w:val="center"/>
              <w:rPr>
                <w:ins w:id="5212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213" w:author="Dalit Roth" w:date="2020-10-19T15:18:00Z">
              <w:r w:rsidRPr="00774CEC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CA9B484" w14:textId="77777777" w:rsidR="00F35CA9" w:rsidRPr="00774CEC" w:rsidRDefault="00F35CA9" w:rsidP="00E91B4A">
            <w:pPr>
              <w:ind w:left="360"/>
              <w:jc w:val="center"/>
              <w:rPr>
                <w:ins w:id="5214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215" w:author="Dalit Roth" w:date="2020-10-19T15:18:00Z">
              <w:r w:rsidRPr="00774CEC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</w:tr>
      <w:tr w:rsidR="00F35CA9" w:rsidRPr="00836975" w14:paraId="1FE4C7B7" w14:textId="77777777" w:rsidTr="00E91B4A">
        <w:trPr>
          <w:trHeight w:val="290"/>
          <w:ins w:id="5216" w:author="Dalit Roth" w:date="2020-10-19T15:18:00Z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517CA" w14:textId="77777777" w:rsidR="00F35CA9" w:rsidRPr="00774CEC" w:rsidRDefault="00F35CA9" w:rsidP="00E91B4A">
            <w:pPr>
              <w:ind w:left="360"/>
              <w:jc w:val="center"/>
              <w:rPr>
                <w:ins w:id="5217" w:author="Dalit Roth" w:date="2020-10-19T15:18:00Z"/>
                <w:rFonts w:ascii="Calibri" w:hAnsi="Calibri" w:cs="Calibri"/>
                <w:color w:val="000000"/>
              </w:rPr>
            </w:pPr>
            <w:ins w:id="5218" w:author="Dalit Roth" w:date="2020-10-19T15:18:00Z">
              <w:r w:rsidRPr="00774CEC"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5B20" w14:textId="77777777" w:rsidR="00F35CA9" w:rsidRPr="00774CEC" w:rsidRDefault="00F35CA9" w:rsidP="00E91B4A">
            <w:pPr>
              <w:ind w:left="360"/>
              <w:jc w:val="center"/>
              <w:rPr>
                <w:ins w:id="5219" w:author="Dalit Roth" w:date="2020-10-19T15:18:00Z"/>
                <w:rFonts w:ascii="Calibri" w:hAnsi="Calibri" w:cs="Calibri"/>
                <w:color w:val="000000"/>
              </w:rPr>
            </w:pPr>
            <w:ins w:id="5220" w:author="Dalit Roth" w:date="2020-10-19T15:18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89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AC40D" w14:textId="77777777" w:rsidR="00F35CA9" w:rsidRPr="008D49AC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5221" w:author="Dalit Roth" w:date="2020-10-19T15:18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5222" w:author="Dalit Roth" w:date="2020-10-19T15:18:00Z">
              <w:r w:rsidRPr="008D49AC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1.2</w:t>
              </w:r>
              <w:r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9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FF001" w14:textId="77777777" w:rsidR="00F35CA9" w:rsidRPr="00774CEC" w:rsidRDefault="00F35CA9" w:rsidP="00E91B4A">
            <w:pPr>
              <w:ind w:left="360"/>
              <w:jc w:val="center"/>
              <w:rPr>
                <w:ins w:id="5223" w:author="Dalit Roth" w:date="2020-10-19T15:18:00Z"/>
                <w:rFonts w:ascii="Calibri" w:hAnsi="Calibri" w:cs="Calibri"/>
                <w:color w:val="000000"/>
              </w:rPr>
            </w:pPr>
            <w:ins w:id="5224" w:author="Dalit Roth" w:date="2020-10-19T15:18:00Z">
              <w:r w:rsidRPr="00774CEC"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72291" w14:textId="77777777" w:rsidR="00F35CA9" w:rsidRPr="008D49AC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5225" w:author="Dalit Roth" w:date="2020-10-19T15:18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5226" w:author="Dalit Roth" w:date="2020-10-19T15:18:00Z">
              <w:r w:rsidRPr="008D49AC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4.130573</w:t>
              </w:r>
            </w:ins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E41A" w14:textId="77777777" w:rsidR="00F35CA9" w:rsidRPr="00774CEC" w:rsidRDefault="00F35CA9" w:rsidP="00E91B4A">
            <w:pPr>
              <w:ind w:left="360"/>
              <w:jc w:val="center"/>
              <w:rPr>
                <w:ins w:id="5227" w:author="Dalit Roth" w:date="2020-10-19T15:18:00Z"/>
                <w:rFonts w:ascii="Calibri" w:hAnsi="Calibri" w:cs="Calibri"/>
                <w:color w:val="000000"/>
              </w:rPr>
            </w:pPr>
            <w:ins w:id="5228" w:author="Dalit Roth" w:date="2020-10-19T15:18:00Z">
              <w:r w:rsidRPr="00774CEC"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C819A" w14:textId="77777777" w:rsidR="00F35CA9" w:rsidRPr="00774CEC" w:rsidRDefault="00F35CA9" w:rsidP="00E91B4A">
            <w:pPr>
              <w:ind w:left="360"/>
              <w:jc w:val="center"/>
              <w:rPr>
                <w:ins w:id="5229" w:author="Dalit Roth" w:date="2020-10-19T15:18:00Z"/>
                <w:rFonts w:ascii="Calibri" w:hAnsi="Calibri" w:cs="Calibri"/>
                <w:color w:val="000000"/>
              </w:rPr>
            </w:pPr>
            <w:ins w:id="5230" w:author="Dalit Roth" w:date="2020-10-19T15:18:00Z">
              <w:r w:rsidRPr="00774CEC"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</w:tr>
      <w:tr w:rsidR="00F35CA9" w:rsidRPr="00836975" w14:paraId="78081732" w14:textId="77777777" w:rsidTr="00E91B4A">
        <w:trPr>
          <w:trHeight w:val="290"/>
          <w:ins w:id="5231" w:author="Dalit Roth" w:date="2020-10-19T15:18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E77FF" w14:textId="77777777" w:rsidR="00F35CA9" w:rsidRPr="00774CEC" w:rsidRDefault="00F35CA9" w:rsidP="00E91B4A">
            <w:pPr>
              <w:ind w:left="360"/>
              <w:jc w:val="center"/>
              <w:rPr>
                <w:ins w:id="5232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  <w:ins w:id="5233" w:author="Dalit Roth" w:date="2020-10-19T15:18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E342C" w14:textId="77777777" w:rsidR="00F35CA9" w:rsidRDefault="00F35CA9" w:rsidP="00E91B4A">
            <w:pPr>
              <w:ind w:left="360"/>
              <w:jc w:val="center"/>
              <w:rPr>
                <w:ins w:id="5234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  <w:ins w:id="5235" w:author="Dalit Roth" w:date="2020-10-19T15:18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846137" w14:textId="77777777" w:rsidR="00F35CA9" w:rsidRPr="008D49AC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5236" w:author="Dalit Roth" w:date="2020-10-19T15:18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ins w:id="5237" w:author="Dalit Roth" w:date="2020-10-19T15:18:00Z">
              <w:r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23DAB" w14:textId="77777777" w:rsidR="00F35CA9" w:rsidRPr="00774CEC" w:rsidRDefault="00F35CA9" w:rsidP="00E91B4A">
            <w:pPr>
              <w:ind w:left="360"/>
              <w:jc w:val="center"/>
              <w:rPr>
                <w:ins w:id="5238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  <w:ins w:id="5239" w:author="Dalit Roth" w:date="2020-10-19T15:18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5495ED" w14:textId="77777777" w:rsidR="00F35CA9" w:rsidRPr="008D49AC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5240" w:author="Dalit Roth" w:date="2020-10-19T15:18:00Z"/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ins w:id="5241" w:author="Dalit Roth" w:date="2020-10-19T15:18:00Z">
              <w:r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0</w:t>
              </w:r>
            </w:ins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085F8A" w14:textId="77777777" w:rsidR="00F35CA9" w:rsidRPr="00774CEC" w:rsidRDefault="00F35CA9" w:rsidP="00E91B4A">
            <w:pPr>
              <w:ind w:left="360"/>
              <w:jc w:val="center"/>
              <w:rPr>
                <w:ins w:id="5242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  <w:ins w:id="5243" w:author="Dalit Roth" w:date="2020-10-19T15:18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46250D" w14:textId="77777777" w:rsidR="00F35CA9" w:rsidRPr="00774CEC" w:rsidRDefault="00F35CA9" w:rsidP="00E91B4A">
            <w:pPr>
              <w:ind w:left="360"/>
              <w:jc w:val="center"/>
              <w:rPr>
                <w:ins w:id="5244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  <w:ins w:id="5245" w:author="Dalit Roth" w:date="2020-10-19T15:18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</w:tr>
    </w:tbl>
    <w:p w14:paraId="696ED132" w14:textId="77777777" w:rsidR="00F35CA9" w:rsidRPr="00774CEC" w:rsidRDefault="00F35CA9" w:rsidP="00F35CA9">
      <w:pPr>
        <w:bidi/>
        <w:ind w:left="360"/>
        <w:rPr>
          <w:ins w:id="5246" w:author="Dalit Roth" w:date="2020-10-19T15:18:00Z"/>
          <w:rFonts w:asciiTheme="minorBidi" w:hAnsiTheme="minorBidi"/>
          <w:rtl/>
        </w:rPr>
      </w:pPr>
    </w:p>
    <w:p w14:paraId="5B5C6B11" w14:textId="77777777" w:rsidR="00F35CA9" w:rsidRDefault="00F35CA9" w:rsidP="00F35CA9">
      <w:pPr>
        <w:bidi/>
        <w:ind w:left="360"/>
        <w:rPr>
          <w:ins w:id="5247" w:author="Dalit Roth" w:date="2020-10-19T15:18:00Z"/>
          <w:rFonts w:asciiTheme="minorBidi" w:hAnsiTheme="minorBidi"/>
          <w:rtl/>
        </w:rPr>
      </w:pPr>
      <w:ins w:id="5248" w:author="Dalit Roth" w:date="2020-10-19T15:18:00Z">
        <w:r w:rsidRPr="00774CEC">
          <w:rPr>
            <w:rFonts w:asciiTheme="minorBidi" w:hAnsiTheme="minorBidi" w:hint="cs"/>
            <w:rtl/>
          </w:rPr>
          <w:t>כמות ערכים חריגים: 1000</w:t>
        </w:r>
      </w:ins>
    </w:p>
    <w:p w14:paraId="03844757" w14:textId="77777777" w:rsidR="00F35CA9" w:rsidRPr="00774CEC" w:rsidRDefault="00F35CA9" w:rsidP="00F35CA9">
      <w:pPr>
        <w:bidi/>
        <w:ind w:left="360"/>
        <w:rPr>
          <w:ins w:id="5249" w:author="Dalit Roth" w:date="2020-10-19T15:18:00Z"/>
          <w:rFonts w:asciiTheme="minorBidi" w:hAnsiTheme="minorBidi" w:hint="cs"/>
          <w:rtl/>
        </w:rPr>
      </w:pPr>
      <w:ins w:id="5250" w:author="Dalit Roth" w:date="2020-10-19T15:18:00Z">
        <w:r>
          <w:rPr>
            <w:rFonts w:asciiTheme="minorBidi" w:hAnsiTheme="minorBidi" w:hint="cs"/>
            <w:rtl/>
          </w:rPr>
          <w:t xml:space="preserve">כמות </w:t>
        </w:r>
        <w:r>
          <w:rPr>
            <w:rFonts w:asciiTheme="minorBidi" w:hAnsiTheme="minorBidi" w:hint="cs"/>
          </w:rPr>
          <w:t xml:space="preserve">NA </w:t>
        </w:r>
        <w:r>
          <w:rPr>
            <w:rFonts w:asciiTheme="minorBidi" w:hAnsiTheme="minorBidi" w:hint="cs"/>
            <w:rtl/>
          </w:rPr>
          <w:t xml:space="preserve"> לאחר טיפול בערכי קיצון :1780</w:t>
        </w:r>
        <w:r w:rsidRPr="00410B23">
          <w:rPr>
            <w:rFonts w:asciiTheme="minorBidi" w:hAnsiTheme="minorBidi" w:hint="cs"/>
          </w:rPr>
          <w:t xml:space="preserve"> </w:t>
        </w:r>
      </w:ins>
    </w:p>
    <w:p w14:paraId="04B1981F" w14:textId="77777777" w:rsidR="00F35CA9" w:rsidRPr="00774CEC" w:rsidRDefault="00F35CA9" w:rsidP="00F35CA9">
      <w:pPr>
        <w:bidi/>
        <w:ind w:left="360"/>
        <w:rPr>
          <w:ins w:id="5251" w:author="Dalit Roth" w:date="2020-10-19T15:18:00Z"/>
          <w:rFonts w:asciiTheme="minorBidi" w:hAnsiTheme="minorBidi"/>
          <w:rtl/>
        </w:rPr>
      </w:pPr>
      <w:ins w:id="5252" w:author="Dalit Roth" w:date="2020-10-19T15:18:00Z">
        <w:r w:rsidRPr="00774CEC">
          <w:rPr>
            <w:rFonts w:asciiTheme="minorBidi" w:hAnsiTheme="minorBidi" w:hint="cs"/>
          </w:rPr>
          <w:t xml:space="preserve"> </w:t>
        </w:r>
        <w:r w:rsidRPr="00774CEC">
          <w:rPr>
            <w:rFonts w:asciiTheme="minorBidi" w:hAnsiTheme="minorBidi" w:hint="cs"/>
            <w:rtl/>
          </w:rPr>
          <w:t>תצוגה גרפית:</w:t>
        </w:r>
        <w:r w:rsidRPr="00774CEC">
          <w:rPr>
            <w:rFonts w:asciiTheme="minorBidi" w:hAnsiTheme="minorBidi" w:cs="Arial" w:hint="cs"/>
            <w:noProof/>
            <w:rtl/>
          </w:rPr>
          <w:t xml:space="preserve"> </w:t>
        </w:r>
      </w:ins>
    </w:p>
    <w:p w14:paraId="2C2583A0" w14:textId="77777777" w:rsidR="00F35CA9" w:rsidRDefault="00F35CA9" w:rsidP="00F35CA9">
      <w:pPr>
        <w:bidi/>
        <w:ind w:left="360"/>
        <w:rPr>
          <w:ins w:id="5253" w:author="Dalit Roth" w:date="2020-10-19T15:18:00Z"/>
          <w:rtl/>
        </w:rPr>
      </w:pPr>
      <w:ins w:id="5254" w:author="Dalit Roth" w:date="2020-10-19T15:18:00Z">
        <w:r w:rsidRPr="00E224B9">
          <w:rPr>
            <w:rFonts w:hint="cs"/>
            <w:noProof/>
            <w:rtl/>
          </w:rPr>
          <w:drawing>
            <wp:anchor distT="0" distB="0" distL="114300" distR="114300" simplePos="0" relativeHeight="251885056" behindDoc="0" locked="0" layoutInCell="1" allowOverlap="1" wp14:anchorId="59FB2AFF" wp14:editId="3B67CB7D">
              <wp:simplePos x="0" y="0"/>
              <wp:positionH relativeFrom="margin">
                <wp:posOffset>1772529</wp:posOffset>
              </wp:positionH>
              <wp:positionV relativeFrom="paragraph">
                <wp:posOffset>288583</wp:posOffset>
              </wp:positionV>
              <wp:extent cx="1609376" cy="1391405"/>
              <wp:effectExtent l="0" t="0" r="0" b="0"/>
              <wp:wrapNone/>
              <wp:docPr id="336" name="תמונה 3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7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882" b="34611"/>
                      <a:stretch/>
                    </pic:blipFill>
                    <pic:spPr bwMode="auto">
                      <a:xfrm>
                        <a:off x="0" y="0"/>
                        <a:ext cx="1609376" cy="1391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A3694">
          <w:rPr>
            <w:rFonts w:cs="Arial" w:hint="cs"/>
            <w:noProof/>
            <w:rtl/>
          </w:rPr>
          <w:drawing>
            <wp:anchor distT="0" distB="0" distL="114300" distR="114300" simplePos="0" relativeHeight="251887104" behindDoc="0" locked="0" layoutInCell="1" allowOverlap="1" wp14:anchorId="7B30A4C4" wp14:editId="17F66051">
              <wp:simplePos x="0" y="0"/>
              <wp:positionH relativeFrom="column">
                <wp:posOffset>3423920</wp:posOffset>
              </wp:positionH>
              <wp:positionV relativeFrom="paragraph">
                <wp:posOffset>120063</wp:posOffset>
              </wp:positionV>
              <wp:extent cx="1847215" cy="1733550"/>
              <wp:effectExtent l="0" t="0" r="635" b="0"/>
              <wp:wrapNone/>
              <wp:docPr id="338" name="תמונה 3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7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7092" b="33457"/>
                      <a:stretch/>
                    </pic:blipFill>
                    <pic:spPr bwMode="auto">
                      <a:xfrm>
                        <a:off x="0" y="0"/>
                        <a:ext cx="1847215" cy="173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tbl>
      <w:tblPr>
        <w:tblpPr w:leftFromText="180" w:rightFromText="180" w:vertAnchor="text" w:tblpY="1"/>
        <w:tblOverlap w:val="never"/>
        <w:tblW w:w="2354" w:type="dxa"/>
        <w:tblLook w:val="04A0" w:firstRow="1" w:lastRow="0" w:firstColumn="1" w:lastColumn="0" w:noHBand="0" w:noVBand="1"/>
      </w:tblPr>
      <w:tblGrid>
        <w:gridCol w:w="8306"/>
      </w:tblGrid>
      <w:tr w:rsidR="00F35CA9" w:rsidRPr="002A1D83" w14:paraId="070F5768" w14:textId="77777777" w:rsidTr="00E91B4A">
        <w:trPr>
          <w:trHeight w:val="250"/>
          <w:ins w:id="5255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376AF7" w14:textId="77777777" w:rsidR="00F35CA9" w:rsidRPr="00774CEC" w:rsidRDefault="00F35CA9" w:rsidP="00E91B4A">
            <w:pPr>
              <w:ind w:left="360"/>
              <w:rPr>
                <w:ins w:id="5256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35CA9" w:rsidRPr="002A1D83" w14:paraId="6E684A6C" w14:textId="77777777" w:rsidTr="00E91B4A">
        <w:trPr>
          <w:trHeight w:val="250"/>
          <w:ins w:id="5257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8E3CE" w14:textId="77777777" w:rsidR="00F35CA9" w:rsidRPr="002A1D83" w:rsidRDefault="00F35CA9" w:rsidP="00E91B4A">
            <w:pPr>
              <w:rPr>
                <w:ins w:id="5258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35CA9" w:rsidRPr="002A1D83" w14:paraId="2C195FC0" w14:textId="77777777" w:rsidTr="00E91B4A">
        <w:trPr>
          <w:trHeight w:val="250"/>
          <w:ins w:id="5259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C035A" w14:textId="77777777" w:rsidR="00F35CA9" w:rsidRPr="002A1D83" w:rsidRDefault="00F35CA9" w:rsidP="00E91B4A">
            <w:pPr>
              <w:rPr>
                <w:ins w:id="5260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35CA9" w:rsidRPr="002A1D83" w14:paraId="5F44968E" w14:textId="77777777" w:rsidTr="00E91B4A">
        <w:trPr>
          <w:trHeight w:val="250"/>
          <w:ins w:id="5261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7B0A3C" w14:textId="77777777" w:rsidR="00F35CA9" w:rsidRPr="002A1D83" w:rsidRDefault="00F35CA9" w:rsidP="00E91B4A">
            <w:pPr>
              <w:rPr>
                <w:ins w:id="5262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35CA9" w:rsidRPr="002A1D83" w14:paraId="662E0EA6" w14:textId="77777777" w:rsidTr="00E91B4A">
        <w:trPr>
          <w:trHeight w:val="250"/>
          <w:ins w:id="5263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50C1F7" w14:textId="77777777" w:rsidR="00F35CA9" w:rsidRPr="002A1D83" w:rsidRDefault="00F35CA9" w:rsidP="00E91B4A">
            <w:pPr>
              <w:rPr>
                <w:ins w:id="5264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35CA9" w:rsidRPr="002A1D83" w14:paraId="682B236E" w14:textId="77777777" w:rsidTr="00E91B4A">
        <w:trPr>
          <w:trHeight w:val="250"/>
          <w:ins w:id="5265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4E20E" w14:textId="77777777" w:rsidR="00F35CA9" w:rsidRDefault="00F35CA9" w:rsidP="00E91B4A">
            <w:pPr>
              <w:rPr>
                <w:ins w:id="5266" w:author="Dalit Roth" w:date="2020-10-19T15:18:00Z"/>
                <w:rFonts w:cs="Arial"/>
                <w:noProof/>
              </w:rPr>
            </w:pPr>
            <w:ins w:id="5267" w:author="Dalit Roth" w:date="2020-10-19T15:18:00Z">
              <w:r w:rsidRPr="00410B23">
                <w:rPr>
                  <w:rFonts w:asciiTheme="minorBidi" w:hAnsiTheme="minorBidi" w:hint="cs"/>
                  <w:noProof/>
                  <w:rtl/>
                </w:rPr>
                <w:drawing>
                  <wp:anchor distT="0" distB="0" distL="114300" distR="114300" simplePos="0" relativeHeight="251889152" behindDoc="0" locked="0" layoutInCell="1" allowOverlap="1" wp14:anchorId="3FC346D7" wp14:editId="61D9B819">
                    <wp:simplePos x="0" y="0"/>
                    <wp:positionH relativeFrom="column">
                      <wp:posOffset>318135</wp:posOffset>
                    </wp:positionH>
                    <wp:positionV relativeFrom="paragraph">
                      <wp:posOffset>-501650</wp:posOffset>
                    </wp:positionV>
                    <wp:extent cx="1230630" cy="1140460"/>
                    <wp:effectExtent l="0" t="0" r="0" b="2540"/>
                    <wp:wrapNone/>
                    <wp:docPr id="345" name="תמונה 34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5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7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0653" b="31524"/>
                            <a:stretch/>
                          </pic:blipFill>
                          <pic:spPr bwMode="auto">
                            <a:xfrm>
                              <a:off x="0" y="0"/>
                              <a:ext cx="1230630" cy="1140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</w:p>
          <w:p w14:paraId="4090EE34" w14:textId="77777777" w:rsidR="00F35CA9" w:rsidRDefault="00F35CA9" w:rsidP="00E91B4A">
            <w:pPr>
              <w:rPr>
                <w:ins w:id="5268" w:author="Dalit Roth" w:date="2020-10-19T15:18:00Z"/>
                <w:rFonts w:cs="Arial"/>
                <w:noProof/>
              </w:rPr>
            </w:pPr>
          </w:p>
          <w:p w14:paraId="130F26CC" w14:textId="77777777" w:rsidR="00F35CA9" w:rsidRDefault="00F35CA9" w:rsidP="00E91B4A">
            <w:pPr>
              <w:rPr>
                <w:ins w:id="5269" w:author="Dalit Roth" w:date="2020-10-19T15:18:00Z"/>
                <w:rFonts w:cs="Arial"/>
                <w:noProof/>
              </w:rPr>
            </w:pPr>
          </w:p>
          <w:p w14:paraId="475014C9" w14:textId="77777777" w:rsidR="00F35CA9" w:rsidRDefault="00F35CA9" w:rsidP="00E91B4A">
            <w:pPr>
              <w:rPr>
                <w:ins w:id="5270" w:author="Dalit Roth" w:date="2020-10-19T15:18:00Z"/>
                <w:rFonts w:cs="Arial"/>
                <w:noProof/>
              </w:rPr>
            </w:pPr>
            <w:ins w:id="5271" w:author="Dalit Roth" w:date="2020-10-19T15:18:00Z">
              <w:r w:rsidRPr="00410B23">
                <w:rPr>
                  <w:rFonts w:cs="Arial"/>
                  <w:noProof/>
                </w:rPr>
                <w:drawing>
                  <wp:anchor distT="0" distB="0" distL="114300" distR="114300" simplePos="0" relativeHeight="251890176" behindDoc="0" locked="0" layoutInCell="1" allowOverlap="1" wp14:anchorId="222FC067" wp14:editId="78788B84">
                    <wp:simplePos x="0" y="0"/>
                    <wp:positionH relativeFrom="column">
                      <wp:posOffset>287020</wp:posOffset>
                    </wp:positionH>
                    <wp:positionV relativeFrom="paragraph">
                      <wp:posOffset>151765</wp:posOffset>
                    </wp:positionV>
                    <wp:extent cx="1449070" cy="1258570"/>
                    <wp:effectExtent l="0" t="0" r="0" b="0"/>
                    <wp:wrapNone/>
                    <wp:docPr id="347" name="תמונה 34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7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8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1859" b="36889"/>
                            <a:stretch/>
                          </pic:blipFill>
                          <pic:spPr bwMode="auto">
                            <a:xfrm>
                              <a:off x="0" y="0"/>
                              <a:ext cx="1449070" cy="1258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E224B9">
                <w:rPr>
                  <w:rFonts w:hint="cs"/>
                  <w:noProof/>
                  <w:rtl/>
                </w:rPr>
                <w:drawing>
                  <wp:anchor distT="0" distB="0" distL="114300" distR="114300" simplePos="0" relativeHeight="251886080" behindDoc="0" locked="0" layoutInCell="1" allowOverlap="1" wp14:anchorId="7EDE613E" wp14:editId="438D517F">
                    <wp:simplePos x="0" y="0"/>
                    <wp:positionH relativeFrom="margin">
                      <wp:posOffset>1628140</wp:posOffset>
                    </wp:positionH>
                    <wp:positionV relativeFrom="paragraph">
                      <wp:posOffset>1905</wp:posOffset>
                    </wp:positionV>
                    <wp:extent cx="1965960" cy="1482090"/>
                    <wp:effectExtent l="0" t="0" r="0" b="3810"/>
                    <wp:wrapNone/>
                    <wp:docPr id="339" name="תמונה 33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5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8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541" b="42688"/>
                            <a:stretch/>
                          </pic:blipFill>
                          <pic:spPr bwMode="auto">
                            <a:xfrm>
                              <a:off x="0" y="0"/>
                              <a:ext cx="1965960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</w:p>
          <w:p w14:paraId="663A3118" w14:textId="77777777" w:rsidR="00F35CA9" w:rsidRDefault="00F35CA9" w:rsidP="00E91B4A">
            <w:pPr>
              <w:rPr>
                <w:ins w:id="5272" w:author="Dalit Roth" w:date="2020-10-19T15:18:00Z"/>
                <w:rFonts w:cs="Arial"/>
                <w:noProof/>
              </w:rPr>
            </w:pPr>
          </w:p>
          <w:p w14:paraId="617A49E5" w14:textId="77777777" w:rsidR="00F35CA9" w:rsidRDefault="00F35CA9" w:rsidP="00E91B4A">
            <w:pPr>
              <w:rPr>
                <w:ins w:id="5273" w:author="Dalit Roth" w:date="2020-10-19T15:18:00Z"/>
                <w:rFonts w:cs="Arial"/>
                <w:noProof/>
              </w:rPr>
            </w:pPr>
          </w:p>
          <w:p w14:paraId="2B71D0C7" w14:textId="77777777" w:rsidR="00F35CA9" w:rsidRDefault="00F35CA9" w:rsidP="00E91B4A">
            <w:pPr>
              <w:rPr>
                <w:ins w:id="5274" w:author="Dalit Roth" w:date="2020-10-19T15:18:00Z"/>
                <w:rFonts w:cs="Arial"/>
                <w:noProof/>
              </w:rPr>
            </w:pPr>
          </w:p>
          <w:p w14:paraId="48631C10" w14:textId="77777777" w:rsidR="00F35CA9" w:rsidRDefault="00F35CA9" w:rsidP="00E91B4A">
            <w:pPr>
              <w:rPr>
                <w:ins w:id="5275" w:author="Dalit Roth" w:date="2020-10-19T15:18:00Z"/>
                <w:rFonts w:cs="Arial"/>
                <w:noProof/>
              </w:rPr>
            </w:pPr>
          </w:p>
          <w:p w14:paraId="1D386D61" w14:textId="77777777" w:rsidR="00F35CA9" w:rsidRDefault="00F35CA9" w:rsidP="00E91B4A">
            <w:pPr>
              <w:rPr>
                <w:ins w:id="5276" w:author="Dalit Roth" w:date="2020-10-19T15:18:00Z"/>
                <w:rFonts w:cs="Arial"/>
                <w:noProof/>
              </w:rPr>
            </w:pPr>
          </w:p>
          <w:p w14:paraId="18C8D45E" w14:textId="77777777" w:rsidR="00F35CA9" w:rsidRDefault="00F35CA9" w:rsidP="00E91B4A">
            <w:pPr>
              <w:rPr>
                <w:ins w:id="5277" w:author="Dalit Roth" w:date="2020-10-19T15:18:00Z"/>
                <w:rFonts w:cs="Arial"/>
                <w:noProof/>
              </w:rPr>
            </w:pPr>
          </w:p>
          <w:p w14:paraId="6B87E17A" w14:textId="77777777" w:rsidR="00F35CA9" w:rsidRDefault="00F35CA9" w:rsidP="00E91B4A">
            <w:pPr>
              <w:rPr>
                <w:ins w:id="5278" w:author="Dalit Roth" w:date="2020-10-19T15:18:00Z"/>
                <w:rFonts w:cs="Arial"/>
                <w:noProof/>
              </w:rPr>
            </w:pPr>
          </w:p>
          <w:p w14:paraId="56E20286" w14:textId="77777777" w:rsidR="00F35CA9" w:rsidRDefault="00F35CA9" w:rsidP="00E91B4A">
            <w:pPr>
              <w:rPr>
                <w:ins w:id="5279" w:author="Dalit Roth" w:date="2020-10-19T15:18:00Z"/>
                <w:rFonts w:cs="Arial"/>
                <w:noProof/>
              </w:rPr>
            </w:pPr>
            <w:ins w:id="5280" w:author="Dalit Roth" w:date="2020-10-19T15:18:00Z">
              <w:r w:rsidRPr="00E47E68">
                <w:rPr>
                  <w:rFonts w:cs="Arial"/>
                  <w:noProof/>
                </w:rPr>
                <w:drawing>
                  <wp:anchor distT="0" distB="0" distL="114300" distR="114300" simplePos="0" relativeHeight="251891200" behindDoc="0" locked="0" layoutInCell="1" allowOverlap="1" wp14:anchorId="6763FFB2" wp14:editId="1F7C496F">
                    <wp:simplePos x="0" y="0"/>
                    <wp:positionH relativeFrom="column">
                      <wp:posOffset>107315</wp:posOffset>
                    </wp:positionH>
                    <wp:positionV relativeFrom="paragraph">
                      <wp:posOffset>70485</wp:posOffset>
                    </wp:positionV>
                    <wp:extent cx="1724025" cy="1582420"/>
                    <wp:effectExtent l="0" t="0" r="0" b="0"/>
                    <wp:wrapNone/>
                    <wp:docPr id="348" name="תמונה 3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8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1812" b="32867"/>
                            <a:stretch/>
                          </pic:blipFill>
                          <pic:spPr bwMode="auto">
                            <a:xfrm>
                              <a:off x="0" y="0"/>
                              <a:ext cx="1724025" cy="1582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8C0B72">
                <w:rPr>
                  <w:rFonts w:asciiTheme="minorBidi" w:hAnsiTheme="minorBidi" w:cstheme="minorBidi"/>
                  <w:noProof/>
                  <w:u w:val="single"/>
                </w:rPr>
                <w:drawing>
                  <wp:anchor distT="0" distB="0" distL="114300" distR="114300" simplePos="0" relativeHeight="251888128" behindDoc="0" locked="0" layoutInCell="1" allowOverlap="1" wp14:anchorId="1C0B7EA9" wp14:editId="7E19E80F">
                    <wp:simplePos x="0" y="0"/>
                    <wp:positionH relativeFrom="column">
                      <wp:posOffset>1708150</wp:posOffset>
                    </wp:positionH>
                    <wp:positionV relativeFrom="paragraph">
                      <wp:posOffset>66675</wp:posOffset>
                    </wp:positionV>
                    <wp:extent cx="1856740" cy="1699260"/>
                    <wp:effectExtent l="0" t="0" r="0" b="0"/>
                    <wp:wrapNone/>
                    <wp:docPr id="343" name="תמונה 34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3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8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386" b="34081"/>
                            <a:stretch/>
                          </pic:blipFill>
                          <pic:spPr bwMode="auto">
                            <a:xfrm>
                              <a:off x="0" y="0"/>
                              <a:ext cx="1856740" cy="1699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</w:p>
          <w:p w14:paraId="3787BC9A" w14:textId="77777777" w:rsidR="00F35CA9" w:rsidRDefault="00F35CA9" w:rsidP="00E91B4A">
            <w:pPr>
              <w:rPr>
                <w:ins w:id="5281" w:author="Dalit Roth" w:date="2020-10-19T15:18:00Z"/>
                <w:rFonts w:cs="Arial"/>
                <w:noProof/>
              </w:rPr>
            </w:pPr>
          </w:p>
          <w:p w14:paraId="6D5B2554" w14:textId="77777777" w:rsidR="00F35CA9" w:rsidRDefault="00F35CA9" w:rsidP="00E91B4A">
            <w:pPr>
              <w:rPr>
                <w:ins w:id="5282" w:author="Dalit Roth" w:date="2020-10-19T15:18:00Z"/>
                <w:rFonts w:cs="Arial"/>
                <w:noProof/>
              </w:rPr>
            </w:pPr>
          </w:p>
          <w:p w14:paraId="5CB3E8FF" w14:textId="77777777" w:rsidR="00F35CA9" w:rsidRDefault="00F35CA9" w:rsidP="00E91B4A">
            <w:pPr>
              <w:rPr>
                <w:ins w:id="5283" w:author="Dalit Roth" w:date="2020-10-19T15:18:00Z"/>
                <w:rFonts w:cs="Arial"/>
                <w:noProof/>
              </w:rPr>
            </w:pPr>
          </w:p>
          <w:p w14:paraId="7CFE649C" w14:textId="77777777" w:rsidR="00F35CA9" w:rsidRDefault="00F35CA9" w:rsidP="00E91B4A">
            <w:pPr>
              <w:rPr>
                <w:ins w:id="5284" w:author="Dalit Roth" w:date="2020-10-19T15:18:00Z"/>
                <w:rFonts w:cs="Arial"/>
                <w:noProof/>
              </w:rPr>
            </w:pPr>
          </w:p>
          <w:p w14:paraId="4666BD0B" w14:textId="77777777" w:rsidR="00F35CA9" w:rsidRDefault="00F35CA9" w:rsidP="00E91B4A">
            <w:pPr>
              <w:rPr>
                <w:ins w:id="5285" w:author="Dalit Roth" w:date="2020-10-19T15:18:00Z"/>
                <w:rFonts w:cs="Arial"/>
                <w:noProof/>
              </w:rPr>
            </w:pPr>
          </w:p>
          <w:p w14:paraId="6E6F18F3" w14:textId="77777777" w:rsidR="00F35CA9" w:rsidRDefault="00F35CA9" w:rsidP="00E91B4A">
            <w:pPr>
              <w:rPr>
                <w:ins w:id="5286" w:author="Dalit Roth" w:date="2020-10-19T15:18:00Z"/>
                <w:rFonts w:cs="Arial"/>
                <w:noProof/>
              </w:rPr>
            </w:pPr>
          </w:p>
          <w:p w14:paraId="371D06D5" w14:textId="77777777" w:rsidR="00F35CA9" w:rsidRDefault="00F35CA9" w:rsidP="00E91B4A">
            <w:pPr>
              <w:rPr>
                <w:ins w:id="5287" w:author="Dalit Roth" w:date="2020-10-19T15:18:00Z"/>
                <w:rFonts w:cs="Arial"/>
                <w:noProof/>
              </w:rPr>
            </w:pPr>
          </w:p>
          <w:p w14:paraId="6F9BEA39" w14:textId="77777777" w:rsidR="00F35CA9" w:rsidRDefault="00F35CA9" w:rsidP="00E91B4A">
            <w:pPr>
              <w:rPr>
                <w:ins w:id="5288" w:author="Dalit Roth" w:date="2020-10-19T15:18:00Z"/>
                <w:rFonts w:cs="Arial"/>
                <w:noProof/>
              </w:rPr>
            </w:pPr>
          </w:p>
          <w:p w14:paraId="4B758C89" w14:textId="77777777" w:rsidR="00F35CA9" w:rsidRDefault="00F35CA9" w:rsidP="00E91B4A">
            <w:pPr>
              <w:rPr>
                <w:ins w:id="5289" w:author="Dalit Roth" w:date="2020-10-19T15:18:00Z"/>
                <w:rFonts w:cs="Arial"/>
                <w:noProof/>
              </w:rPr>
            </w:pPr>
          </w:p>
          <w:p w14:paraId="779D391C" w14:textId="77777777" w:rsidR="00F35CA9" w:rsidRDefault="00F35CA9" w:rsidP="00E91B4A">
            <w:pPr>
              <w:rPr>
                <w:ins w:id="5290" w:author="Dalit Roth" w:date="2020-10-19T15:18:00Z"/>
                <w:rFonts w:cs="Arial"/>
                <w:noProof/>
              </w:rPr>
            </w:pPr>
          </w:p>
          <w:p w14:paraId="65A4E31A" w14:textId="77777777" w:rsidR="00F35CA9" w:rsidRDefault="00F35CA9" w:rsidP="00E91B4A">
            <w:pPr>
              <w:bidi/>
              <w:spacing w:line="276" w:lineRule="auto"/>
              <w:rPr>
                <w:ins w:id="5291" w:author="Dalit Roth" w:date="2020-10-19T15:18:00Z"/>
                <w:rFonts w:asciiTheme="minorBidi" w:hAnsiTheme="minorBidi" w:cstheme="minorBidi"/>
                <w:noProof/>
              </w:rPr>
            </w:pPr>
            <w:ins w:id="5292" w:author="Dalit Roth" w:date="2020-10-19T15:18:00Z">
              <w:r>
                <w:rPr>
                  <w:rFonts w:asciiTheme="minorBidi" w:hAnsiTheme="minorBidi" w:cstheme="minorBidi" w:hint="cs"/>
                  <w:noProof/>
                </w:rPr>
                <w:t>S</w:t>
              </w:r>
              <w:r>
                <w:rPr>
                  <w:rFonts w:asciiTheme="minorBidi" w:hAnsiTheme="minorBidi" w:cstheme="minorBidi"/>
                  <w:noProof/>
                </w:rPr>
                <w:t>pearman’s correlation</w:t>
              </w:r>
            </w:ins>
          </w:p>
          <w:p w14:paraId="01A94713" w14:textId="77777777" w:rsidR="00F35CA9" w:rsidRDefault="00F35CA9" w:rsidP="00E91B4A">
            <w:pPr>
              <w:rPr>
                <w:ins w:id="5293" w:author="Dalit Roth" w:date="2020-10-19T15:18:00Z"/>
                <w:rFonts w:cs="Arial"/>
                <w:noProof/>
              </w:rPr>
            </w:pPr>
          </w:p>
          <w:tbl>
            <w:tblPr>
              <w:tblpPr w:leftFromText="180" w:rightFromText="180" w:vertAnchor="text" w:horzAnchor="page" w:tblpX="525" w:tblpY="9"/>
              <w:tblW w:w="82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1934"/>
              <w:gridCol w:w="2372"/>
              <w:gridCol w:w="1758"/>
            </w:tblGrid>
            <w:tr w:rsidR="00F35CA9" w:rsidRPr="0084232E" w14:paraId="5B1186C5" w14:textId="77777777" w:rsidTr="00E91B4A">
              <w:trPr>
                <w:trHeight w:val="290"/>
                <w:ins w:id="5294" w:author="Dalit Roth" w:date="2020-10-19T15:18:00Z"/>
              </w:trPr>
              <w:tc>
                <w:tcPr>
                  <w:tcW w:w="2065" w:type="dxa"/>
                  <w:shd w:val="clear" w:color="auto" w:fill="auto"/>
                  <w:noWrap/>
                  <w:vAlign w:val="bottom"/>
                </w:tcPr>
                <w:p w14:paraId="56184339" w14:textId="77777777" w:rsidR="00F35CA9" w:rsidRPr="00410B23" w:rsidRDefault="00F35CA9" w:rsidP="00E91B4A">
                  <w:pPr>
                    <w:pStyle w:val="HTML"/>
                    <w:shd w:val="clear" w:color="auto" w:fill="FFFFFF"/>
                    <w:wordWrap w:val="0"/>
                    <w:rPr>
                      <w:ins w:id="5295" w:author="Dalit Roth" w:date="2020-10-19T15:18:00Z"/>
                      <w:rFonts w:ascii="Lucida Console" w:hAnsi="Lucida Console"/>
                      <w:color w:val="000000"/>
                    </w:rPr>
                  </w:pPr>
                  <w:ins w:id="5296" w:author="Dalit Roth" w:date="2020-10-19T15:18:00Z">
                    <w:r w:rsidRPr="0084232E"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</w:rPr>
                      <w:t>R</w:t>
                    </w:r>
                    <w:r w:rsidRPr="0084232E">
                      <w:rPr>
                        <w:rFonts w:asciiTheme="minorBidi" w:hAnsiTheme="minorBidi" w:cstheme="minorBidi"/>
                        <w:sz w:val="22"/>
                        <w:szCs w:val="22"/>
                      </w:rPr>
                      <w:t xml:space="preserve">ho = </w:t>
                    </w:r>
                    <w:r w:rsidRPr="0084232E"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0.</w:t>
                    </w:r>
                    <w:r>
                      <w:rPr>
                        <w:rStyle w:val="a5"/>
                        <w:rFonts w:ascii="Lucida Console" w:hAnsi="Lucida Console"/>
                        <w:color w:val="000000"/>
                        <w:bdr w:val="none" w:sz="0" w:space="0" w:color="auto" w:frame="1"/>
                      </w:rPr>
                      <w:t xml:space="preserve"> </w:t>
                    </w:r>
                    <w:r w:rsidRPr="00410B23">
                      <w:rPr>
                        <w:rFonts w:ascii="Lucida Console" w:hAnsi="Lucida Console"/>
                        <w:color w:val="000000"/>
                        <w:bdr w:val="none" w:sz="0" w:space="0" w:color="auto" w:frame="1"/>
                      </w:rPr>
                      <w:t xml:space="preserve">3684147 </w:t>
                    </w:r>
                  </w:ins>
                </w:p>
              </w:tc>
              <w:tc>
                <w:tcPr>
                  <w:tcW w:w="1980" w:type="dxa"/>
                  <w:shd w:val="clear" w:color="auto" w:fill="auto"/>
                  <w:noWrap/>
                  <w:vAlign w:val="bottom"/>
                </w:tcPr>
                <w:p w14:paraId="7BD7B8B2" w14:textId="77777777" w:rsidR="00F35CA9" w:rsidRPr="00410B23" w:rsidRDefault="00F35CA9" w:rsidP="00E91B4A">
                  <w:pPr>
                    <w:pStyle w:val="HTML"/>
                    <w:shd w:val="clear" w:color="auto" w:fill="FFFFFF"/>
                    <w:wordWrap w:val="0"/>
                    <w:rPr>
                      <w:ins w:id="5297" w:author="Dalit Roth" w:date="2020-10-19T15:18:00Z"/>
                      <w:rFonts w:ascii="Lucida Console" w:hAnsi="Lucida Console"/>
                      <w:color w:val="000000"/>
                    </w:rPr>
                  </w:pPr>
                  <w:ins w:id="5298" w:author="Dalit Roth" w:date="2020-10-19T15:18:00Z">
                    <w:r w:rsidRPr="0084232E">
                      <w:rPr>
                        <w:rStyle w:val="gd15mcfceub"/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 xml:space="preserve">S </w:t>
                    </w:r>
                    <w:proofErr w:type="gramStart"/>
                    <w:r w:rsidRPr="0084232E">
                      <w:rPr>
                        <w:rStyle w:val="gd15mcfceub"/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 xml:space="preserve">= </w:t>
                    </w:r>
                    <w:r>
                      <w:rPr>
                        <w:rStyle w:val="a5"/>
                        <w:rFonts w:ascii="Lucida Console" w:hAnsi="Lucida Console"/>
                        <w:color w:val="000000"/>
                        <w:bdr w:val="none" w:sz="0" w:space="0" w:color="auto" w:frame="1"/>
                      </w:rPr>
                      <w:t xml:space="preserve"> </w:t>
                    </w:r>
                    <w:r w:rsidRPr="00410B23">
                      <w:rPr>
                        <w:rFonts w:ascii="Lucida Console" w:hAnsi="Lucida Console"/>
                        <w:color w:val="000000"/>
                        <w:bdr w:val="none" w:sz="0" w:space="0" w:color="auto" w:frame="1"/>
                      </w:rPr>
                      <w:t>2780064190</w:t>
                    </w:r>
                    <w:proofErr w:type="gramEnd"/>
                  </w:ins>
                </w:p>
              </w:tc>
              <w:tc>
                <w:tcPr>
                  <w:tcW w:w="2430" w:type="dxa"/>
                  <w:shd w:val="clear" w:color="auto" w:fill="auto"/>
                  <w:noWrap/>
                  <w:vAlign w:val="bottom"/>
                </w:tcPr>
                <w:p w14:paraId="1DD58BE9" w14:textId="77777777" w:rsidR="00F35CA9" w:rsidRPr="0084232E" w:rsidRDefault="00F35CA9" w:rsidP="00E91B4A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jc w:val="center"/>
                    <w:rPr>
                      <w:ins w:id="5299" w:author="Dalit Roth" w:date="2020-10-19T15:18:00Z"/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pPr>
                  <w:ins w:id="5300" w:author="Dalit Roth" w:date="2020-10-19T15:18:00Z">
                    <w:r w:rsidRPr="0084232E"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p-value &lt; 2.2e-16</w:t>
                    </w:r>
                  </w:ins>
                </w:p>
              </w:tc>
              <w:tc>
                <w:tcPr>
                  <w:tcW w:w="1800" w:type="dxa"/>
                  <w:shd w:val="clear" w:color="auto" w:fill="auto"/>
                  <w:noWrap/>
                  <w:vAlign w:val="bottom"/>
                  <w:hideMark/>
                </w:tcPr>
                <w:p w14:paraId="24653E3E" w14:textId="77777777" w:rsidR="00F35CA9" w:rsidRPr="0084232E" w:rsidRDefault="00F35CA9" w:rsidP="00E91B4A">
                  <w:pPr>
                    <w:spacing w:line="276" w:lineRule="auto"/>
                    <w:jc w:val="center"/>
                    <w:rPr>
                      <w:ins w:id="5301" w:author="Dalit Roth" w:date="2020-10-19T15:18:00Z"/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pPr>
                  <w:ins w:id="5302" w:author="Dalit Roth" w:date="2020-10-19T15:18:00Z">
                    <w:r w:rsidRPr="0084232E"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</w:rPr>
                      <w:t>Row data</w:t>
                    </w:r>
                  </w:ins>
                </w:p>
              </w:tc>
            </w:tr>
            <w:tr w:rsidR="00F35CA9" w:rsidRPr="0084232E" w14:paraId="384AD48B" w14:textId="77777777" w:rsidTr="00E91B4A">
              <w:trPr>
                <w:trHeight w:val="290"/>
                <w:ins w:id="5303" w:author="Dalit Roth" w:date="2020-10-19T15:18:00Z"/>
              </w:trPr>
              <w:tc>
                <w:tcPr>
                  <w:tcW w:w="2065" w:type="dxa"/>
                  <w:shd w:val="clear" w:color="auto" w:fill="auto"/>
                  <w:noWrap/>
                  <w:vAlign w:val="bottom"/>
                </w:tcPr>
                <w:p w14:paraId="4A6C20E3" w14:textId="77777777" w:rsidR="00F35CA9" w:rsidRPr="0084232E" w:rsidRDefault="00F35CA9" w:rsidP="00E91B4A">
                  <w:pPr>
                    <w:pStyle w:val="HTML"/>
                    <w:shd w:val="clear" w:color="auto" w:fill="FFFFFF"/>
                    <w:wordWrap w:val="0"/>
                    <w:rPr>
                      <w:ins w:id="5304" w:author="Dalit Roth" w:date="2020-10-19T15:18:00Z"/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pPr>
                  <w:ins w:id="5305" w:author="Dalit Roth" w:date="2020-10-19T15:18:00Z">
                    <w:r w:rsidRPr="0084232E"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</w:rPr>
                      <w:t>R</w:t>
                    </w:r>
                    <w:r w:rsidRPr="0084232E">
                      <w:rPr>
                        <w:rFonts w:asciiTheme="minorBidi" w:hAnsiTheme="minorBidi" w:cstheme="minorBidi"/>
                        <w:sz w:val="22"/>
                        <w:szCs w:val="22"/>
                      </w:rPr>
                      <w:t xml:space="preserve">ho </w:t>
                    </w:r>
                    <w:r>
                      <w:rPr>
                        <w:rFonts w:asciiTheme="minorBidi" w:hAnsiTheme="minorBidi" w:cstheme="minorBidi"/>
                        <w:sz w:val="22"/>
                        <w:szCs w:val="22"/>
                      </w:rPr>
                      <w:t>=NA</w:t>
                    </w:r>
                  </w:ins>
                </w:p>
              </w:tc>
              <w:tc>
                <w:tcPr>
                  <w:tcW w:w="1980" w:type="dxa"/>
                  <w:shd w:val="clear" w:color="auto" w:fill="auto"/>
                  <w:noWrap/>
                  <w:vAlign w:val="bottom"/>
                </w:tcPr>
                <w:p w14:paraId="31367ED4" w14:textId="77777777" w:rsidR="00F35CA9" w:rsidRPr="0084232E" w:rsidRDefault="00F35CA9" w:rsidP="00E91B4A">
                  <w:pPr>
                    <w:pStyle w:val="HTML"/>
                    <w:shd w:val="clear" w:color="auto" w:fill="FFFFFF"/>
                    <w:wordWrap w:val="0"/>
                    <w:rPr>
                      <w:ins w:id="5306" w:author="Dalit Roth" w:date="2020-10-19T15:18:00Z"/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pPr>
                  <w:ins w:id="5307" w:author="Dalit Roth" w:date="2020-10-19T15:18:00Z">
                    <w:r w:rsidRPr="0084232E">
                      <w:rPr>
                        <w:rStyle w:val="gd15mcfceub"/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 xml:space="preserve">S = </w:t>
                    </w:r>
                    <w:r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NA</w:t>
                    </w:r>
                  </w:ins>
                </w:p>
              </w:tc>
              <w:tc>
                <w:tcPr>
                  <w:tcW w:w="2430" w:type="dxa"/>
                  <w:shd w:val="clear" w:color="auto" w:fill="auto"/>
                  <w:noWrap/>
                  <w:vAlign w:val="bottom"/>
                </w:tcPr>
                <w:p w14:paraId="12AC671B" w14:textId="77777777" w:rsidR="00F35CA9" w:rsidRPr="0084232E" w:rsidRDefault="00F35CA9" w:rsidP="00E91B4A">
                  <w:pPr>
                    <w:spacing w:line="276" w:lineRule="auto"/>
                    <w:jc w:val="center"/>
                    <w:rPr>
                      <w:ins w:id="5308" w:author="Dalit Roth" w:date="2020-10-19T15:18:00Z"/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pPr>
                  <w:ins w:id="5309" w:author="Dalit Roth" w:date="2020-10-19T15:18:00Z">
                    <w:r w:rsidRPr="0084232E"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 xml:space="preserve">p-value </w:t>
                    </w:r>
                    <w:r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=NA</w:t>
                    </w:r>
                  </w:ins>
                </w:p>
              </w:tc>
              <w:tc>
                <w:tcPr>
                  <w:tcW w:w="1800" w:type="dxa"/>
                  <w:shd w:val="clear" w:color="auto" w:fill="auto"/>
                  <w:noWrap/>
                  <w:vAlign w:val="bottom"/>
                </w:tcPr>
                <w:p w14:paraId="7AFC3359" w14:textId="77777777" w:rsidR="00F35CA9" w:rsidRPr="0084232E" w:rsidRDefault="00F35CA9" w:rsidP="00E91B4A">
                  <w:pPr>
                    <w:spacing w:line="276" w:lineRule="auto"/>
                    <w:jc w:val="center"/>
                    <w:rPr>
                      <w:ins w:id="5310" w:author="Dalit Roth" w:date="2020-10-19T15:18:00Z"/>
                      <w:rFonts w:asciiTheme="minorBidi" w:hAnsiTheme="minorBidi" w:cstheme="minorBidi"/>
                      <w:color w:val="000000"/>
                      <w:sz w:val="22"/>
                      <w:szCs w:val="22"/>
                    </w:rPr>
                  </w:pPr>
                  <w:ins w:id="5311" w:author="Dalit Roth" w:date="2020-10-19T15:18:00Z">
                    <w:r w:rsidRPr="0084232E">
                      <w:rPr>
                        <w:rFonts w:asciiTheme="minorBidi" w:hAnsiTheme="minorBidi" w:cstheme="minorBidi"/>
                        <w:color w:val="000000"/>
                        <w:sz w:val="22"/>
                        <w:szCs w:val="22"/>
                      </w:rPr>
                      <w:t>Without outliers</w:t>
                    </w:r>
                  </w:ins>
                </w:p>
              </w:tc>
            </w:tr>
          </w:tbl>
          <w:p w14:paraId="29C8B209" w14:textId="77777777" w:rsidR="00F35CA9" w:rsidRDefault="00F35CA9" w:rsidP="00E91B4A">
            <w:pPr>
              <w:rPr>
                <w:ins w:id="5312" w:author="Dalit Roth" w:date="2020-10-19T15:18:00Z"/>
                <w:rFonts w:cs="Arial"/>
                <w:noProof/>
              </w:rPr>
            </w:pPr>
          </w:p>
          <w:p w14:paraId="1362DF6F" w14:textId="77777777" w:rsidR="00F35CA9" w:rsidRDefault="00F35CA9" w:rsidP="00E91B4A">
            <w:pPr>
              <w:jc w:val="right"/>
              <w:rPr>
                <w:ins w:id="5313" w:author="Dalit Roth" w:date="2020-10-19T15:18:00Z"/>
                <w:rFonts w:cs="Arial" w:hint="cs"/>
                <w:noProof/>
              </w:rPr>
            </w:pPr>
            <w:ins w:id="5314" w:author="Dalit Roth" w:date="2020-10-19T15:18:00Z">
              <w:r>
                <w:rPr>
                  <w:rFonts w:cs="Arial" w:hint="cs"/>
                  <w:noProof/>
                  <w:rtl/>
                </w:rPr>
                <w:t>נ</w:t>
              </w:r>
              <w:r w:rsidRPr="00E47E68">
                <w:rPr>
                  <w:rFonts w:cs="Arial" w:hint="cs"/>
                  <w:noProof/>
                  <w:highlight w:val="yellow"/>
                  <w:rtl/>
                </w:rPr>
                <w:t>יקוי ערכי הקיצון פגע בקורולציה- ?</w:t>
              </w:r>
            </w:ins>
          </w:p>
          <w:p w14:paraId="532268D5" w14:textId="77777777" w:rsidR="00F35CA9" w:rsidRDefault="00F35CA9" w:rsidP="00E91B4A">
            <w:pPr>
              <w:rPr>
                <w:ins w:id="5315" w:author="Dalit Roth" w:date="2020-10-19T15:18:00Z"/>
                <w:rFonts w:cs="Arial"/>
                <w:noProof/>
              </w:rPr>
            </w:pPr>
          </w:p>
          <w:p w14:paraId="6A1CA677" w14:textId="77777777" w:rsidR="00F35CA9" w:rsidRPr="003A3694" w:rsidRDefault="00F35CA9" w:rsidP="00E91B4A">
            <w:pPr>
              <w:rPr>
                <w:ins w:id="5316" w:author="Dalit Roth" w:date="2020-10-19T15:18:00Z"/>
                <w:rFonts w:cs="Arial"/>
                <w:noProof/>
                <w:rtl/>
              </w:rPr>
            </w:pPr>
          </w:p>
        </w:tc>
      </w:tr>
    </w:tbl>
    <w:p w14:paraId="25052C06" w14:textId="77777777" w:rsidR="00F35CA9" w:rsidRPr="00774CEC" w:rsidRDefault="00F35CA9" w:rsidP="00F35CA9">
      <w:pPr>
        <w:bidi/>
        <w:rPr>
          <w:rFonts w:asciiTheme="minorBidi" w:hAnsiTheme="minorBidi" w:hint="cs"/>
          <w:rtl/>
        </w:rPr>
        <w:pPrChange w:id="5317" w:author="Dalit Roth" w:date="2020-10-19T15:18:00Z">
          <w:pPr>
            <w:bidi/>
            <w:ind w:left="360"/>
          </w:pPr>
        </w:pPrChange>
      </w:pPr>
    </w:p>
    <w:tbl>
      <w:tblPr>
        <w:tblW w:w="8484" w:type="dxa"/>
        <w:tblLook w:val="04A0" w:firstRow="1" w:lastRow="0" w:firstColumn="1" w:lastColumn="0" w:noHBand="0" w:noVBand="1"/>
        <w:tblPrChange w:id="5318" w:author="Dalit Roth" w:date="2020-10-19T15:18:00Z">
          <w:tblPr>
            <w:tblW w:w="8005" w:type="dxa"/>
            <w:tblLook w:val="04A0" w:firstRow="1" w:lastRow="0" w:firstColumn="1" w:lastColumn="0" w:noHBand="0" w:noVBand="1"/>
          </w:tblPr>
        </w:tblPrChange>
      </w:tblPr>
      <w:tblGrid>
        <w:gridCol w:w="1080"/>
        <w:gridCol w:w="1080"/>
        <w:gridCol w:w="1188"/>
        <w:gridCol w:w="1265"/>
        <w:gridCol w:w="1266"/>
        <w:gridCol w:w="1435"/>
        <w:gridCol w:w="1170"/>
        <w:tblGridChange w:id="5319">
          <w:tblGrid>
            <w:gridCol w:w="1080"/>
            <w:gridCol w:w="1080"/>
            <w:gridCol w:w="1188"/>
            <w:gridCol w:w="1265"/>
            <w:gridCol w:w="1266"/>
            <w:gridCol w:w="1435"/>
            <w:gridCol w:w="1170"/>
          </w:tblGrid>
        </w:tblGridChange>
      </w:tblGrid>
      <w:tr w:rsidR="00774CEC" w:rsidRPr="00836975" w:rsidDel="00F35CA9" w14:paraId="4745E034" w14:textId="5ED8E306" w:rsidTr="00F35CA9">
        <w:trPr>
          <w:trHeight w:val="260"/>
          <w:del w:id="5320" w:author="Dalit Roth" w:date="2020-10-19T15:18:00Z"/>
          <w:trPrChange w:id="5321" w:author="Dalit Roth" w:date="2020-10-19T15:18:00Z">
            <w:trPr>
              <w:trHeight w:val="260"/>
            </w:trPr>
          </w:trPrChange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5322" w:author="Dalit Roth" w:date="2020-10-19T15:18:00Z">
              <w:tcPr>
                <w:tcW w:w="10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79DF6961" w14:textId="70E5F9CB" w:rsidR="00774CEC" w:rsidRPr="00774CEC" w:rsidDel="00F35CA9" w:rsidRDefault="00774CEC" w:rsidP="00774CEC">
            <w:pPr>
              <w:ind w:left="360"/>
              <w:jc w:val="center"/>
              <w:rPr>
                <w:del w:id="5323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324" w:author="Dalit Roth" w:date="2020-10-19T15:18:00Z">
              <w:r w:rsidRPr="00774CEC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5325" w:author="Dalit Roth" w:date="2020-10-19T15:18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0ADAA96D" w14:textId="1BB55046" w:rsidR="00774CEC" w:rsidRPr="00774CEC" w:rsidDel="00F35CA9" w:rsidRDefault="00774CEC" w:rsidP="00774CEC">
            <w:pPr>
              <w:ind w:left="360"/>
              <w:jc w:val="center"/>
              <w:rPr>
                <w:del w:id="5326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327" w:author="Dalit Roth" w:date="2020-10-19T15:18:00Z">
              <w:r w:rsidRPr="00774CEC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5328" w:author="Dalit Roth" w:date="2020-10-19T15:18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01A25F64" w14:textId="346C5052" w:rsidR="00774CEC" w:rsidRPr="00774CEC" w:rsidDel="00F35CA9" w:rsidRDefault="00774CEC" w:rsidP="00774CEC">
            <w:pPr>
              <w:ind w:left="360"/>
              <w:jc w:val="center"/>
              <w:rPr>
                <w:del w:id="5329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330" w:author="Dalit Roth" w:date="2020-10-19T15:18:00Z">
              <w:r w:rsidRPr="00774CEC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5331" w:author="Dalit Roth" w:date="2020-10-19T15:18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4D3239EC" w14:textId="7D03EB22" w:rsidR="00774CEC" w:rsidRPr="00774CEC" w:rsidDel="00F35CA9" w:rsidRDefault="00774CEC" w:rsidP="00774CEC">
            <w:pPr>
              <w:ind w:left="360"/>
              <w:jc w:val="center"/>
              <w:rPr>
                <w:del w:id="5332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333" w:author="Dalit Roth" w:date="2020-10-19T15:18:00Z">
              <w:r w:rsidRPr="00774CEC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5334" w:author="Dalit Roth" w:date="2020-10-19T15:18:00Z">
              <w:tcPr>
                <w:tcW w:w="10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1AE4EE3A" w14:textId="016179B7" w:rsidR="00774CEC" w:rsidRPr="00774CEC" w:rsidDel="00F35CA9" w:rsidRDefault="00774CEC" w:rsidP="00774CEC">
            <w:pPr>
              <w:ind w:left="360"/>
              <w:jc w:val="center"/>
              <w:rPr>
                <w:del w:id="5335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336" w:author="Dalit Roth" w:date="2020-10-19T15:18:00Z">
              <w:r w:rsidRPr="00774CEC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5337" w:author="Dalit Roth" w:date="2020-10-19T15:18:00Z">
              <w:tcPr>
                <w:tcW w:w="143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5B93DDB1" w14:textId="3ED47CD8" w:rsidR="00774CEC" w:rsidRPr="00774CEC" w:rsidDel="00F35CA9" w:rsidRDefault="00774CEC" w:rsidP="00774CEC">
            <w:pPr>
              <w:ind w:left="360"/>
              <w:jc w:val="center"/>
              <w:rPr>
                <w:del w:id="5338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339" w:author="Dalit Roth" w:date="2020-10-19T15:18:00Z">
              <w:r w:rsidRPr="00774CEC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  <w:tcPrChange w:id="5340" w:author="Dalit Roth" w:date="2020-10-19T15:18:00Z">
              <w:tcPr>
                <w:tcW w:w="117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000000"/>
                <w:noWrap/>
                <w:vAlign w:val="bottom"/>
                <w:hideMark/>
              </w:tcPr>
            </w:tcPrChange>
          </w:tcPr>
          <w:p w14:paraId="52ACB919" w14:textId="67951F26" w:rsidR="00774CEC" w:rsidRPr="00774CEC" w:rsidDel="00F35CA9" w:rsidRDefault="00774CEC" w:rsidP="00774CEC">
            <w:pPr>
              <w:ind w:left="360"/>
              <w:jc w:val="center"/>
              <w:rPr>
                <w:del w:id="5341" w:author="Dalit Roth" w:date="2020-10-19T15:18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342" w:author="Dalit Roth" w:date="2020-10-19T15:18:00Z">
              <w:r w:rsidRPr="00774CEC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774CEC" w:rsidRPr="00836975" w:rsidDel="00F35CA9" w14:paraId="0A477A28" w14:textId="3B5268E5" w:rsidTr="00F35CA9">
        <w:trPr>
          <w:trHeight w:val="290"/>
          <w:del w:id="5343" w:author="Dalit Roth" w:date="2020-10-19T15:18:00Z"/>
          <w:trPrChange w:id="5344" w:author="Dalit Roth" w:date="2020-10-19T15:18:00Z">
            <w:trPr>
              <w:trHeight w:val="290"/>
            </w:trPr>
          </w:trPrChange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5345" w:author="Dalit Roth" w:date="2020-10-19T15:18:00Z">
              <w:tcPr>
                <w:tcW w:w="108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EB708D9" w14:textId="6F8A1FAF" w:rsidR="00774CEC" w:rsidRPr="00774CEC" w:rsidDel="00F35CA9" w:rsidRDefault="00774CEC" w:rsidP="00774CEC">
            <w:pPr>
              <w:ind w:left="360"/>
              <w:jc w:val="center"/>
              <w:rPr>
                <w:del w:id="5346" w:author="Dalit Roth" w:date="2020-10-19T15:18:00Z"/>
                <w:rFonts w:ascii="Calibri" w:hAnsi="Calibri" w:cs="Calibri"/>
                <w:color w:val="000000"/>
              </w:rPr>
            </w:pPr>
            <w:del w:id="5347" w:author="Dalit Roth" w:date="2020-10-19T15:18:00Z">
              <w:r w:rsidRPr="00774CEC"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5348" w:author="Dalit Roth" w:date="2020-10-19T15:18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EDB647E" w14:textId="747E3AC5" w:rsidR="00774CEC" w:rsidRPr="00774CEC" w:rsidDel="00F35CA9" w:rsidRDefault="00774CEC" w:rsidP="00774CEC">
            <w:pPr>
              <w:ind w:left="360"/>
              <w:jc w:val="center"/>
              <w:rPr>
                <w:del w:id="5349" w:author="Dalit Roth" w:date="2020-10-19T15:18:00Z"/>
                <w:rFonts w:ascii="Calibri" w:hAnsi="Calibri" w:cs="Calibri"/>
                <w:color w:val="000000"/>
              </w:rPr>
            </w:pPr>
            <w:del w:id="5350" w:author="Dalit Roth" w:date="2020-10-19T15:18:00Z">
              <w:r w:rsidRPr="00774CEC"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18</w:delText>
              </w:r>
            </w:del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5351" w:author="Dalit Roth" w:date="2020-10-19T15:18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1AB12B0" w14:textId="34AA7086" w:rsidR="00774CEC" w:rsidRPr="00774CEC" w:rsidDel="00F35CA9" w:rsidRDefault="00774CEC" w:rsidP="00774CEC">
            <w:pPr>
              <w:ind w:left="360"/>
              <w:jc w:val="center"/>
              <w:rPr>
                <w:del w:id="5352" w:author="Dalit Roth" w:date="2020-10-19T15:18:00Z"/>
                <w:rFonts w:ascii="Calibri" w:hAnsi="Calibri" w:cs="Calibri"/>
                <w:color w:val="000000"/>
              </w:rPr>
            </w:pPr>
            <w:del w:id="5353" w:author="Dalit Roth" w:date="2020-10-19T15:18:00Z">
              <w:r w:rsidRPr="00774CEC"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0.4262</w:delText>
              </w:r>
            </w:del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5354" w:author="Dalit Roth" w:date="2020-10-19T15:18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F8A668" w14:textId="145DEEFD" w:rsidR="00774CEC" w:rsidRPr="00774CEC" w:rsidDel="00F35CA9" w:rsidRDefault="00774CEC" w:rsidP="00774CEC">
            <w:pPr>
              <w:ind w:left="360"/>
              <w:jc w:val="center"/>
              <w:rPr>
                <w:del w:id="5355" w:author="Dalit Roth" w:date="2020-10-19T15:18:00Z"/>
                <w:rFonts w:ascii="Calibri" w:hAnsi="Calibri" w:cs="Calibri"/>
                <w:color w:val="000000"/>
              </w:rPr>
            </w:pPr>
            <w:del w:id="5356" w:author="Dalit Roth" w:date="2020-10-19T15:18:00Z">
              <w:r w:rsidRPr="00774CEC"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5357" w:author="Dalit Roth" w:date="2020-10-19T15:18:00Z">
              <w:tcPr>
                <w:tcW w:w="108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014ADAA" w14:textId="72A614F5" w:rsidR="00774CEC" w:rsidRPr="00774CEC" w:rsidDel="00F35CA9" w:rsidRDefault="00774CEC" w:rsidP="00774CEC">
            <w:pPr>
              <w:ind w:left="360"/>
              <w:jc w:val="center"/>
              <w:rPr>
                <w:del w:id="5358" w:author="Dalit Roth" w:date="2020-10-19T15:18:00Z"/>
                <w:rFonts w:ascii="Calibri" w:hAnsi="Calibri" w:cs="Calibri"/>
                <w:color w:val="00000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5359" w:author="Dalit Roth" w:date="2020-10-19T15:18:00Z">
              <w:tcPr>
                <w:tcW w:w="143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45709FB" w14:textId="682D8C62" w:rsidR="00774CEC" w:rsidRPr="00774CEC" w:rsidDel="00F35CA9" w:rsidRDefault="00774CEC" w:rsidP="00774CEC">
            <w:pPr>
              <w:ind w:left="360"/>
              <w:jc w:val="center"/>
              <w:rPr>
                <w:del w:id="5360" w:author="Dalit Roth" w:date="2020-10-19T15:18:00Z"/>
                <w:rFonts w:ascii="Calibri" w:hAnsi="Calibri" w:cs="Calibri"/>
                <w:color w:val="000000"/>
              </w:rPr>
            </w:pPr>
            <w:del w:id="5361" w:author="Dalit Roth" w:date="2020-10-19T15:18:00Z">
              <w:r w:rsidRPr="00774CEC"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5362" w:author="Dalit Roth" w:date="2020-10-19T15:18:00Z">
              <w:tcPr>
                <w:tcW w:w="117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26B702" w14:textId="6B0F0C29" w:rsidR="00774CEC" w:rsidRPr="00774CEC" w:rsidDel="00F35CA9" w:rsidRDefault="00774CEC" w:rsidP="00774CEC">
            <w:pPr>
              <w:ind w:left="360"/>
              <w:jc w:val="center"/>
              <w:rPr>
                <w:del w:id="5363" w:author="Dalit Roth" w:date="2020-10-19T15:18:00Z"/>
                <w:rFonts w:ascii="Calibri" w:hAnsi="Calibri" w:cs="Calibri"/>
                <w:color w:val="000000"/>
              </w:rPr>
            </w:pPr>
            <w:del w:id="5364" w:author="Dalit Roth" w:date="2020-10-19T15:18:00Z">
              <w:r w:rsidRPr="00774CEC"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</w:tr>
    </w:tbl>
    <w:p w14:paraId="73260D5F" w14:textId="638EF786" w:rsidR="00774CEC" w:rsidRPr="00774CEC" w:rsidDel="00F35CA9" w:rsidRDefault="00774CEC" w:rsidP="00774CEC">
      <w:pPr>
        <w:bidi/>
        <w:ind w:left="360"/>
        <w:rPr>
          <w:del w:id="5365" w:author="Dalit Roth" w:date="2020-10-19T15:18:00Z"/>
          <w:rFonts w:asciiTheme="minorBidi" w:hAnsiTheme="minorBidi"/>
          <w:rtl/>
        </w:rPr>
      </w:pPr>
    </w:p>
    <w:p w14:paraId="15DBE23C" w14:textId="5DF71798" w:rsidR="00774CEC" w:rsidRPr="00774CEC" w:rsidDel="00F35CA9" w:rsidRDefault="00774CEC" w:rsidP="00774CEC">
      <w:pPr>
        <w:bidi/>
        <w:ind w:left="360"/>
        <w:rPr>
          <w:del w:id="5366" w:author="Dalit Roth" w:date="2020-10-19T15:18:00Z"/>
          <w:rFonts w:asciiTheme="minorBidi" w:hAnsiTheme="minorBidi"/>
          <w:rtl/>
        </w:rPr>
      </w:pPr>
      <w:del w:id="5367" w:author="Dalit Roth" w:date="2020-10-19T15:18:00Z">
        <w:r w:rsidRPr="00774CEC" w:rsidDel="00F35CA9">
          <w:rPr>
            <w:rFonts w:asciiTheme="minorBidi" w:hAnsiTheme="minorBidi" w:hint="cs"/>
            <w:rtl/>
          </w:rPr>
          <w:delText>כמות ערכים חריגים: 1000</w:delText>
        </w:r>
      </w:del>
    </w:p>
    <w:p w14:paraId="2F82E0DA" w14:textId="5491ED69" w:rsidR="00774CEC" w:rsidRPr="00774CEC" w:rsidDel="00F35CA9" w:rsidRDefault="00774CEC" w:rsidP="00774CEC">
      <w:pPr>
        <w:bidi/>
        <w:ind w:left="360"/>
        <w:rPr>
          <w:del w:id="5368" w:author="Dalit Roth" w:date="2020-10-19T15:18:00Z"/>
          <w:rFonts w:asciiTheme="minorBidi" w:hAnsiTheme="minorBidi"/>
          <w:rtl/>
        </w:rPr>
      </w:pPr>
      <w:del w:id="5369" w:author="Dalit Roth" w:date="2020-10-19T15:18:00Z">
        <w:r w:rsidRPr="00E224B9" w:rsidDel="00F35CA9">
          <w:rPr>
            <w:rFonts w:hint="cs"/>
            <w:noProof/>
            <w:rtl/>
          </w:rPr>
          <w:drawing>
            <wp:anchor distT="0" distB="0" distL="114300" distR="114300" simplePos="0" relativeHeight="251620864" behindDoc="0" locked="0" layoutInCell="1" allowOverlap="1" wp14:anchorId="6839801F" wp14:editId="42E88541">
              <wp:simplePos x="0" y="0"/>
              <wp:positionH relativeFrom="margin">
                <wp:posOffset>1732739</wp:posOffset>
              </wp:positionH>
              <wp:positionV relativeFrom="paragraph">
                <wp:posOffset>158086</wp:posOffset>
              </wp:positionV>
              <wp:extent cx="1966224" cy="1482128"/>
              <wp:effectExtent l="0" t="0" r="0" b="3810"/>
              <wp:wrapNone/>
              <wp:docPr id="92" name="תמונה 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8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541" b="42688"/>
                      <a:stretch/>
                    </pic:blipFill>
                    <pic:spPr bwMode="auto">
                      <a:xfrm>
                        <a:off x="0" y="0"/>
                        <a:ext cx="1966224" cy="148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774CEC" w:rsidDel="00F35CA9">
          <w:rPr>
            <w:rFonts w:asciiTheme="minorBidi" w:hAnsiTheme="minorBidi" w:hint="cs"/>
          </w:rPr>
          <w:delText xml:space="preserve"> </w:delText>
        </w:r>
        <w:r w:rsidRPr="00774CEC" w:rsidDel="00F35CA9">
          <w:rPr>
            <w:rFonts w:asciiTheme="minorBidi" w:hAnsiTheme="minorBidi" w:hint="cs"/>
            <w:rtl/>
          </w:rPr>
          <w:delText>תצוגה גרפית:</w:delText>
        </w:r>
        <w:r w:rsidRPr="00774CEC" w:rsidDel="00F35CA9">
          <w:rPr>
            <w:rFonts w:asciiTheme="minorBidi" w:hAnsiTheme="minorBidi" w:cs="Arial" w:hint="cs"/>
            <w:noProof/>
            <w:rtl/>
          </w:rPr>
          <w:delText xml:space="preserve"> </w:delText>
        </w:r>
      </w:del>
    </w:p>
    <w:p w14:paraId="4AF8E8DB" w14:textId="717F1311" w:rsidR="00774CEC" w:rsidDel="00F35CA9" w:rsidRDefault="00774CEC" w:rsidP="00774CEC">
      <w:pPr>
        <w:bidi/>
        <w:ind w:left="360"/>
        <w:rPr>
          <w:del w:id="5370" w:author="Dalit Roth" w:date="2020-10-19T15:18:00Z"/>
          <w:rtl/>
        </w:rPr>
      </w:pPr>
      <w:del w:id="5371" w:author="Dalit Roth" w:date="2020-10-19T15:18:00Z">
        <w:r w:rsidRPr="00E224B9" w:rsidDel="00F35CA9">
          <w:rPr>
            <w:rFonts w:hint="cs"/>
            <w:noProof/>
            <w:rtl/>
          </w:rPr>
          <w:drawing>
            <wp:anchor distT="0" distB="0" distL="114300" distR="114300" simplePos="0" relativeHeight="251617792" behindDoc="0" locked="0" layoutInCell="1" allowOverlap="1" wp14:anchorId="568E84B4" wp14:editId="6D4CE78D">
              <wp:simplePos x="0" y="0"/>
              <wp:positionH relativeFrom="margin">
                <wp:align>right</wp:align>
              </wp:positionH>
              <wp:positionV relativeFrom="paragraph">
                <wp:posOffset>162934</wp:posOffset>
              </wp:positionV>
              <wp:extent cx="1609376" cy="1391405"/>
              <wp:effectExtent l="0" t="0" r="0" b="0"/>
              <wp:wrapNone/>
              <wp:docPr id="170" name="תמונה 1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7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882" b="34611"/>
                      <a:stretch/>
                    </pic:blipFill>
                    <pic:spPr bwMode="auto">
                      <a:xfrm>
                        <a:off x="0" y="0"/>
                        <a:ext cx="1609376" cy="1391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tbl>
      <w:tblPr>
        <w:tblW w:w="2354" w:type="dxa"/>
        <w:tblLook w:val="04A0" w:firstRow="1" w:lastRow="0" w:firstColumn="1" w:lastColumn="0" w:noHBand="0" w:noVBand="1"/>
      </w:tblPr>
      <w:tblGrid>
        <w:gridCol w:w="2354"/>
      </w:tblGrid>
      <w:tr w:rsidR="00774CEC" w:rsidRPr="002A1D83" w:rsidDel="00F35CA9" w14:paraId="7B161E5C" w14:textId="55FD8886" w:rsidTr="00774CEC">
        <w:trPr>
          <w:trHeight w:val="250"/>
          <w:del w:id="5372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9F558" w14:textId="330B5D0D" w:rsidR="00774CEC" w:rsidRPr="00774CEC" w:rsidDel="00F35CA9" w:rsidRDefault="00774CEC" w:rsidP="00774CEC">
            <w:pPr>
              <w:ind w:left="360"/>
              <w:rPr>
                <w:del w:id="5373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:rsidDel="00F35CA9" w14:paraId="4958D1F0" w14:textId="03EE51F7" w:rsidTr="00774CEC">
        <w:trPr>
          <w:trHeight w:val="250"/>
          <w:del w:id="5374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7B71F" w14:textId="7A6B5D7C" w:rsidR="00774CEC" w:rsidRPr="002A1D83" w:rsidDel="00F35CA9" w:rsidRDefault="00774CEC" w:rsidP="00774CEC">
            <w:pPr>
              <w:rPr>
                <w:del w:id="5375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:rsidDel="00F35CA9" w14:paraId="554E67E4" w14:textId="5438D6ED" w:rsidTr="00774CEC">
        <w:trPr>
          <w:trHeight w:val="250"/>
          <w:del w:id="5376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7ACE6F" w14:textId="68CB2434" w:rsidR="00774CEC" w:rsidRPr="002A1D83" w:rsidDel="00F35CA9" w:rsidRDefault="00774CEC" w:rsidP="00774CEC">
            <w:pPr>
              <w:rPr>
                <w:del w:id="5377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:rsidDel="00F35CA9" w14:paraId="2E18E604" w14:textId="4138BA0E" w:rsidTr="00774CEC">
        <w:trPr>
          <w:trHeight w:val="250"/>
          <w:del w:id="5378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48180" w14:textId="3A4697C2" w:rsidR="00774CEC" w:rsidRPr="002A1D83" w:rsidDel="00F35CA9" w:rsidRDefault="00774CEC" w:rsidP="00774CEC">
            <w:pPr>
              <w:rPr>
                <w:del w:id="5379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  <w:del w:id="5380" w:author="Dalit Roth" w:date="2020-10-19T15:18:00Z">
              <w:r w:rsidRPr="003A3694" w:rsidDel="00F35CA9">
                <w:rPr>
                  <w:rFonts w:cs="Arial" w:hint="cs"/>
                  <w:noProof/>
                  <w:rtl/>
                </w:rPr>
                <w:drawing>
                  <wp:anchor distT="0" distB="0" distL="114300" distR="114300" simplePos="0" relativeHeight="251623936" behindDoc="0" locked="0" layoutInCell="1" allowOverlap="1" wp14:anchorId="0ECDF651" wp14:editId="3A5BFD5D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-650240</wp:posOffset>
                    </wp:positionV>
                    <wp:extent cx="1847215" cy="1733550"/>
                    <wp:effectExtent l="0" t="0" r="635" b="0"/>
                    <wp:wrapNone/>
                    <wp:docPr id="171" name="תמונה 17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6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7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7092" b="33457"/>
                            <a:stretch/>
                          </pic:blipFill>
                          <pic:spPr bwMode="auto">
                            <a:xfrm>
                              <a:off x="0" y="0"/>
                              <a:ext cx="1847215" cy="173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del>
          </w:p>
        </w:tc>
      </w:tr>
      <w:tr w:rsidR="00774CEC" w:rsidRPr="002A1D83" w:rsidDel="00F35CA9" w14:paraId="18149233" w14:textId="04076E0B" w:rsidTr="00774CEC">
        <w:trPr>
          <w:trHeight w:val="250"/>
          <w:del w:id="5381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CEB1E" w14:textId="38468274" w:rsidR="00774CEC" w:rsidRPr="002A1D83" w:rsidDel="00F35CA9" w:rsidRDefault="00774CEC" w:rsidP="00774CEC">
            <w:pPr>
              <w:rPr>
                <w:del w:id="5382" w:author="Dalit Roth" w:date="2020-10-19T15:18:00Z"/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:rsidDel="00F35CA9" w14:paraId="057F18E1" w14:textId="0F67BF19" w:rsidTr="00774CEC">
        <w:trPr>
          <w:trHeight w:val="250"/>
          <w:del w:id="5383" w:author="Dalit Roth" w:date="2020-10-19T15:18:00Z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7CFA2" w14:textId="2C153D91" w:rsidR="00774CEC" w:rsidDel="00F35CA9" w:rsidRDefault="00774CEC" w:rsidP="00774CEC">
            <w:pPr>
              <w:rPr>
                <w:del w:id="5384" w:author="Dalit Roth" w:date="2020-10-19T15:18:00Z"/>
                <w:rFonts w:cs="Arial"/>
                <w:noProof/>
              </w:rPr>
            </w:pPr>
          </w:p>
          <w:p w14:paraId="09B73FC1" w14:textId="45E7A58A" w:rsidR="00774CEC" w:rsidDel="00F35CA9" w:rsidRDefault="00774CEC" w:rsidP="00774CEC">
            <w:pPr>
              <w:rPr>
                <w:del w:id="5385" w:author="Dalit Roth" w:date="2020-10-19T15:18:00Z"/>
                <w:rFonts w:cs="Arial"/>
                <w:noProof/>
              </w:rPr>
            </w:pPr>
          </w:p>
          <w:p w14:paraId="102344D8" w14:textId="62C66C02" w:rsidR="00774CEC" w:rsidDel="00F35CA9" w:rsidRDefault="00774CEC" w:rsidP="00774CEC">
            <w:pPr>
              <w:rPr>
                <w:del w:id="5386" w:author="Dalit Roth" w:date="2020-10-19T15:18:00Z"/>
                <w:rFonts w:cs="Arial"/>
                <w:noProof/>
              </w:rPr>
            </w:pPr>
          </w:p>
          <w:p w14:paraId="1D08DA6F" w14:textId="712A7080" w:rsidR="00774CEC" w:rsidDel="00F35CA9" w:rsidRDefault="00774CEC" w:rsidP="00774CEC">
            <w:pPr>
              <w:rPr>
                <w:del w:id="5387" w:author="Dalit Roth" w:date="2020-10-19T15:18:00Z"/>
                <w:rFonts w:cs="Arial"/>
                <w:noProof/>
              </w:rPr>
            </w:pPr>
          </w:p>
          <w:p w14:paraId="49B59C63" w14:textId="042ACE4C" w:rsidR="00774CEC" w:rsidDel="00F35CA9" w:rsidRDefault="00774CEC" w:rsidP="00774CEC">
            <w:pPr>
              <w:rPr>
                <w:del w:id="5388" w:author="Dalit Roth" w:date="2020-10-19T15:18:00Z"/>
                <w:rFonts w:cs="Arial"/>
                <w:noProof/>
              </w:rPr>
            </w:pPr>
          </w:p>
          <w:p w14:paraId="68033EFD" w14:textId="7938ED62" w:rsidR="00774CEC" w:rsidDel="00F35CA9" w:rsidRDefault="00774CEC" w:rsidP="00774CEC">
            <w:pPr>
              <w:rPr>
                <w:del w:id="5389" w:author="Dalit Roth" w:date="2020-10-19T15:18:00Z"/>
                <w:rFonts w:cs="Arial"/>
                <w:noProof/>
              </w:rPr>
            </w:pPr>
          </w:p>
          <w:p w14:paraId="5A14376F" w14:textId="17F7B626" w:rsidR="00774CEC" w:rsidDel="00F35CA9" w:rsidRDefault="00774CEC" w:rsidP="00774CEC">
            <w:pPr>
              <w:rPr>
                <w:del w:id="5390" w:author="Dalit Roth" w:date="2020-10-19T15:18:00Z"/>
                <w:rFonts w:cs="Arial"/>
                <w:noProof/>
              </w:rPr>
            </w:pPr>
          </w:p>
          <w:p w14:paraId="06324658" w14:textId="151398DD" w:rsidR="00774CEC" w:rsidDel="00F35CA9" w:rsidRDefault="00774CEC" w:rsidP="00774CEC">
            <w:pPr>
              <w:rPr>
                <w:del w:id="5391" w:author="Dalit Roth" w:date="2020-10-19T15:18:00Z"/>
                <w:rFonts w:cs="Arial"/>
                <w:noProof/>
              </w:rPr>
            </w:pPr>
          </w:p>
          <w:p w14:paraId="028BFB00" w14:textId="2BDC0D95" w:rsidR="00774CEC" w:rsidDel="00F35CA9" w:rsidRDefault="00774CEC" w:rsidP="00774CEC">
            <w:pPr>
              <w:rPr>
                <w:del w:id="5392" w:author="Dalit Roth" w:date="2020-10-19T15:18:00Z"/>
                <w:rFonts w:cs="Arial"/>
                <w:noProof/>
              </w:rPr>
            </w:pPr>
          </w:p>
          <w:p w14:paraId="6F5FAA2A" w14:textId="3401E8EB" w:rsidR="00774CEC" w:rsidDel="00F35CA9" w:rsidRDefault="00774CEC" w:rsidP="00774CEC">
            <w:pPr>
              <w:rPr>
                <w:del w:id="5393" w:author="Dalit Roth" w:date="2020-10-19T15:18:00Z"/>
                <w:rFonts w:cs="Arial"/>
                <w:noProof/>
              </w:rPr>
            </w:pPr>
          </w:p>
          <w:p w14:paraId="33913FB1" w14:textId="48514667" w:rsidR="00774CEC" w:rsidDel="00F35CA9" w:rsidRDefault="00774CEC" w:rsidP="00774CEC">
            <w:pPr>
              <w:rPr>
                <w:del w:id="5394" w:author="Dalit Roth" w:date="2020-10-19T15:18:00Z"/>
                <w:rFonts w:cs="Arial"/>
                <w:noProof/>
              </w:rPr>
            </w:pPr>
          </w:p>
          <w:p w14:paraId="08534318" w14:textId="7106BEBF" w:rsidR="00774CEC" w:rsidDel="00F35CA9" w:rsidRDefault="00774CEC" w:rsidP="00774CEC">
            <w:pPr>
              <w:rPr>
                <w:del w:id="5395" w:author="Dalit Roth" w:date="2020-10-19T15:18:00Z"/>
                <w:rFonts w:cs="Arial"/>
                <w:noProof/>
              </w:rPr>
            </w:pPr>
          </w:p>
          <w:p w14:paraId="5877F9D8" w14:textId="2AD0A3B8" w:rsidR="00774CEC" w:rsidDel="00F35CA9" w:rsidRDefault="00774CEC" w:rsidP="00774CEC">
            <w:pPr>
              <w:rPr>
                <w:del w:id="5396" w:author="Dalit Roth" w:date="2020-10-19T15:18:00Z"/>
                <w:rFonts w:cs="Arial"/>
                <w:noProof/>
              </w:rPr>
            </w:pPr>
          </w:p>
          <w:p w14:paraId="055B4DA5" w14:textId="212586EA" w:rsidR="00774CEC" w:rsidDel="00F35CA9" w:rsidRDefault="00774CEC" w:rsidP="00774CEC">
            <w:pPr>
              <w:rPr>
                <w:del w:id="5397" w:author="Dalit Roth" w:date="2020-10-19T15:18:00Z"/>
                <w:rFonts w:cs="Arial"/>
                <w:noProof/>
              </w:rPr>
            </w:pPr>
          </w:p>
          <w:p w14:paraId="1588A741" w14:textId="37B573E8" w:rsidR="00774CEC" w:rsidDel="00F35CA9" w:rsidRDefault="00774CEC" w:rsidP="00774CEC">
            <w:pPr>
              <w:rPr>
                <w:del w:id="5398" w:author="Dalit Roth" w:date="2020-10-19T15:18:00Z"/>
                <w:rFonts w:cs="Arial"/>
                <w:noProof/>
              </w:rPr>
            </w:pPr>
          </w:p>
          <w:p w14:paraId="2B14F5B8" w14:textId="472C6E43" w:rsidR="00774CEC" w:rsidDel="00F35CA9" w:rsidRDefault="00774CEC" w:rsidP="00774CEC">
            <w:pPr>
              <w:rPr>
                <w:del w:id="5399" w:author="Dalit Roth" w:date="2020-10-19T15:18:00Z"/>
                <w:rFonts w:cs="Arial"/>
                <w:noProof/>
              </w:rPr>
            </w:pPr>
          </w:p>
          <w:p w14:paraId="0E8FF722" w14:textId="0E8ED829" w:rsidR="00774CEC" w:rsidDel="00F35CA9" w:rsidRDefault="00774CEC" w:rsidP="00774CEC">
            <w:pPr>
              <w:rPr>
                <w:del w:id="5400" w:author="Dalit Roth" w:date="2020-10-19T15:18:00Z"/>
                <w:rFonts w:cs="Arial"/>
                <w:noProof/>
              </w:rPr>
            </w:pPr>
          </w:p>
          <w:p w14:paraId="2B08AAC5" w14:textId="19074BE1" w:rsidR="00774CEC" w:rsidDel="00F35CA9" w:rsidRDefault="00774CEC" w:rsidP="00774CEC">
            <w:pPr>
              <w:rPr>
                <w:del w:id="5401" w:author="Dalit Roth" w:date="2020-10-19T15:18:00Z"/>
                <w:rFonts w:cs="Arial"/>
                <w:noProof/>
              </w:rPr>
            </w:pPr>
          </w:p>
          <w:p w14:paraId="481B6DC4" w14:textId="47F6A5F1" w:rsidR="00774CEC" w:rsidDel="00F35CA9" w:rsidRDefault="00774CEC" w:rsidP="00774CEC">
            <w:pPr>
              <w:rPr>
                <w:del w:id="5402" w:author="Dalit Roth" w:date="2020-10-19T15:18:00Z"/>
                <w:rFonts w:cs="Arial"/>
                <w:noProof/>
              </w:rPr>
            </w:pPr>
          </w:p>
          <w:p w14:paraId="6C449408" w14:textId="5C48F906" w:rsidR="00774CEC" w:rsidDel="00F35CA9" w:rsidRDefault="00774CEC" w:rsidP="00774CEC">
            <w:pPr>
              <w:rPr>
                <w:del w:id="5403" w:author="Dalit Roth" w:date="2020-10-19T15:18:00Z"/>
                <w:rFonts w:cs="Arial"/>
                <w:noProof/>
              </w:rPr>
            </w:pPr>
          </w:p>
          <w:p w14:paraId="158C711A" w14:textId="76863949" w:rsidR="00774CEC" w:rsidDel="00F35CA9" w:rsidRDefault="00774CEC" w:rsidP="00774CEC">
            <w:pPr>
              <w:rPr>
                <w:del w:id="5404" w:author="Dalit Roth" w:date="2020-10-19T15:18:00Z"/>
                <w:rFonts w:cs="Arial"/>
                <w:noProof/>
              </w:rPr>
            </w:pPr>
          </w:p>
          <w:p w14:paraId="4F9BCA5D" w14:textId="1650AB1F" w:rsidR="00774CEC" w:rsidDel="00F35CA9" w:rsidRDefault="00774CEC" w:rsidP="00774CEC">
            <w:pPr>
              <w:rPr>
                <w:del w:id="5405" w:author="Dalit Roth" w:date="2020-10-19T15:18:00Z"/>
                <w:rFonts w:cs="Arial"/>
                <w:noProof/>
              </w:rPr>
            </w:pPr>
          </w:p>
          <w:p w14:paraId="2AA7B999" w14:textId="2FC172A5" w:rsidR="00774CEC" w:rsidDel="00F35CA9" w:rsidRDefault="00774CEC" w:rsidP="00774CEC">
            <w:pPr>
              <w:rPr>
                <w:del w:id="5406" w:author="Dalit Roth" w:date="2020-10-19T15:18:00Z"/>
                <w:rFonts w:cs="Arial"/>
                <w:noProof/>
              </w:rPr>
            </w:pPr>
          </w:p>
          <w:p w14:paraId="6BB4CDE4" w14:textId="2B57E821" w:rsidR="00774CEC" w:rsidDel="00F35CA9" w:rsidRDefault="00774CEC" w:rsidP="00774CEC">
            <w:pPr>
              <w:rPr>
                <w:del w:id="5407" w:author="Dalit Roth" w:date="2020-10-19T15:18:00Z"/>
                <w:rFonts w:cs="Arial"/>
                <w:noProof/>
              </w:rPr>
            </w:pPr>
          </w:p>
          <w:p w14:paraId="7AEC1822" w14:textId="6670F8B4" w:rsidR="00774CEC" w:rsidDel="00F35CA9" w:rsidRDefault="00774CEC" w:rsidP="00774CEC">
            <w:pPr>
              <w:rPr>
                <w:del w:id="5408" w:author="Dalit Roth" w:date="2020-10-19T15:18:00Z"/>
                <w:rFonts w:cs="Arial"/>
                <w:noProof/>
              </w:rPr>
            </w:pPr>
          </w:p>
          <w:p w14:paraId="57DD5A9B" w14:textId="1701EC82" w:rsidR="00774CEC" w:rsidDel="00F35CA9" w:rsidRDefault="00774CEC" w:rsidP="00774CEC">
            <w:pPr>
              <w:rPr>
                <w:del w:id="5409" w:author="Dalit Roth" w:date="2020-10-19T15:18:00Z"/>
                <w:rFonts w:cs="Arial"/>
                <w:noProof/>
              </w:rPr>
            </w:pPr>
          </w:p>
          <w:p w14:paraId="640F672F" w14:textId="3FDAE5E8" w:rsidR="00774CEC" w:rsidDel="00F35CA9" w:rsidRDefault="00774CEC" w:rsidP="00774CEC">
            <w:pPr>
              <w:rPr>
                <w:del w:id="5410" w:author="Dalit Roth" w:date="2020-10-19T15:18:00Z"/>
                <w:rFonts w:cs="Arial"/>
                <w:noProof/>
              </w:rPr>
            </w:pPr>
          </w:p>
          <w:p w14:paraId="32583CA6" w14:textId="4BB2D557" w:rsidR="00774CEC" w:rsidDel="00F35CA9" w:rsidRDefault="00774CEC" w:rsidP="00774CEC">
            <w:pPr>
              <w:rPr>
                <w:del w:id="5411" w:author="Dalit Roth" w:date="2020-10-19T15:18:00Z"/>
                <w:rFonts w:cs="Arial"/>
                <w:noProof/>
              </w:rPr>
            </w:pPr>
          </w:p>
          <w:p w14:paraId="7EBFC496" w14:textId="26AF3F34" w:rsidR="00774CEC" w:rsidDel="00F35CA9" w:rsidRDefault="00774CEC" w:rsidP="00774CEC">
            <w:pPr>
              <w:rPr>
                <w:del w:id="5412" w:author="Dalit Roth" w:date="2020-10-19T15:18:00Z"/>
                <w:rFonts w:cs="Arial"/>
                <w:noProof/>
              </w:rPr>
            </w:pPr>
          </w:p>
          <w:p w14:paraId="104BEA54" w14:textId="2C186424" w:rsidR="00774CEC" w:rsidDel="00F35CA9" w:rsidRDefault="00774CEC" w:rsidP="00774CEC">
            <w:pPr>
              <w:rPr>
                <w:del w:id="5413" w:author="Dalit Roth" w:date="2020-10-19T15:18:00Z"/>
                <w:rFonts w:cs="Arial"/>
                <w:noProof/>
              </w:rPr>
            </w:pPr>
          </w:p>
          <w:p w14:paraId="20618EC9" w14:textId="3EC68009" w:rsidR="00774CEC" w:rsidDel="00F35CA9" w:rsidRDefault="00774CEC" w:rsidP="00774CEC">
            <w:pPr>
              <w:rPr>
                <w:del w:id="5414" w:author="Dalit Roth" w:date="2020-10-19T15:18:00Z"/>
                <w:rFonts w:cs="Arial"/>
                <w:noProof/>
              </w:rPr>
            </w:pPr>
          </w:p>
          <w:p w14:paraId="3C0EA1DE" w14:textId="602AB3A2" w:rsidR="00774CEC" w:rsidDel="00F35CA9" w:rsidRDefault="00774CEC" w:rsidP="00774CEC">
            <w:pPr>
              <w:rPr>
                <w:del w:id="5415" w:author="Dalit Roth" w:date="2020-10-19T15:18:00Z"/>
                <w:rFonts w:cs="Arial"/>
                <w:noProof/>
              </w:rPr>
            </w:pPr>
          </w:p>
          <w:p w14:paraId="762F0927" w14:textId="613A29F0" w:rsidR="00774CEC" w:rsidRPr="003A3694" w:rsidDel="00F35CA9" w:rsidRDefault="00774CEC" w:rsidP="00774CEC">
            <w:pPr>
              <w:rPr>
                <w:del w:id="5416" w:author="Dalit Roth" w:date="2020-10-19T15:18:00Z"/>
                <w:rFonts w:cs="Arial"/>
                <w:noProof/>
                <w:rtl/>
              </w:rPr>
            </w:pPr>
          </w:p>
        </w:tc>
      </w:tr>
    </w:tbl>
    <w:p w14:paraId="1D368806" w14:textId="1F7C390A" w:rsidR="002E7EF3" w:rsidRPr="00C33D60" w:rsidRDefault="002E7EF3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depart_Writing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83AFA6" w14:textId="3A850C52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04F61E51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F5C6F0" w14:textId="2920C248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03BFE818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2375D3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00611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699CCA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54C207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8574B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3EDBF011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1695969E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7E45586E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4379923" w14:textId="1D6F87D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3FACB4E" w14:textId="7CDE911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7561EEB" w14:textId="12BF827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ECDDF5" w14:textId="0A63E594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30BEFDF" w14:textId="73AF6A4C" w:rsidR="002E4148" w:rsidRPr="00557F9C" w:rsidRDefault="00557F9C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1.628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FE1F1E" w14:textId="07DC280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EFCAB53" w14:textId="71DC4C3B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2E4148" w:rsidRPr="00C33D60" w14:paraId="5190188B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55E6687" w14:textId="61B7BE6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339D8475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200A5B9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869B568" w14:textId="14290574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A613E09" w14:textId="494B88AC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2.087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F959E4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9E62724" w14:textId="71C6FBE2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787B01" w14:textId="6F83B33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213908F" w14:textId="47C2B82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1372D822" w14:textId="08A63ED0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74C4BB06" w14:textId="1A9EBC11" w:rsidR="00F1092D" w:rsidRDefault="00B27FB1" w:rsidP="00F1092D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B27FB1">
        <w:rPr>
          <w:noProof/>
        </w:rPr>
        <w:drawing>
          <wp:anchor distT="0" distB="0" distL="114300" distR="114300" simplePos="0" relativeHeight="251760128" behindDoc="0" locked="0" layoutInCell="1" allowOverlap="1" wp14:anchorId="5E5024F0" wp14:editId="7613BD69">
            <wp:simplePos x="0" y="0"/>
            <wp:positionH relativeFrom="column">
              <wp:posOffset>3886200</wp:posOffset>
            </wp:positionH>
            <wp:positionV relativeFrom="paragraph">
              <wp:posOffset>227965</wp:posOffset>
            </wp:positionV>
            <wp:extent cx="1517650" cy="1517650"/>
            <wp:effectExtent l="0" t="0" r="6350" b="6350"/>
            <wp:wrapThrough wrapText="bothSides">
              <wp:wrapPolygon edited="0">
                <wp:start x="0" y="0"/>
                <wp:lineTo x="0" y="21419"/>
                <wp:lineTo x="21419" y="21419"/>
                <wp:lineTo x="21419" y="0"/>
                <wp:lineTo x="0" y="0"/>
              </wp:wrapPolygon>
            </wp:wrapThrough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FB1">
        <w:rPr>
          <w:noProof/>
        </w:rPr>
        <w:drawing>
          <wp:anchor distT="0" distB="0" distL="114300" distR="114300" simplePos="0" relativeHeight="251763200" behindDoc="0" locked="0" layoutInCell="1" allowOverlap="1" wp14:anchorId="1D9A19E4" wp14:editId="6E56632C">
            <wp:simplePos x="0" y="0"/>
            <wp:positionH relativeFrom="column">
              <wp:posOffset>1663700</wp:posOffset>
            </wp:positionH>
            <wp:positionV relativeFrom="paragraph">
              <wp:posOffset>107315</wp:posOffset>
            </wp:positionV>
            <wp:extent cx="2159000" cy="1926590"/>
            <wp:effectExtent l="0" t="0" r="0" b="0"/>
            <wp:wrapThrough wrapText="bothSides">
              <wp:wrapPolygon edited="0">
                <wp:start x="0" y="0"/>
                <wp:lineTo x="0" y="21358"/>
                <wp:lineTo x="21346" y="21358"/>
                <wp:lineTo x="21346" y="0"/>
                <wp:lineTo x="0" y="0"/>
              </wp:wrapPolygon>
            </wp:wrapThrough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FB1">
        <w:rPr>
          <w:noProof/>
        </w:rPr>
        <w:drawing>
          <wp:anchor distT="0" distB="0" distL="114300" distR="114300" simplePos="0" relativeHeight="251762176" behindDoc="0" locked="0" layoutInCell="1" allowOverlap="1" wp14:anchorId="3191E0D8" wp14:editId="03277CE9">
            <wp:simplePos x="0" y="0"/>
            <wp:positionH relativeFrom="column">
              <wp:posOffset>-139700</wp:posOffset>
            </wp:positionH>
            <wp:positionV relativeFrom="paragraph">
              <wp:posOffset>94615</wp:posOffset>
            </wp:positionV>
            <wp:extent cx="1917700" cy="1917700"/>
            <wp:effectExtent l="0" t="0" r="6350" b="6350"/>
            <wp:wrapThrough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hrough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E55BE" w14:textId="2D7DDA9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BF2452E" w14:textId="18506EC2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D4B70AF" w14:textId="722351EA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7A0A586" w14:textId="108BB1AB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4462A9C5" w14:textId="32AA325D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EDC5ED" w14:textId="6E5DBC86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6A7F136" w14:textId="6685D6AF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D252F0D" w14:textId="1616C24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4265650B" w14:textId="6869D809" w:rsidR="00B27FB1" w:rsidRDefault="00B27FB1" w:rsidP="00B27FB1">
      <w:pPr>
        <w:bidi/>
        <w:spacing w:line="276" w:lineRule="auto"/>
        <w:rPr>
          <w:ins w:id="5417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3F91B227" w14:textId="536C56B0" w:rsidR="00F35CA9" w:rsidRDefault="00F35CA9" w:rsidP="00F35CA9">
      <w:pPr>
        <w:bidi/>
        <w:spacing w:line="276" w:lineRule="auto"/>
        <w:rPr>
          <w:ins w:id="5418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7E467394" w14:textId="6FCCE634" w:rsidR="00F35CA9" w:rsidRDefault="00F35CA9" w:rsidP="00F35CA9">
      <w:pPr>
        <w:bidi/>
        <w:spacing w:line="276" w:lineRule="auto"/>
        <w:rPr>
          <w:ins w:id="5419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22A85965" w14:textId="2F7A3EF3" w:rsidR="00F35CA9" w:rsidRDefault="00F35CA9" w:rsidP="00F35CA9">
      <w:pPr>
        <w:bidi/>
        <w:spacing w:line="276" w:lineRule="auto"/>
        <w:rPr>
          <w:ins w:id="5420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7FCDC026" w14:textId="135163C6" w:rsidR="00F35CA9" w:rsidRDefault="00F35CA9" w:rsidP="00F35CA9">
      <w:pPr>
        <w:bidi/>
        <w:spacing w:line="276" w:lineRule="auto"/>
        <w:rPr>
          <w:ins w:id="5421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346D610C" w14:textId="6330D316" w:rsidR="00F35CA9" w:rsidRDefault="00F35CA9" w:rsidP="00F35CA9">
      <w:pPr>
        <w:bidi/>
        <w:spacing w:line="276" w:lineRule="auto"/>
        <w:rPr>
          <w:ins w:id="5422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631EE901" w14:textId="33DDA86D" w:rsidR="00F35CA9" w:rsidRDefault="00F35CA9" w:rsidP="00F35CA9">
      <w:pPr>
        <w:bidi/>
        <w:spacing w:line="276" w:lineRule="auto"/>
        <w:rPr>
          <w:ins w:id="5423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59932800" w14:textId="7D726FFF" w:rsidR="00F35CA9" w:rsidRDefault="00F35CA9" w:rsidP="00F35CA9">
      <w:pPr>
        <w:bidi/>
        <w:spacing w:line="276" w:lineRule="auto"/>
        <w:rPr>
          <w:ins w:id="5424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2A3F8E56" w14:textId="63444717" w:rsidR="00F35CA9" w:rsidRDefault="00F35CA9" w:rsidP="00F35CA9">
      <w:pPr>
        <w:bidi/>
        <w:spacing w:line="276" w:lineRule="auto"/>
        <w:rPr>
          <w:ins w:id="5425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4D6832FE" w14:textId="31791ADB" w:rsidR="00F35CA9" w:rsidRDefault="00F35CA9" w:rsidP="00F35CA9">
      <w:pPr>
        <w:bidi/>
        <w:spacing w:line="276" w:lineRule="auto"/>
        <w:rPr>
          <w:ins w:id="5426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0E082292" w14:textId="6922FACD" w:rsidR="00F35CA9" w:rsidRDefault="00F35CA9" w:rsidP="00F35CA9">
      <w:pPr>
        <w:bidi/>
        <w:spacing w:line="276" w:lineRule="auto"/>
        <w:rPr>
          <w:ins w:id="5427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7DFC7A69" w14:textId="59F11C95" w:rsidR="00F35CA9" w:rsidRDefault="00F35CA9" w:rsidP="00F35CA9">
      <w:pPr>
        <w:bidi/>
        <w:spacing w:line="276" w:lineRule="auto"/>
        <w:rPr>
          <w:ins w:id="5428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11E26583" w14:textId="355CFCDA" w:rsidR="00F35CA9" w:rsidRDefault="00F35CA9" w:rsidP="00F35CA9">
      <w:pPr>
        <w:bidi/>
        <w:spacing w:line="276" w:lineRule="auto"/>
        <w:rPr>
          <w:ins w:id="5429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4B5CFBC1" w14:textId="4932FCAB" w:rsidR="00F35CA9" w:rsidRDefault="00F35CA9" w:rsidP="00F35CA9">
      <w:pPr>
        <w:bidi/>
        <w:spacing w:line="276" w:lineRule="auto"/>
        <w:rPr>
          <w:ins w:id="5430" w:author="Dalit Roth" w:date="2020-10-19T15:19:00Z"/>
          <w:rFonts w:asciiTheme="minorBidi" w:hAnsiTheme="minorBidi" w:cstheme="minorBidi"/>
          <w:highlight w:val="green"/>
          <w:u w:val="single"/>
          <w:rtl/>
        </w:rPr>
      </w:pPr>
    </w:p>
    <w:p w14:paraId="441418FE" w14:textId="77777777" w:rsidR="00F35CA9" w:rsidRDefault="00F35CA9" w:rsidP="00F35CA9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  <w:pPrChange w:id="5431" w:author="Dalit Roth" w:date="2020-10-19T15:19:00Z">
          <w:pPr>
            <w:bidi/>
            <w:spacing w:line="276" w:lineRule="auto"/>
          </w:pPr>
        </w:pPrChange>
      </w:pPr>
    </w:p>
    <w:p w14:paraId="7038BF3D" w14:textId="77777777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DF0DDBD" w14:textId="7F3DD5D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8059A2" w14:textId="2161CCB9" w:rsidR="009F3B70" w:rsidRPr="00106B41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Depart_art_female</w:t>
      </w:r>
      <w:proofErr w:type="spellEnd"/>
      <w:r w:rsidR="00106B41">
        <w:rPr>
          <w:rFonts w:asciiTheme="minorBidi" w:hAnsiTheme="minorBidi" w:cstheme="minorBidi"/>
          <w:highlight w:val="green"/>
          <w:u w:val="single"/>
        </w:rPr>
        <w:t xml:space="preserve">  </w:t>
      </w:r>
      <w:r w:rsidR="00106B41">
        <w:rPr>
          <w:rFonts w:asciiTheme="minorBidi" w:hAnsiTheme="minorBidi" w:cstheme="minorBidi" w:hint="cs"/>
          <w:highlight w:val="green"/>
          <w:u w:val="single"/>
          <w:rtl/>
        </w:rPr>
        <w:t xml:space="preserve"> - </w:t>
      </w:r>
      <w:r w:rsidR="00106B41" w:rsidRPr="00106B41">
        <w:rPr>
          <w:rFonts w:asciiTheme="minorBidi" w:hAnsiTheme="minorBidi" w:cstheme="minorBidi" w:hint="cs"/>
          <w:highlight w:val="cyan"/>
          <w:u w:val="single"/>
          <w:rtl/>
        </w:rPr>
        <w:t>אינו משפיע במידה מספיקה</w:t>
      </w:r>
    </w:p>
    <w:p w14:paraId="0123496E" w14:textId="7E07F6D1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1C49F15" w14:textId="1B08CD21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2F17C338" w14:textId="37D63BCA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8F3DD2" w:rsidRPr="00E058BA" w14:paraId="3DC3E63A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40AD4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94409E8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3CDAF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3A89C0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676AD2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31DCD42F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7FC4D8F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F3DD2" w:rsidRPr="00E058BA" w14:paraId="3C4B8A98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1F6413F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D5EBCDA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7FD409" w14:textId="2AF11922" w:rsidR="008F3DD2" w:rsidRPr="00E058BA" w:rsidRDefault="00106B41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06B4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0F612C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B3ADD91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5C52E0E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28A3CCD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8F3DD2" w:rsidRPr="00E058BA" w14:paraId="45962FB4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3910C874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53E6DECF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AFE8EC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2B8517D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41B298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41145F3B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without outliers</w:t>
            </w:r>
          </w:p>
        </w:tc>
      </w:tr>
      <w:tr w:rsidR="008F3DD2" w:rsidRPr="00E058BA" w14:paraId="4C70CA26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2DB0DAFE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4CE0A80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F75D49A" w14:textId="2E536807" w:rsidR="008F3DD2" w:rsidRPr="00B0540B" w:rsidRDefault="00106B41" w:rsidP="00106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106B4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1.264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669D46B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506B064" w14:textId="77777777" w:rsidR="008F3DD2" w:rsidRPr="00C80335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0CA9A38E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62F42D0A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1E07F4C4" w14:textId="52FFF868" w:rsidR="008F3DD2" w:rsidRPr="00F21AE9" w:rsidRDefault="008F3DD2" w:rsidP="008F3DD2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/>
        </w:rPr>
        <w:t>1283</w:t>
      </w:r>
    </w:p>
    <w:p w14:paraId="5F742BBD" w14:textId="319FA801" w:rsidR="008F3DD2" w:rsidRPr="00C33D60" w:rsidRDefault="008F3DD2" w:rsidP="0066149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color w:val="FF0000"/>
          <w:rtl/>
        </w:rPr>
        <w:t xml:space="preserve">  </w:t>
      </w:r>
    </w:p>
    <w:p w14:paraId="68F7282D" w14:textId="77777777" w:rsidR="00EE4184" w:rsidRPr="008F3DD2" w:rsidRDefault="00EE4184" w:rsidP="008F3DD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2D76A3F4" w14:textId="5397A639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1F622AC6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11DAC3A6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47889BD" w14:textId="41C085D3" w:rsidR="009F3B70" w:rsidRPr="00C33D60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depart_camera_female</w:t>
      </w:r>
      <w:proofErr w:type="spellEnd"/>
    </w:p>
    <w:p w14:paraId="031AA5E4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rtl/>
        </w:rPr>
      </w:pPr>
    </w:p>
    <w:p w14:paraId="69CAC72E" w14:textId="77777777" w:rsidR="00774CEC" w:rsidRPr="00774CEC" w:rsidRDefault="00774CEC" w:rsidP="00774CEC">
      <w:pPr>
        <w:ind w:left="360"/>
        <w:jc w:val="right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234822BA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21690C71" w14:textId="5E35D082" w:rsid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p w14:paraId="518D04FC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9522" w:type="dxa"/>
        <w:tblInd w:w="-431" w:type="dxa"/>
        <w:tblLook w:val="04A0" w:firstRow="1" w:lastRow="0" w:firstColumn="1" w:lastColumn="0" w:noHBand="0" w:noVBand="1"/>
      </w:tblPr>
      <w:tblGrid>
        <w:gridCol w:w="1387"/>
        <w:gridCol w:w="980"/>
        <w:gridCol w:w="1299"/>
        <w:gridCol w:w="1342"/>
        <w:gridCol w:w="1197"/>
        <w:gridCol w:w="1594"/>
        <w:gridCol w:w="1832"/>
      </w:tblGrid>
      <w:tr w:rsidR="00774CEC" w:rsidRPr="00774CEC" w14:paraId="36422D44" w14:textId="77777777" w:rsidTr="00774CEC">
        <w:trPr>
          <w:trHeight w:val="241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0F20D8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6BD77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681C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Mean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1E291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Median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1BBAE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StdDev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9DE6F22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IQR - 25%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5A5A2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IQR - 75%</w:t>
            </w:r>
          </w:p>
        </w:tc>
      </w:tr>
      <w:tr w:rsidR="00774CEC" w:rsidRPr="00774CEC" w14:paraId="5AF16EA6" w14:textId="77777777" w:rsidTr="00774CEC">
        <w:trPr>
          <w:trHeight w:val="29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570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92C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404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0.02043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737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018F" w14:textId="562CACF4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8B51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570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B2EBE9A" w14:textId="63E94C2B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B531427" w14:textId="03A3DE5E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 xml:space="preserve">כמות ערכים חריגים: 147 (על פי </w:t>
      </w:r>
      <w:proofErr w:type="spellStart"/>
      <w:r w:rsidRPr="00774CEC">
        <w:rPr>
          <w:rFonts w:asciiTheme="minorBidi" w:hAnsiTheme="minorBidi" w:hint="cs"/>
          <w:rtl/>
        </w:rPr>
        <w:t>הבוקספלוט</w:t>
      </w:r>
      <w:proofErr w:type="spellEnd"/>
      <w:r w:rsidRPr="00774CEC">
        <w:rPr>
          <w:rFonts w:asciiTheme="minorBidi" w:hAnsiTheme="minorBidi" w:hint="cs"/>
          <w:rtl/>
        </w:rPr>
        <w:t xml:space="preserve"> הערך 1 נחשב כערך קיצון אבל לא בטוח שצריך להתייחס אליו כך). </w:t>
      </w:r>
    </w:p>
    <w:p w14:paraId="4D38FFE6" w14:textId="144AC588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1EBDEB54" w14:textId="1298EDC0" w:rsidR="00774CEC" w:rsidRDefault="00774CEC" w:rsidP="00774CEC">
      <w:pPr>
        <w:bidi/>
        <w:ind w:left="360"/>
        <w:rPr>
          <w:rtl/>
        </w:rPr>
      </w:pPr>
    </w:p>
    <w:p w14:paraId="11706D35" w14:textId="1388BC37" w:rsidR="00774CEC" w:rsidRDefault="00774CEC" w:rsidP="00774CEC">
      <w:pPr>
        <w:bidi/>
        <w:ind w:left="360"/>
        <w:rPr>
          <w:rtl/>
        </w:rPr>
      </w:pP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627008" behindDoc="0" locked="0" layoutInCell="1" allowOverlap="1" wp14:anchorId="72FF0109" wp14:editId="1CEF95BE">
            <wp:simplePos x="0" y="0"/>
            <wp:positionH relativeFrom="column">
              <wp:posOffset>51509</wp:posOffset>
            </wp:positionH>
            <wp:positionV relativeFrom="paragraph">
              <wp:posOffset>3101</wp:posOffset>
            </wp:positionV>
            <wp:extent cx="1772000" cy="1518575"/>
            <wp:effectExtent l="0" t="0" r="0" b="5715"/>
            <wp:wrapNone/>
            <wp:docPr id="173" name="תמונה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3200"/>
                    <a:stretch/>
                  </pic:blipFill>
                  <pic:spPr bwMode="auto">
                    <a:xfrm>
                      <a:off x="0" y="0"/>
                      <a:ext cx="1772000" cy="15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628032" behindDoc="0" locked="0" layoutInCell="1" allowOverlap="1" wp14:anchorId="76F9C802" wp14:editId="2E505C1D">
            <wp:simplePos x="0" y="0"/>
            <wp:positionH relativeFrom="column">
              <wp:posOffset>1837011</wp:posOffset>
            </wp:positionH>
            <wp:positionV relativeFrom="paragraph">
              <wp:posOffset>2760</wp:posOffset>
            </wp:positionV>
            <wp:extent cx="1742440" cy="1331595"/>
            <wp:effectExtent l="0" t="0" r="0" b="1905"/>
            <wp:wrapNone/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40" b="44739"/>
                    <a:stretch/>
                  </pic:blipFill>
                  <pic:spPr bwMode="auto">
                    <a:xfrm>
                      <a:off x="0" y="0"/>
                      <a:ext cx="17424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hint="cs"/>
          <w:noProof/>
          <w:rtl/>
        </w:rPr>
        <w:drawing>
          <wp:anchor distT="0" distB="0" distL="114300" distR="114300" simplePos="0" relativeHeight="251630080" behindDoc="0" locked="0" layoutInCell="1" allowOverlap="1" wp14:anchorId="5C01C2FA" wp14:editId="5BEA96F4">
            <wp:simplePos x="0" y="0"/>
            <wp:positionH relativeFrom="column">
              <wp:posOffset>3539413</wp:posOffset>
            </wp:positionH>
            <wp:positionV relativeFrom="paragraph">
              <wp:posOffset>3898</wp:posOffset>
            </wp:positionV>
            <wp:extent cx="1606572" cy="1517473"/>
            <wp:effectExtent l="0" t="0" r="0" b="0"/>
            <wp:wrapNone/>
            <wp:docPr id="174" name="תמונה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123"/>
                    <a:stretch/>
                  </pic:blipFill>
                  <pic:spPr bwMode="auto">
                    <a:xfrm>
                      <a:off x="0" y="0"/>
                      <a:ext cx="1606572" cy="15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F380D" w14:textId="4BD61A12" w:rsidR="00774CEC" w:rsidRDefault="00774CEC" w:rsidP="00774CEC">
      <w:pPr>
        <w:bidi/>
        <w:ind w:left="360"/>
        <w:rPr>
          <w:rtl/>
        </w:rPr>
      </w:pPr>
    </w:p>
    <w:p w14:paraId="6FB30C16" w14:textId="42E3A93E" w:rsidR="00774CEC" w:rsidRDefault="00774CEC" w:rsidP="00774CEC">
      <w:pPr>
        <w:bidi/>
        <w:ind w:left="360"/>
        <w:rPr>
          <w:rtl/>
        </w:rPr>
      </w:pPr>
    </w:p>
    <w:p w14:paraId="32E0961A" w14:textId="6CEB3078" w:rsidR="00774CEC" w:rsidRDefault="00774CEC" w:rsidP="00774CEC">
      <w:pPr>
        <w:bidi/>
        <w:ind w:left="360"/>
        <w:rPr>
          <w:rtl/>
        </w:rPr>
      </w:pPr>
    </w:p>
    <w:p w14:paraId="15AF614F" w14:textId="0434D4F7" w:rsidR="00774CEC" w:rsidRDefault="00774CEC" w:rsidP="00774CEC">
      <w:pPr>
        <w:bidi/>
        <w:ind w:left="360"/>
        <w:rPr>
          <w:rtl/>
        </w:rPr>
      </w:pPr>
    </w:p>
    <w:p w14:paraId="79DAC338" w14:textId="58804416" w:rsidR="00774CEC" w:rsidRDefault="00774CEC" w:rsidP="00774CEC">
      <w:pPr>
        <w:bidi/>
        <w:ind w:left="360"/>
        <w:rPr>
          <w:rtl/>
        </w:rPr>
      </w:pPr>
    </w:p>
    <w:p w14:paraId="4BC0ECDD" w14:textId="434BB134" w:rsidR="00774CEC" w:rsidRDefault="00774CEC" w:rsidP="00774CEC">
      <w:pPr>
        <w:bidi/>
        <w:ind w:left="360"/>
        <w:rPr>
          <w:rtl/>
        </w:rPr>
      </w:pPr>
    </w:p>
    <w:p w14:paraId="49D9E657" w14:textId="47667843" w:rsidR="00774CEC" w:rsidRDefault="00774CEC" w:rsidP="00774CEC">
      <w:pPr>
        <w:bidi/>
        <w:ind w:left="360"/>
        <w:rPr>
          <w:rtl/>
        </w:rPr>
      </w:pPr>
    </w:p>
    <w:p w14:paraId="41208851" w14:textId="181A6D6F" w:rsidR="00774CEC" w:rsidRDefault="00774CEC" w:rsidP="00774CEC">
      <w:pPr>
        <w:bidi/>
        <w:ind w:left="360"/>
        <w:rPr>
          <w:rtl/>
        </w:rPr>
      </w:pPr>
    </w:p>
    <w:p w14:paraId="48E50547" w14:textId="1508595A" w:rsidR="00774CEC" w:rsidRDefault="00774CEC" w:rsidP="00774CEC">
      <w:pPr>
        <w:bidi/>
        <w:ind w:left="360"/>
        <w:rPr>
          <w:rtl/>
        </w:rPr>
      </w:pPr>
    </w:p>
    <w:p w14:paraId="7C587C07" w14:textId="699B0A6F" w:rsidR="00774CEC" w:rsidRDefault="00774CEC" w:rsidP="00774CEC">
      <w:pPr>
        <w:bidi/>
        <w:ind w:left="360"/>
        <w:rPr>
          <w:rtl/>
        </w:rPr>
      </w:pPr>
    </w:p>
    <w:p w14:paraId="7BEC21C2" w14:textId="3C5AE940" w:rsidR="00774CEC" w:rsidRDefault="00F35CA9" w:rsidP="00774CEC">
      <w:pPr>
        <w:bidi/>
        <w:ind w:left="360"/>
        <w:rPr>
          <w:rtl/>
        </w:rPr>
      </w:pPr>
      <w:ins w:id="5432" w:author="Dalit Roth" w:date="2020-10-19T15:19:00Z">
        <w:r>
          <w:rPr>
            <w:rFonts w:hint="cs"/>
            <w:rtl/>
          </w:rPr>
          <w:t>*שווה להסיר ערכי קיצון ולהפוך את המשתנה לבינומיאלי.</w:t>
        </w:r>
      </w:ins>
    </w:p>
    <w:p w14:paraId="750718C0" w14:textId="2C4D6BE5" w:rsidR="00774CEC" w:rsidRDefault="00774CEC" w:rsidP="00774CEC">
      <w:pPr>
        <w:bidi/>
        <w:ind w:left="360"/>
        <w:rPr>
          <w:rtl/>
        </w:rPr>
      </w:pPr>
    </w:p>
    <w:p w14:paraId="31310AA2" w14:textId="4171A58B" w:rsidR="00774CEC" w:rsidRDefault="00774CEC" w:rsidP="00774CEC">
      <w:pPr>
        <w:bidi/>
        <w:ind w:left="360"/>
        <w:rPr>
          <w:rtl/>
        </w:rPr>
      </w:pPr>
    </w:p>
    <w:p w14:paraId="3FE8A448" w14:textId="5AF32F61" w:rsidR="00774CEC" w:rsidRDefault="00774CEC" w:rsidP="00774CEC">
      <w:pPr>
        <w:bidi/>
        <w:ind w:left="360"/>
        <w:rPr>
          <w:rtl/>
        </w:rPr>
      </w:pPr>
    </w:p>
    <w:p w14:paraId="3E6D722E" w14:textId="07C235AB" w:rsidR="00774CEC" w:rsidRDefault="00774CEC" w:rsidP="00774CEC">
      <w:pPr>
        <w:bidi/>
        <w:ind w:left="360"/>
        <w:rPr>
          <w:rtl/>
        </w:rPr>
      </w:pPr>
    </w:p>
    <w:p w14:paraId="40918443" w14:textId="298BDF73" w:rsidR="00774CEC" w:rsidRDefault="00774CEC" w:rsidP="00774CEC">
      <w:pPr>
        <w:bidi/>
        <w:ind w:left="360"/>
        <w:rPr>
          <w:rtl/>
        </w:rPr>
      </w:pPr>
    </w:p>
    <w:p w14:paraId="760801D6" w14:textId="2C3B5E63" w:rsidR="00774CEC" w:rsidRDefault="00774CEC" w:rsidP="00774CEC">
      <w:pPr>
        <w:bidi/>
        <w:ind w:left="360"/>
        <w:rPr>
          <w:rtl/>
        </w:rPr>
      </w:pPr>
    </w:p>
    <w:p w14:paraId="7CA0C850" w14:textId="3F31A8C9" w:rsidR="00774CEC" w:rsidRDefault="00774CEC" w:rsidP="00774CEC">
      <w:pPr>
        <w:bidi/>
        <w:ind w:left="360"/>
        <w:rPr>
          <w:rtl/>
        </w:rPr>
      </w:pPr>
    </w:p>
    <w:p w14:paraId="6F250D72" w14:textId="7FA93A3B" w:rsidR="00774CEC" w:rsidRDefault="00774CEC" w:rsidP="00774CEC">
      <w:pPr>
        <w:bidi/>
        <w:ind w:left="360"/>
        <w:rPr>
          <w:rtl/>
        </w:rPr>
      </w:pPr>
    </w:p>
    <w:p w14:paraId="1A2BE8BD" w14:textId="218C6584" w:rsidR="00774CEC" w:rsidRDefault="00774CEC" w:rsidP="00774CEC">
      <w:pPr>
        <w:bidi/>
        <w:ind w:left="360"/>
        <w:rPr>
          <w:rtl/>
        </w:rPr>
      </w:pPr>
    </w:p>
    <w:p w14:paraId="221F3E0A" w14:textId="239BCB3E" w:rsidR="00774CEC" w:rsidRDefault="00774CEC" w:rsidP="00774CEC">
      <w:pPr>
        <w:bidi/>
        <w:ind w:left="360"/>
        <w:rPr>
          <w:rtl/>
        </w:rPr>
      </w:pPr>
    </w:p>
    <w:p w14:paraId="2AD0D98C" w14:textId="2936A967" w:rsidR="00774CEC" w:rsidRDefault="00774CEC" w:rsidP="00774CEC">
      <w:pPr>
        <w:bidi/>
        <w:ind w:left="360"/>
        <w:rPr>
          <w:rtl/>
        </w:rPr>
      </w:pPr>
    </w:p>
    <w:p w14:paraId="310D8A38" w14:textId="6F7C49DA" w:rsidR="00774CEC" w:rsidRDefault="00774CEC" w:rsidP="00774CEC">
      <w:pPr>
        <w:bidi/>
        <w:ind w:left="360"/>
        <w:rPr>
          <w:rtl/>
        </w:rPr>
      </w:pPr>
    </w:p>
    <w:p w14:paraId="0E2A234A" w14:textId="0198815D" w:rsidR="00774CEC" w:rsidRDefault="00774CEC" w:rsidP="00774CEC">
      <w:pPr>
        <w:bidi/>
        <w:ind w:left="360"/>
        <w:rPr>
          <w:rtl/>
        </w:rPr>
      </w:pPr>
    </w:p>
    <w:p w14:paraId="52A77818" w14:textId="7DB70A1B" w:rsidR="00774CEC" w:rsidRDefault="00774CEC" w:rsidP="00774CEC">
      <w:pPr>
        <w:bidi/>
        <w:ind w:left="360"/>
        <w:rPr>
          <w:rtl/>
        </w:rPr>
      </w:pPr>
    </w:p>
    <w:p w14:paraId="720BADDC" w14:textId="4519BB18" w:rsidR="00774CEC" w:rsidRDefault="00774CEC" w:rsidP="00774CEC">
      <w:pPr>
        <w:bidi/>
        <w:ind w:left="360"/>
        <w:rPr>
          <w:rtl/>
        </w:rPr>
      </w:pPr>
    </w:p>
    <w:p w14:paraId="072B7066" w14:textId="2883A304" w:rsidR="00774CEC" w:rsidRDefault="00774CEC" w:rsidP="00774CEC">
      <w:pPr>
        <w:bidi/>
        <w:ind w:left="360"/>
        <w:rPr>
          <w:rtl/>
        </w:rPr>
      </w:pPr>
    </w:p>
    <w:p w14:paraId="5D119F80" w14:textId="0820E38B" w:rsidR="00774CEC" w:rsidRDefault="00774CEC" w:rsidP="00774CEC">
      <w:pPr>
        <w:bidi/>
        <w:ind w:left="360"/>
        <w:rPr>
          <w:rtl/>
        </w:rPr>
      </w:pPr>
    </w:p>
    <w:p w14:paraId="70C61081" w14:textId="797409DD" w:rsidR="00774CEC" w:rsidRDefault="00774CEC" w:rsidP="00774CEC">
      <w:pPr>
        <w:bidi/>
        <w:ind w:left="360"/>
        <w:rPr>
          <w:rtl/>
        </w:rPr>
      </w:pPr>
    </w:p>
    <w:p w14:paraId="73AB5DCA" w14:textId="103A0DFD" w:rsidR="00774CEC" w:rsidRDefault="00774CEC" w:rsidP="00774CEC">
      <w:pPr>
        <w:bidi/>
        <w:ind w:left="360"/>
        <w:rPr>
          <w:rtl/>
        </w:rPr>
      </w:pPr>
    </w:p>
    <w:p w14:paraId="1E376347" w14:textId="4DE84F64" w:rsidR="00774CEC" w:rsidRDefault="00774CEC" w:rsidP="00774CEC">
      <w:pPr>
        <w:bidi/>
        <w:ind w:left="360"/>
        <w:rPr>
          <w:rtl/>
        </w:rPr>
      </w:pPr>
    </w:p>
    <w:p w14:paraId="643A9CCC" w14:textId="379E2669" w:rsidR="00774CEC" w:rsidRDefault="00774CEC" w:rsidP="00774CEC">
      <w:pPr>
        <w:bidi/>
        <w:ind w:left="360"/>
        <w:rPr>
          <w:rtl/>
        </w:rPr>
      </w:pPr>
    </w:p>
    <w:p w14:paraId="49345DFD" w14:textId="79069690" w:rsidR="00774CEC" w:rsidRDefault="00774CEC" w:rsidP="00774CEC">
      <w:pPr>
        <w:bidi/>
        <w:ind w:left="360"/>
        <w:rPr>
          <w:rtl/>
        </w:rPr>
      </w:pPr>
    </w:p>
    <w:p w14:paraId="0CCB027C" w14:textId="632AFF60" w:rsidR="00774CEC" w:rsidRDefault="00774CEC" w:rsidP="00774CEC">
      <w:pPr>
        <w:bidi/>
        <w:ind w:left="360"/>
        <w:rPr>
          <w:rtl/>
        </w:rPr>
      </w:pPr>
    </w:p>
    <w:p w14:paraId="0393E5CA" w14:textId="77777777" w:rsidR="00774CEC" w:rsidRDefault="00774CEC" w:rsidP="00774CEC">
      <w:pPr>
        <w:bidi/>
        <w:ind w:left="360"/>
        <w:rPr>
          <w:rtl/>
        </w:rPr>
      </w:pPr>
    </w:p>
    <w:p w14:paraId="39DE2364" w14:textId="77777777" w:rsidR="00774CEC" w:rsidRDefault="00774CEC" w:rsidP="00774CEC">
      <w:pPr>
        <w:bidi/>
        <w:ind w:left="360"/>
        <w:rPr>
          <w:rtl/>
        </w:rPr>
      </w:pPr>
    </w:p>
    <w:p w14:paraId="6108D2AC" w14:textId="4EA0FA42" w:rsidR="002E7EF3" w:rsidRPr="00C33D60" w:rsidRDefault="002E7EF3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depart_Crew_female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2AD67D2" w14:textId="5F2D1EF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174A12E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2583CE8" w14:textId="260AFA5D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61C457C1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C52D5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D69DBB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1FE024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E68FE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E2C88E8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8D1840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8E845A3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023C5E0B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4676346" w14:textId="2A81F8E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585E4E" w14:textId="488AEA4C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226A310" w14:textId="267788D2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0.06443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4A76A7" w14:textId="7796CCC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6B6B657" w14:textId="6C599219" w:rsidR="002E4148" w:rsidRPr="00630881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7E00FF" w14:textId="0A5D6D08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EF904DD" w14:textId="723620B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2E4148" w:rsidRPr="00C33D60" w14:paraId="03434E8F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0F0719C" w14:textId="7B49741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4519526C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29891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C7DC3BF" w14:textId="5F8F0D0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CB7FA7" w14:textId="32B7FD13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CED20E1" w14:textId="2CEF9792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133146" w14:textId="70DE5778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564CF5" w14:textId="3B902C76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8D316AA" w14:textId="05FE46DA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0E3386CC" w14:textId="69C6FEBF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71099C65" w14:textId="06F0D332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9E2263" wp14:editId="51AE0759">
            <wp:extent cx="1491176" cy="14911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94" cy="14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4091D16F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56A200F" w14:textId="773FFD6C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כדי לנתח את המשתנה בהתייחס לחוסרים, יצרנו שתי טבלאות חדשות, אחת שכוללת את הנתונים שבהם ה- </w:t>
      </w:r>
      <w:proofErr w:type="spellStart"/>
      <w:r>
        <w:rPr>
          <w:rFonts w:asciiTheme="minorBidi" w:hAnsiTheme="minorBidi" w:cstheme="minorBidi"/>
        </w:rPr>
        <w:t>actors_cnt</w:t>
      </w:r>
      <w:proofErr w:type="spellEnd"/>
      <w:r>
        <w:rPr>
          <w:rFonts w:asciiTheme="minorBidi" w:hAnsiTheme="minorBidi" w:cstheme="minorBidi" w:hint="cs"/>
          <w:rtl/>
        </w:rPr>
        <w:t xml:space="preserve"> קיים (ונקראת </w:t>
      </w:r>
      <w:proofErr w:type="spellStart"/>
      <w:r>
        <w:rPr>
          <w:rFonts w:asciiTheme="minorBidi" w:hAnsiTheme="minorBidi" w:cstheme="minorBidi"/>
        </w:rPr>
        <w:t>actors_cnt_full</w:t>
      </w:r>
      <w:proofErr w:type="spellEnd"/>
      <w:r>
        <w:rPr>
          <w:rFonts w:asciiTheme="minorBidi" w:hAnsiTheme="minorBidi" w:cstheme="minorBidi" w:hint="cs"/>
          <w:rtl/>
        </w:rPr>
        <w:t xml:space="preserve">) </w:t>
      </w:r>
      <w:r w:rsidRPr="0047137E">
        <w:rPr>
          <w:rFonts w:asciiTheme="minorBidi" w:hAnsiTheme="minorBidi" w:cstheme="minorBidi" w:hint="cs"/>
          <w:rtl/>
        </w:rPr>
        <w:t xml:space="preserve">ואחרת שבה הוא </w:t>
      </w:r>
      <w:r w:rsidRPr="0047137E">
        <w:rPr>
          <w:rFonts w:asciiTheme="minorBidi" w:hAnsiTheme="minorBidi" w:cstheme="minorBidi"/>
        </w:rPr>
        <w:t>missing</w:t>
      </w:r>
      <w:r w:rsidRPr="0047137E">
        <w:rPr>
          <w:rFonts w:asciiTheme="minorBidi" w:hAnsiTheme="minorBidi" w:cstheme="minorBidi" w:hint="cs"/>
          <w:rtl/>
        </w:rPr>
        <w:t xml:space="preserve"> (</w:t>
      </w:r>
      <w:proofErr w:type="spellStart"/>
      <w:r w:rsidRPr="0047137E">
        <w:rPr>
          <w:rFonts w:asciiTheme="minorBidi" w:hAnsiTheme="minorBidi" w:cstheme="minorBidi"/>
        </w:rPr>
        <w:t>actors_cnt_na</w:t>
      </w:r>
      <w:proofErr w:type="spellEnd"/>
      <w:r w:rsidRPr="0047137E">
        <w:rPr>
          <w:rFonts w:asciiTheme="minorBidi" w:hAnsiTheme="minorBidi" w:cstheme="minorBidi" w:hint="cs"/>
          <w:rtl/>
        </w:rPr>
        <w:t xml:space="preserve">) והשווינו באמצעות </w:t>
      </w:r>
      <w:r w:rsidRPr="0047137E">
        <w:rPr>
          <w:rFonts w:asciiTheme="minorBidi" w:hAnsiTheme="minorBidi" w:cstheme="minorBidi"/>
        </w:rPr>
        <w:t>t-test</w:t>
      </w:r>
      <w:r w:rsidRPr="0047137E">
        <w:rPr>
          <w:rFonts w:asciiTheme="minorBidi" w:hAnsiTheme="minorBidi" w:cstheme="minorBidi" w:hint="cs"/>
          <w:rtl/>
        </w:rPr>
        <w:t xml:space="preserve"> את ה- </w:t>
      </w:r>
      <w:r w:rsidRPr="0047137E">
        <w:rPr>
          <w:rFonts w:asciiTheme="minorBidi" w:hAnsiTheme="minorBidi" w:cstheme="minorBidi"/>
        </w:rPr>
        <w:t>revenue</w:t>
      </w:r>
      <w:r w:rsidRPr="0047137E">
        <w:rPr>
          <w:rFonts w:asciiTheme="minorBidi" w:hAnsiTheme="minorBidi" w:cstheme="minorBidi" w:hint="cs"/>
          <w:rtl/>
        </w:rPr>
        <w:t xml:space="preserve"> בין שתיהן ובין כל אחת מהן לטבלה המקורית: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6352"/>
        <w:gridCol w:w="1944"/>
      </w:tblGrid>
      <w:tr w:rsidR="0047137E" w:rsidRPr="0047137E" w14:paraId="5932B149" w14:textId="77777777" w:rsidTr="002475AF">
        <w:tc>
          <w:tcPr>
            <w:tcW w:w="6530" w:type="dxa"/>
          </w:tcPr>
          <w:p w14:paraId="72731C22" w14:textId="5DCA0C6F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rFonts w:asciiTheme="minorBidi" w:hAnsiTheme="minorBidi" w:cstheme="minorBidi"/>
                <w:highlight w:val="green"/>
                <w:u w:val="single"/>
              </w:rPr>
              <w:br w:type="page"/>
            </w: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Compared 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dataframes</w:t>
            </w:r>
            <w:proofErr w:type="spellEnd"/>
          </w:p>
        </w:tc>
        <w:tc>
          <w:tcPr>
            <w:tcW w:w="1992" w:type="dxa"/>
          </w:tcPr>
          <w:p w14:paraId="450B2FB9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p-value</w:t>
            </w:r>
          </w:p>
        </w:tc>
      </w:tr>
      <w:tr w:rsidR="0047137E" w:rsidRPr="0047137E" w14:paraId="007ED841" w14:textId="77777777" w:rsidTr="002475AF">
        <w:tc>
          <w:tcPr>
            <w:tcW w:w="6530" w:type="dxa"/>
          </w:tcPr>
          <w:p w14:paraId="08C818A3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, 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depart_Crew_female_full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)</w:t>
            </w:r>
          </w:p>
        </w:tc>
        <w:tc>
          <w:tcPr>
            <w:tcW w:w="1992" w:type="dxa"/>
          </w:tcPr>
          <w:p w14:paraId="7F65D3E4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0.7392</w:t>
            </w:r>
          </w:p>
        </w:tc>
      </w:tr>
      <w:tr w:rsidR="0047137E" w:rsidRPr="0047137E" w14:paraId="57A075DE" w14:textId="77777777" w:rsidTr="002475AF">
        <w:tc>
          <w:tcPr>
            <w:tcW w:w="6530" w:type="dxa"/>
          </w:tcPr>
          <w:p w14:paraId="1D3AE3FF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movies_ff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, 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depart_Crew_female_na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)</w:t>
            </w:r>
          </w:p>
        </w:tc>
        <w:tc>
          <w:tcPr>
            <w:tcW w:w="1992" w:type="dxa"/>
          </w:tcPr>
          <w:p w14:paraId="774971D2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0.01859</w:t>
            </w:r>
          </w:p>
        </w:tc>
      </w:tr>
      <w:tr w:rsidR="0047137E" w:rsidRPr="0047137E" w14:paraId="1936939F" w14:textId="77777777" w:rsidTr="002475AF">
        <w:tc>
          <w:tcPr>
            <w:tcW w:w="6530" w:type="dxa"/>
          </w:tcPr>
          <w:p w14:paraId="41D6AF86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test(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depart_Crew_female_full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 xml:space="preserve">, </w:t>
            </w:r>
            <w:proofErr w:type="spellStart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depart_Crew_female_na</w:t>
            </w:r>
            <w:proofErr w:type="spellEnd"/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)</w:t>
            </w:r>
          </w:p>
        </w:tc>
        <w:tc>
          <w:tcPr>
            <w:tcW w:w="1992" w:type="dxa"/>
          </w:tcPr>
          <w:p w14:paraId="64187468" w14:textId="77777777" w:rsidR="0047137E" w:rsidRPr="0047137E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rFonts w:asciiTheme="minorBidi" w:hAnsiTheme="minorBidi" w:cstheme="minorBidi"/>
                <w:bdr w:val="none" w:sz="0" w:space="0" w:color="auto" w:frame="1"/>
                <w:lang/>
              </w:rPr>
              <w:t>0.01811</w:t>
            </w:r>
          </w:p>
        </w:tc>
      </w:tr>
    </w:tbl>
    <w:p w14:paraId="6ECA2BEF" w14:textId="2B4BD7B7" w:rsidR="0047137E" w:rsidRPr="0047137E" w:rsidRDefault="0047137E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</w:p>
    <w:p w14:paraId="7E5D6333" w14:textId="77777777" w:rsidR="0047137E" w:rsidRP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47137E">
        <w:rPr>
          <w:rFonts w:asciiTheme="minorBidi" w:hAnsiTheme="minorBidi" w:cstheme="minorBidi" w:hint="cs"/>
          <w:bdr w:val="none" w:sz="0" w:space="0" w:color="auto" w:frame="1"/>
          <w:rtl/>
          <w:lang/>
        </w:rPr>
        <w:t xml:space="preserve">נבדוק גם את התנהגות ה- </w:t>
      </w:r>
      <w:r w:rsidRPr="0047137E">
        <w:rPr>
          <w:rFonts w:asciiTheme="minorBidi" w:hAnsiTheme="minorBidi" w:cstheme="minorBidi"/>
          <w:bdr w:val="none" w:sz="0" w:space="0" w:color="auto" w:frame="1"/>
          <w:lang/>
        </w:rPr>
        <w:t>revenue</w:t>
      </w:r>
      <w:r w:rsidRPr="0047137E">
        <w:rPr>
          <w:rFonts w:asciiTheme="minorBidi" w:hAnsiTheme="minorBidi" w:cstheme="minorBidi" w:hint="cs"/>
          <w:bdr w:val="none" w:sz="0" w:space="0" w:color="auto" w:frame="1"/>
          <w:rtl/>
          <w:lang/>
        </w:rPr>
        <w:t xml:space="preserve"> בכל אחת מהטבלאות: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760"/>
        <w:gridCol w:w="2773"/>
        <w:gridCol w:w="2763"/>
      </w:tblGrid>
      <w:tr w:rsidR="0047137E" w:rsidRPr="0047137E" w14:paraId="24646573" w14:textId="77777777" w:rsidTr="002475AF">
        <w:tc>
          <w:tcPr>
            <w:tcW w:w="2840" w:type="dxa"/>
          </w:tcPr>
          <w:p w14:paraId="250539C2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sz w:val="22"/>
                <w:szCs w:val="22"/>
                <w:bdr w:val="none" w:sz="0" w:space="0" w:color="auto" w:frame="1"/>
                <w:rtl/>
                <w:lang/>
              </w:rPr>
            </w:pPr>
            <w:proofErr w:type="spellStart"/>
            <w:r w:rsidRPr="0047137E">
              <w:rPr>
                <w:rFonts w:asciiTheme="minorBidi" w:hAnsiTheme="minorBidi" w:cstheme="minorBidi"/>
                <w:sz w:val="22"/>
                <w:szCs w:val="22"/>
                <w:bdr w:val="none" w:sz="0" w:space="0" w:color="auto" w:frame="1"/>
                <w:lang/>
              </w:rPr>
              <w:t>depart_Crew_female_na</w:t>
            </w:r>
            <w:proofErr w:type="spellEnd"/>
          </w:p>
        </w:tc>
        <w:tc>
          <w:tcPr>
            <w:tcW w:w="2841" w:type="dxa"/>
          </w:tcPr>
          <w:p w14:paraId="54858D75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sz w:val="22"/>
                <w:szCs w:val="22"/>
                <w:bdr w:val="none" w:sz="0" w:space="0" w:color="auto" w:frame="1"/>
                <w:rtl/>
                <w:lang/>
              </w:rPr>
            </w:pPr>
            <w:proofErr w:type="spellStart"/>
            <w:r w:rsidRPr="0047137E">
              <w:rPr>
                <w:rFonts w:asciiTheme="minorBidi" w:hAnsiTheme="minorBidi" w:cstheme="minorBidi"/>
                <w:sz w:val="22"/>
                <w:szCs w:val="22"/>
                <w:bdr w:val="none" w:sz="0" w:space="0" w:color="auto" w:frame="1"/>
                <w:lang/>
              </w:rPr>
              <w:t>depart_Crew_female_full</w:t>
            </w:r>
            <w:proofErr w:type="spellEnd"/>
          </w:p>
        </w:tc>
        <w:tc>
          <w:tcPr>
            <w:tcW w:w="2841" w:type="dxa"/>
          </w:tcPr>
          <w:p w14:paraId="2290B45F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jc w:val="center"/>
              <w:rPr>
                <w:rFonts w:asciiTheme="minorBidi" w:hAnsiTheme="minorBidi" w:cstheme="minorBidi"/>
                <w:sz w:val="22"/>
                <w:szCs w:val="22"/>
                <w:bdr w:val="none" w:sz="0" w:space="0" w:color="auto" w:frame="1"/>
                <w:rtl/>
                <w:lang/>
              </w:rPr>
            </w:pPr>
            <w:proofErr w:type="spellStart"/>
            <w:r w:rsidRPr="0047137E">
              <w:rPr>
                <w:rFonts w:asciiTheme="minorBidi" w:hAnsiTheme="minorBidi" w:cstheme="minorBidi"/>
                <w:sz w:val="22"/>
                <w:szCs w:val="22"/>
                <w:bdr w:val="none" w:sz="0" w:space="0" w:color="auto" w:frame="1"/>
                <w:lang/>
              </w:rPr>
              <w:t>movies_ff</w:t>
            </w:r>
            <w:proofErr w:type="spellEnd"/>
          </w:p>
        </w:tc>
      </w:tr>
      <w:tr w:rsidR="0047137E" w:rsidRPr="0047137E" w14:paraId="728BB04C" w14:textId="77777777" w:rsidTr="002475AF">
        <w:tc>
          <w:tcPr>
            <w:tcW w:w="2840" w:type="dxa"/>
          </w:tcPr>
          <w:p w14:paraId="3A94A473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717120" behindDoc="0" locked="0" layoutInCell="1" allowOverlap="1" wp14:anchorId="73F7474C" wp14:editId="1C5CD313">
                  <wp:simplePos x="0" y="0"/>
                  <wp:positionH relativeFrom="column">
                    <wp:posOffset>66734</wp:posOffset>
                  </wp:positionH>
                  <wp:positionV relativeFrom="paragraph">
                    <wp:posOffset>133163</wp:posOffset>
                  </wp:positionV>
                  <wp:extent cx="718834" cy="718834"/>
                  <wp:effectExtent l="0" t="0" r="5080" b="5080"/>
                  <wp:wrapThrough wrapText="bothSides">
                    <wp:wrapPolygon edited="0">
                      <wp:start x="0" y="0"/>
                      <wp:lineTo x="0" y="21180"/>
                      <wp:lineTo x="21180" y="21180"/>
                      <wp:lineTo x="21180" y="0"/>
                      <wp:lineTo x="0" y="0"/>
                    </wp:wrapPolygon>
                  </wp:wrapThrough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34" cy="71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drawing>
                <wp:anchor distT="0" distB="0" distL="114300" distR="114300" simplePos="0" relativeHeight="251712000" behindDoc="0" locked="0" layoutInCell="1" allowOverlap="1" wp14:anchorId="2426D786" wp14:editId="301A4F67">
                  <wp:simplePos x="0" y="0"/>
                  <wp:positionH relativeFrom="column">
                    <wp:posOffset>867410</wp:posOffset>
                  </wp:positionH>
                  <wp:positionV relativeFrom="paragraph">
                    <wp:posOffset>97045</wp:posOffset>
                  </wp:positionV>
                  <wp:extent cx="792480" cy="607695"/>
                  <wp:effectExtent l="0" t="0" r="7620" b="1905"/>
                  <wp:wrapThrough wrapText="bothSides">
                    <wp:wrapPolygon edited="0">
                      <wp:start x="0" y="0"/>
                      <wp:lineTo x="0" y="20991"/>
                      <wp:lineTo x="21288" y="20991"/>
                      <wp:lineTo x="21288" y="0"/>
                      <wp:lineTo x="0" y="0"/>
                    </wp:wrapPolygon>
                  </wp:wrapThrough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" cy="60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7137E"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7375A80A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722240" behindDoc="0" locked="0" layoutInCell="1" allowOverlap="1" wp14:anchorId="4D5536A6" wp14:editId="7C64F18A">
                  <wp:simplePos x="0" y="0"/>
                  <wp:positionH relativeFrom="column">
                    <wp:posOffset>3307</wp:posOffset>
                  </wp:positionH>
                  <wp:positionV relativeFrom="paragraph">
                    <wp:posOffset>86525</wp:posOffset>
                  </wp:positionV>
                  <wp:extent cx="855980" cy="855980"/>
                  <wp:effectExtent l="0" t="0" r="1270" b="1270"/>
                  <wp:wrapThrough wrapText="bothSides">
                    <wp:wrapPolygon edited="0">
                      <wp:start x="0" y="0"/>
                      <wp:lineTo x="0" y="21151"/>
                      <wp:lineTo x="21151" y="21151"/>
                      <wp:lineTo x="21151" y="0"/>
                      <wp:lineTo x="0" y="0"/>
                    </wp:wrapPolygon>
                  </wp:wrapThrough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drawing>
                <wp:anchor distT="0" distB="0" distL="114300" distR="114300" simplePos="0" relativeHeight="251706880" behindDoc="0" locked="0" layoutInCell="1" allowOverlap="1" wp14:anchorId="7D8710CC" wp14:editId="47933424">
                  <wp:simplePos x="0" y="0"/>
                  <wp:positionH relativeFrom="column">
                    <wp:posOffset>858560</wp:posOffset>
                  </wp:positionH>
                  <wp:positionV relativeFrom="paragraph">
                    <wp:posOffset>139531</wp:posOffset>
                  </wp:positionV>
                  <wp:extent cx="929005" cy="712470"/>
                  <wp:effectExtent l="0" t="0" r="4445" b="0"/>
                  <wp:wrapThrough wrapText="bothSides">
                    <wp:wrapPolygon edited="0">
                      <wp:start x="0" y="0"/>
                      <wp:lineTo x="0" y="20791"/>
                      <wp:lineTo x="21260" y="20791"/>
                      <wp:lineTo x="21260" y="0"/>
                      <wp:lineTo x="0" y="0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005" cy="7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7137E">
              <w:rPr>
                <w:noProof/>
              </w:rPr>
              <w:t xml:space="preserve"> </w:t>
            </w:r>
          </w:p>
        </w:tc>
        <w:tc>
          <w:tcPr>
            <w:tcW w:w="2841" w:type="dxa"/>
          </w:tcPr>
          <w:p w14:paraId="03BC86CA" w14:textId="77777777" w:rsidR="0047137E" w:rsidRPr="0047137E" w:rsidRDefault="0047137E" w:rsidP="002475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bidi/>
              <w:rPr>
                <w:rFonts w:asciiTheme="minorBidi" w:hAnsiTheme="minorBidi" w:cstheme="minorBidi"/>
                <w:bdr w:val="none" w:sz="0" w:space="0" w:color="auto" w:frame="1"/>
                <w:rtl/>
                <w:lang/>
              </w:rPr>
            </w:pPr>
            <w:r w:rsidRPr="0047137E">
              <w:rPr>
                <w:noProof/>
              </w:rPr>
              <w:drawing>
                <wp:anchor distT="0" distB="0" distL="114300" distR="114300" simplePos="0" relativeHeight="251701760" behindDoc="0" locked="0" layoutInCell="1" allowOverlap="1" wp14:anchorId="25945E55" wp14:editId="75443067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95250</wp:posOffset>
                  </wp:positionV>
                  <wp:extent cx="765810" cy="765810"/>
                  <wp:effectExtent l="0" t="0" r="0" b="0"/>
                  <wp:wrapThrough wrapText="bothSides">
                    <wp:wrapPolygon edited="0">
                      <wp:start x="0" y="0"/>
                      <wp:lineTo x="0" y="20955"/>
                      <wp:lineTo x="20955" y="20955"/>
                      <wp:lineTo x="20955" y="0"/>
                      <wp:lineTo x="0" y="0"/>
                    </wp:wrapPolygon>
                  </wp:wrapThrough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137E">
              <w:rPr>
                <w:noProof/>
              </w:rPr>
              <w:drawing>
                <wp:anchor distT="0" distB="0" distL="114300" distR="114300" simplePos="0" relativeHeight="251696640" behindDoc="0" locked="0" layoutInCell="1" allowOverlap="1" wp14:anchorId="6C31554C" wp14:editId="5401CBC3">
                  <wp:simplePos x="0" y="0"/>
                  <wp:positionH relativeFrom="column">
                    <wp:posOffset>913130</wp:posOffset>
                  </wp:positionH>
                  <wp:positionV relativeFrom="paragraph">
                    <wp:posOffset>32385</wp:posOffset>
                  </wp:positionV>
                  <wp:extent cx="817245" cy="908685"/>
                  <wp:effectExtent l="0" t="0" r="1905" b="5715"/>
                  <wp:wrapThrough wrapText="bothSides">
                    <wp:wrapPolygon edited="0">
                      <wp:start x="0" y="0"/>
                      <wp:lineTo x="0" y="21283"/>
                      <wp:lineTo x="21147" y="21283"/>
                      <wp:lineTo x="21147" y="0"/>
                      <wp:lineTo x="0" y="0"/>
                    </wp:wrapPolygon>
                  </wp:wrapThrough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79F55B5" w14:textId="1D8E3080" w:rsidR="0047137E" w:rsidRPr="0047137E" w:rsidRDefault="0047137E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</w:p>
    <w:p w14:paraId="26983CD2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rtl/>
        </w:rPr>
      </w:pPr>
      <w:r w:rsidRPr="0047137E">
        <w:rPr>
          <w:rFonts w:asciiTheme="minorBidi" w:hAnsiTheme="minorBidi" w:cstheme="minorBidi" w:hint="cs"/>
          <w:rtl/>
        </w:rPr>
        <w:t xml:space="preserve">מכיוון שהערכים שהתקבלו לא מובהקים, לא ניתן להגיד </w:t>
      </w:r>
      <w:r>
        <w:rPr>
          <w:rFonts w:asciiTheme="minorBidi" w:hAnsiTheme="minorBidi" w:cstheme="minorBidi" w:hint="cs"/>
          <w:rtl/>
        </w:rPr>
        <w:t>שאין הבדל בין הקבוצות ולכן לא נרצה להתעלם מהשורות בעלות הנתונים החסרים.</w:t>
      </w:r>
    </w:p>
    <w:p w14:paraId="39621523" w14:textId="77777777" w:rsidR="0047137E" w:rsidRDefault="0047137E" w:rsidP="0047137E">
      <w:pPr>
        <w:bidi/>
        <w:spacing w:after="160" w:line="259" w:lineRule="auto"/>
        <w:rPr>
          <w:rFonts w:asciiTheme="minorBidi" w:hAnsiTheme="minorBidi" w:cstheme="minorBidi"/>
          <w:color w:val="FF0000"/>
          <w:rtl/>
        </w:rPr>
      </w:pPr>
      <w:r w:rsidRPr="005305B0">
        <w:rPr>
          <w:rFonts w:asciiTheme="minorBidi" w:hAnsiTheme="minorBidi" w:cstheme="minorBidi" w:hint="cs"/>
          <w:color w:val="FF0000"/>
          <w:rtl/>
        </w:rPr>
        <w:t xml:space="preserve">מצד שני, כשמסתכלים על הפיזור של ה- </w:t>
      </w:r>
      <w:r w:rsidRPr="005305B0">
        <w:rPr>
          <w:rFonts w:asciiTheme="minorBidi" w:hAnsiTheme="minorBidi" w:cstheme="minorBidi"/>
          <w:color w:val="FF0000"/>
        </w:rPr>
        <w:t>revenue</w:t>
      </w:r>
      <w:r w:rsidRPr="005305B0">
        <w:rPr>
          <w:rFonts w:asciiTheme="minorBidi" w:hAnsiTheme="minorBidi" w:cstheme="minorBidi" w:hint="cs"/>
          <w:color w:val="FF0000"/>
          <w:rtl/>
        </w:rPr>
        <w:t xml:space="preserve"> בטבלה המקורית ובזו שבה רק הערכים המלאים, נראה שהפיזור דומה, כלומר שהשורות עם הערכים הריקים לא השפיעו. אז מה עושים?</w:t>
      </w:r>
    </w:p>
    <w:p w14:paraId="02D1B92F" w14:textId="77777777" w:rsidR="0047137E" w:rsidRPr="005305B0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bdr w:val="none" w:sz="0" w:space="0" w:color="auto" w:frame="1"/>
          <w:rtl/>
          <w:lang/>
        </w:rPr>
      </w:pPr>
      <w:r w:rsidRPr="005305B0">
        <w:rPr>
          <w:rFonts w:asciiTheme="minorBidi" w:hAnsiTheme="minorBidi" w:cstheme="minorBidi" w:hint="cs"/>
          <w:bdr w:val="none" w:sz="0" w:space="0" w:color="auto" w:frame="1"/>
          <w:rtl/>
          <w:lang/>
        </w:rPr>
        <w:t>מדדי הפיזור:</w:t>
      </w:r>
    </w:p>
    <w:tbl>
      <w:tblPr>
        <w:tblW w:w="8522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  <w:gridCol w:w="2662"/>
      </w:tblGrid>
      <w:tr w:rsidR="0047137E" w:rsidRPr="00C33D60" w14:paraId="5015EE67" w14:textId="77777777" w:rsidTr="002475AF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EA4C983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2D37053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88C971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A4AAC1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376925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C9A67F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04FD19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717035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7F6E934D" w14:textId="77777777" w:rsidR="0047137E" w:rsidRPr="00717035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47137E" w:rsidRPr="00C33D60" w14:paraId="0BD58DF7" w14:textId="77777777" w:rsidTr="002475AF">
        <w:trPr>
          <w:trHeight w:val="29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67C1F4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1.000e+00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893FE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255E8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6.688e+07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68EEE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1.693e+07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61EA5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1.377e+08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28625" w14:textId="77777777" w:rsidR="0047137E" w:rsidRPr="007F1D67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7F1D67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2.405e+06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D109FE" w14:textId="77777777" w:rsidR="0047137E" w:rsidRPr="00670DEF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6.906e+07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7912DD" w14:textId="77777777" w:rsidR="0047137E" w:rsidRPr="00670DEF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proofErr w:type="spellStart"/>
            <w:r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m</w:t>
            </w: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ovie_ff$revenue</w:t>
            </w:r>
            <w:proofErr w:type="spellEnd"/>
          </w:p>
        </w:tc>
      </w:tr>
      <w:tr w:rsidR="0047137E" w:rsidRPr="00C33D60" w14:paraId="2BAA116B" w14:textId="77777777" w:rsidTr="002475AF">
        <w:trPr>
          <w:trHeight w:val="29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402DE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lastRenderedPageBreak/>
              <w:t>1.000e+00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EB2BA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1.520e+09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B4644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6.570e+07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35720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1.681e+07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237D9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1.35e+08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D555C6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rtl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2.402e+06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873E2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6.867e+07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926E9C" w14:textId="77777777" w:rsidR="0047137E" w:rsidRPr="00670DEF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proofErr w:type="spellStart"/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depart_Crew_female_full$revenue</w:t>
            </w:r>
            <w:proofErr w:type="spellEnd"/>
          </w:p>
        </w:tc>
      </w:tr>
      <w:tr w:rsidR="0047137E" w:rsidRPr="00C33D60" w14:paraId="0E96535A" w14:textId="77777777" w:rsidTr="002475AF">
        <w:trPr>
          <w:trHeight w:val="29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AF8EF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6.710e+02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DCB21B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1.085e+09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98202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3.001e+08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D7C84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1.715e+08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E9C1C" w14:textId="77777777" w:rsidR="0047137E" w:rsidRPr="007F1D67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3.392e+08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7B4F0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3.298e+07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F54211" w14:textId="77777777" w:rsidR="0047137E" w:rsidRPr="00670DEF" w:rsidRDefault="0047137E" w:rsidP="002475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4.930e+08</w:t>
            </w:r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F448B6" w14:textId="77777777" w:rsidR="0047137E" w:rsidRPr="00670DEF" w:rsidRDefault="0047137E" w:rsidP="002475A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</w:pPr>
            <w:proofErr w:type="spellStart"/>
            <w:r w:rsidRPr="00670DEF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  <w:lang/>
              </w:rPr>
              <w:t>depart_Crew_female_na$revenue</w:t>
            </w:r>
            <w:proofErr w:type="spellEnd"/>
          </w:p>
        </w:tc>
      </w:tr>
    </w:tbl>
    <w:p w14:paraId="72E77258" w14:textId="341A7DA0" w:rsidR="0047137E" w:rsidRDefault="0047137E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</w:p>
    <w:p w14:paraId="32FF44EA" w14:textId="4AF62A65" w:rsidR="0047137E" w:rsidRPr="0047137E" w:rsidRDefault="0047137E" w:rsidP="0047137E">
      <w:pPr>
        <w:bidi/>
        <w:spacing w:after="160" w:line="259" w:lineRule="auto"/>
        <w:rPr>
          <w:rFonts w:asciiTheme="minorBidi" w:hAnsiTheme="minorBidi" w:cstheme="minorBidi"/>
        </w:rPr>
      </w:pPr>
      <w:r w:rsidRPr="005305B0">
        <w:rPr>
          <w:rFonts w:asciiTheme="minorBidi" w:hAnsiTheme="minorBidi" w:cstheme="minorBidi" w:hint="cs"/>
          <w:rtl/>
        </w:rPr>
        <w:t xml:space="preserve">מכיוון שלא נרצה לוותר על הנתונים ואי אפשר להשלים אותם, שכן כפי שראינו הם </w:t>
      </w:r>
      <w:r w:rsidRPr="005305B0">
        <w:rPr>
          <w:rFonts w:asciiTheme="minorBidi" w:hAnsiTheme="minorBidi" w:cstheme="minorBidi"/>
        </w:rPr>
        <w:t>missing not at random</w:t>
      </w:r>
      <w:r w:rsidRPr="005305B0">
        <w:rPr>
          <w:rFonts w:asciiTheme="minorBidi" w:hAnsiTheme="minorBidi" w:cstheme="minorBidi" w:hint="cs"/>
          <w:rtl/>
        </w:rPr>
        <w:t xml:space="preserve">, נייצר קטגוריות כדי לכלול גם את החסרים בקטגוריית </w:t>
      </w:r>
      <w:r w:rsidRPr="005305B0">
        <w:rPr>
          <w:rFonts w:asciiTheme="minorBidi" w:hAnsiTheme="minorBidi" w:cstheme="minorBidi"/>
        </w:rPr>
        <w:t>Missing</w:t>
      </w:r>
      <w:r w:rsidRPr="005305B0">
        <w:rPr>
          <w:rFonts w:asciiTheme="minorBidi" w:hAnsiTheme="minorBidi" w:cstheme="minorBidi" w:hint="cs"/>
          <w:rtl/>
        </w:rPr>
        <w:t xml:space="preserve">. נתבונן </w:t>
      </w:r>
      <w:r w:rsidRPr="0047137E">
        <w:rPr>
          <w:rFonts w:asciiTheme="minorBidi" w:hAnsiTheme="minorBidi" w:cstheme="minorBidi" w:hint="cs"/>
          <w:rtl/>
        </w:rPr>
        <w:t xml:space="preserve">בהתנהגות ה- </w:t>
      </w:r>
      <w:r w:rsidRPr="0047137E">
        <w:rPr>
          <w:rFonts w:asciiTheme="minorBidi" w:hAnsiTheme="minorBidi" w:cstheme="minorBidi"/>
        </w:rPr>
        <w:t>revenue</w:t>
      </w:r>
      <w:r w:rsidRPr="0047137E">
        <w:rPr>
          <w:rFonts w:asciiTheme="minorBidi" w:hAnsiTheme="minorBidi" w:cstheme="minorBidi" w:hint="cs"/>
          <w:rtl/>
        </w:rPr>
        <w:t xml:space="preserve"> לאחר החלוקה לקטגוריות.</w:t>
      </w:r>
    </w:p>
    <w:p w14:paraId="08BAC791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 w:rsidRPr="0047137E">
        <w:rPr>
          <w:rFonts w:asciiTheme="minorBidi" w:hAnsiTheme="minorBidi" w:cstheme="minorBidi"/>
          <w:rtl/>
        </w:rPr>
        <w:t xml:space="preserve">ערכים קיימים: </w:t>
      </w:r>
      <w:r w:rsidRPr="0047137E">
        <w:rPr>
          <w:rFonts w:asciiTheme="minorBidi" w:hAnsiTheme="minorBidi" w:cstheme="minorBidi" w:hint="cs"/>
          <w:rtl/>
        </w:rPr>
        <w:t>7</w:t>
      </w:r>
      <w:r w:rsidRPr="0047137E">
        <w:rPr>
          <w:rFonts w:asciiTheme="minorBidi" w:hAnsiTheme="minorBidi" w:cstheme="minorBidi"/>
          <w:rtl/>
        </w:rPr>
        <w:t>,</w:t>
      </w:r>
      <w:r w:rsidRPr="0047137E">
        <w:rPr>
          <w:rFonts w:asciiTheme="minorBidi" w:hAnsiTheme="minorBidi" w:cstheme="minorBidi" w:hint="cs"/>
          <w:rtl/>
        </w:rPr>
        <w:t>375, מחולקים לחמש קטגוריות:</w:t>
      </w:r>
    </w:p>
    <w:p w14:paraId="0086B9E8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 w:rsidRPr="0047137E">
        <w:rPr>
          <w:noProof/>
        </w:rPr>
        <w:drawing>
          <wp:anchor distT="0" distB="0" distL="114300" distR="114300" simplePos="0" relativeHeight="251731456" behindDoc="0" locked="0" layoutInCell="1" allowOverlap="1" wp14:anchorId="66A2A970" wp14:editId="63F2EADA">
            <wp:simplePos x="0" y="0"/>
            <wp:positionH relativeFrom="column">
              <wp:posOffset>3899414</wp:posOffset>
            </wp:positionH>
            <wp:positionV relativeFrom="paragraph">
              <wp:posOffset>-1017</wp:posOffset>
            </wp:positionV>
            <wp:extent cx="1374243" cy="1374243"/>
            <wp:effectExtent l="0" t="0" r="0" b="0"/>
            <wp:wrapThrough wrapText="bothSides">
              <wp:wrapPolygon edited="0">
                <wp:start x="0" y="0"/>
                <wp:lineTo x="0" y="21261"/>
                <wp:lineTo x="21261" y="21261"/>
                <wp:lineTo x="21261" y="0"/>
                <wp:lineTo x="0" y="0"/>
              </wp:wrapPolygon>
            </wp:wrapThrough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243" cy="137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69D8C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6C26DA66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29957EDB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67305E83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45A6C851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2A5FA784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32AA2F7F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45ECEBFC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</w:rPr>
      </w:pPr>
    </w:p>
    <w:p w14:paraId="2D25FC03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u w:val="single"/>
          <w:rtl/>
        </w:rPr>
      </w:pPr>
      <w:r w:rsidRPr="0047137E">
        <w:rPr>
          <w:rFonts w:asciiTheme="minorBidi" w:hAnsiTheme="minorBidi" w:cstheme="minorBidi"/>
          <w:noProof/>
          <w:sz w:val="20"/>
          <w:szCs w:val="20"/>
          <w:u w:val="single"/>
          <w:rtl/>
        </w:rPr>
        <w:t xml:space="preserve">מבחן </w:t>
      </w:r>
      <w:r w:rsidRPr="0047137E">
        <w:rPr>
          <w:rFonts w:asciiTheme="minorBidi" w:hAnsiTheme="minorBidi" w:cstheme="minorBidi"/>
          <w:noProof/>
          <w:sz w:val="20"/>
          <w:szCs w:val="20"/>
          <w:u w:val="single"/>
        </w:rPr>
        <w:t>Chi-square</w:t>
      </w:r>
      <w:r w:rsidRPr="0047137E">
        <w:rPr>
          <w:rFonts w:asciiTheme="minorBidi" w:hAnsiTheme="minorBidi" w:cstheme="minorBidi"/>
          <w:noProof/>
          <w:sz w:val="20"/>
          <w:szCs w:val="20"/>
          <w:u w:val="single"/>
          <w:rtl/>
        </w:rPr>
        <w:t>:</w:t>
      </w:r>
    </w:p>
    <w:p w14:paraId="2541D449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47137E">
        <w:rPr>
          <w:noProof/>
        </w:rPr>
        <w:t xml:space="preserve">p-value = </w:t>
      </w:r>
      <w:r w:rsidRPr="0047137E">
        <w:rPr>
          <w:rFonts w:asciiTheme="minorBidi" w:hAnsiTheme="minorBidi" w:cstheme="minorBidi"/>
          <w:noProof/>
          <w:sz w:val="20"/>
          <w:szCs w:val="20"/>
        </w:rPr>
        <w:t>0.04583</w:t>
      </w:r>
    </w:p>
    <w:p w14:paraId="6979BC26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  <w:rtl/>
        </w:rPr>
      </w:pPr>
      <w:r w:rsidRPr="0047137E">
        <w:rPr>
          <w:noProof/>
        </w:rPr>
        <w:t xml:space="preserve">X-squared = </w:t>
      </w:r>
      <w:r w:rsidRPr="0047137E">
        <w:rPr>
          <w:rFonts w:asciiTheme="minorBidi" w:hAnsiTheme="minorBidi" w:cstheme="minorBidi"/>
          <w:noProof/>
          <w:sz w:val="20"/>
          <w:szCs w:val="20"/>
        </w:rPr>
        <w:t>11628</w:t>
      </w:r>
    </w:p>
    <w:p w14:paraId="7E33F084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noProof/>
          <w:sz w:val="20"/>
          <w:szCs w:val="20"/>
        </w:rPr>
      </w:pPr>
      <w:r w:rsidRPr="0047137E">
        <w:rPr>
          <w:rFonts w:asciiTheme="minorBidi" w:hAnsiTheme="minorBidi" w:cstheme="minorBidi"/>
          <w:noProof/>
          <w:sz w:val="20"/>
          <w:szCs w:val="20"/>
        </w:rPr>
        <w:t>df = 11372</w:t>
      </w:r>
    </w:p>
    <w:p w14:paraId="299EFBAE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</w:rPr>
      </w:pPr>
    </w:p>
    <w:p w14:paraId="532A0246" w14:textId="77777777" w:rsidR="0047137E" w:rsidRPr="0047137E" w:rsidRDefault="0047137E" w:rsidP="0047137E">
      <w:pPr>
        <w:bidi/>
        <w:spacing w:line="276" w:lineRule="auto"/>
        <w:rPr>
          <w:rFonts w:asciiTheme="minorBidi" w:hAnsiTheme="minorBidi" w:cstheme="minorBidi"/>
          <w:rtl/>
        </w:rPr>
      </w:pPr>
      <w:r w:rsidRPr="0047137E">
        <w:rPr>
          <w:rFonts w:asciiTheme="minorBidi" w:hAnsiTheme="minorBidi" w:cstheme="minorBidi"/>
          <w:rtl/>
        </w:rPr>
        <w:t>תצוגה גרפית</w:t>
      </w:r>
      <w:r w:rsidRPr="0047137E">
        <w:rPr>
          <w:rFonts w:asciiTheme="minorBidi" w:hAnsiTheme="minorBidi" w:cstheme="minorBidi" w:hint="cs"/>
          <w:rtl/>
        </w:rPr>
        <w:t xml:space="preserve"> מול ה- </w:t>
      </w:r>
      <w:r w:rsidRPr="0047137E">
        <w:rPr>
          <w:rFonts w:asciiTheme="minorBidi" w:hAnsiTheme="minorBidi" w:cstheme="minorBidi"/>
        </w:rPr>
        <w:t>revenue</w:t>
      </w:r>
      <w:r w:rsidRPr="0047137E">
        <w:rPr>
          <w:rFonts w:asciiTheme="minorBidi" w:hAnsiTheme="minorBidi" w:cstheme="minorBidi" w:hint="cs"/>
          <w:rtl/>
        </w:rPr>
        <w:t>:</w:t>
      </w:r>
    </w:p>
    <w:p w14:paraId="0DA61CE3" w14:textId="77777777" w:rsidR="0047137E" w:rsidRPr="004E5DE3" w:rsidRDefault="0047137E" w:rsidP="0047137E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  <w:r w:rsidRPr="007E3463">
        <w:rPr>
          <w:noProof/>
        </w:rPr>
        <w:drawing>
          <wp:anchor distT="0" distB="0" distL="114300" distR="114300" simplePos="0" relativeHeight="251733504" behindDoc="0" locked="0" layoutInCell="1" allowOverlap="1" wp14:anchorId="23EA387A" wp14:editId="7928A66D">
            <wp:simplePos x="0" y="0"/>
            <wp:positionH relativeFrom="column">
              <wp:posOffset>2218055</wp:posOffset>
            </wp:positionH>
            <wp:positionV relativeFrom="paragraph">
              <wp:posOffset>154940</wp:posOffset>
            </wp:positionV>
            <wp:extent cx="2663190" cy="2041525"/>
            <wp:effectExtent l="0" t="0" r="3810" b="0"/>
            <wp:wrapThrough wrapText="bothSides">
              <wp:wrapPolygon edited="0">
                <wp:start x="0" y="0"/>
                <wp:lineTo x="0" y="21365"/>
                <wp:lineTo x="21476" y="21365"/>
                <wp:lineTo x="21476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EE1B2" w14:textId="77777777" w:rsidR="0047137E" w:rsidRPr="004E5DE3" w:rsidRDefault="0047137E" w:rsidP="0047137E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</w:p>
    <w:p w14:paraId="28152A1B" w14:textId="77777777" w:rsidR="0047137E" w:rsidRPr="004E5DE3" w:rsidRDefault="0047137E" w:rsidP="0047137E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</w:p>
    <w:p w14:paraId="4EFD0960" w14:textId="77777777" w:rsidR="0047137E" w:rsidRPr="004E5DE3" w:rsidRDefault="0047137E" w:rsidP="0047137E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</w:p>
    <w:p w14:paraId="5C5D9139" w14:textId="77777777" w:rsidR="0047137E" w:rsidRPr="004E5DE3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</w:p>
    <w:p w14:paraId="0C992063" w14:textId="77777777" w:rsidR="0047137E" w:rsidRPr="004E5DE3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Theme="minorBidi" w:hAnsiTheme="minorBidi" w:cstheme="minorBidi"/>
          <w:color w:val="FF0000"/>
          <w:bdr w:val="none" w:sz="0" w:space="0" w:color="auto" w:frame="1"/>
          <w:rtl/>
          <w:lang/>
        </w:rPr>
      </w:pPr>
    </w:p>
    <w:p w14:paraId="697C1FEC" w14:textId="77777777" w:rsidR="0047137E" w:rsidRPr="004E5DE3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rFonts w:ascii="Lucida Console" w:hAnsi="Lucida Console" w:cs="Courier New"/>
          <w:color w:val="FF0000"/>
          <w:sz w:val="20"/>
          <w:szCs w:val="20"/>
          <w:bdr w:val="none" w:sz="0" w:space="0" w:color="auto" w:frame="1"/>
          <w:rtl/>
          <w:lang/>
        </w:rPr>
      </w:pPr>
    </w:p>
    <w:p w14:paraId="59E19625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</w:p>
    <w:p w14:paraId="3E49FB7C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</w:p>
    <w:p w14:paraId="3741890F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highlight w:val="yellow"/>
          <w:bdr w:val="none" w:sz="0" w:space="0" w:color="auto" w:frame="1"/>
          <w:lang/>
        </w:rPr>
      </w:pPr>
    </w:p>
    <w:p w14:paraId="6833C316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</w:p>
    <w:p w14:paraId="24D01D80" w14:textId="77777777" w:rsidR="0047137E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</w:p>
    <w:p w14:paraId="5F0890AA" w14:textId="77777777" w:rsidR="0047137E" w:rsidRPr="00406AE1" w:rsidRDefault="0047137E" w:rsidP="00471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Theme="minorBidi" w:hAnsiTheme="minorBidi" w:cstheme="minorBidi"/>
          <w:color w:val="000000"/>
          <w:bdr w:val="none" w:sz="0" w:space="0" w:color="auto" w:frame="1"/>
          <w:lang/>
        </w:rPr>
      </w:pPr>
    </w:p>
    <w:p w14:paraId="60C53623" w14:textId="77777777" w:rsidR="0047137E" w:rsidRPr="005305B0" w:rsidRDefault="0047137E" w:rsidP="0047137E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77522D14" w14:textId="77777777" w:rsidR="0047137E" w:rsidRDefault="0047137E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</w:p>
    <w:p w14:paraId="6B08FA65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</w:p>
    <w:p w14:paraId="1F14F542" w14:textId="43A1CEF6" w:rsidR="009F3B70" w:rsidRPr="00C33D60" w:rsidRDefault="009F3B70" w:rsidP="001B26DF">
      <w:pPr>
        <w:pStyle w:val="a3"/>
        <w:numPr>
          <w:ilvl w:val="0"/>
          <w:numId w:val="16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depart_custom_mkup_female</w:t>
      </w:r>
      <w:proofErr w:type="spellEnd"/>
      <w:r w:rsidR="00883773">
        <w:rPr>
          <w:rFonts w:asciiTheme="minorBidi" w:hAnsiTheme="minorBidi" w:cstheme="minorBidi" w:hint="cs"/>
          <w:highlight w:val="green"/>
          <w:u w:val="single"/>
          <w:rtl/>
        </w:rPr>
        <w:t xml:space="preserve"> - </w:t>
      </w:r>
      <w:r w:rsidR="00883773" w:rsidRPr="00106B41">
        <w:rPr>
          <w:rFonts w:asciiTheme="minorBidi" w:hAnsiTheme="minorBidi" w:cstheme="minorBidi" w:hint="cs"/>
          <w:highlight w:val="cyan"/>
          <w:u w:val="single"/>
          <w:rtl/>
        </w:rPr>
        <w:t>אינו משפיע במידה מספיקה</w:t>
      </w:r>
    </w:p>
    <w:p w14:paraId="48E70A8D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28C980A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B1A926" w14:textId="77777777" w:rsidR="00E37FE8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F093639" w14:textId="77777777" w:rsidR="00883773" w:rsidRPr="00C33D60" w:rsidRDefault="00883773" w:rsidP="00883773">
      <w:pPr>
        <w:bidi/>
        <w:spacing w:line="276" w:lineRule="auto"/>
        <w:rPr>
          <w:rFonts w:asciiTheme="minorBidi" w:hAnsiTheme="minorBidi" w:cstheme="minorBidi"/>
          <w:rtl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624"/>
        <w:gridCol w:w="1530"/>
      </w:tblGrid>
      <w:tr w:rsidR="00E058BA" w:rsidRPr="00E058BA" w14:paraId="4F5D8DDE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B98656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lastRenderedPageBreak/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077B44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3B4CE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34D34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559A763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624" w:type="dxa"/>
            <w:shd w:val="clear" w:color="000000" w:fill="000000"/>
            <w:vAlign w:val="bottom"/>
            <w:hideMark/>
          </w:tcPr>
          <w:p w14:paraId="21B67FB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714D5D0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3CD87B6E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31853F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75A0E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DE16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0.3535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704DF8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FF7C6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0.651521</w:t>
            </w:r>
          </w:p>
        </w:tc>
        <w:tc>
          <w:tcPr>
            <w:tcW w:w="1624" w:type="dxa"/>
            <w:shd w:val="clear" w:color="auto" w:fill="auto"/>
            <w:noWrap/>
            <w:vAlign w:val="bottom"/>
            <w:hideMark/>
          </w:tcPr>
          <w:p w14:paraId="1454772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76ADC4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0F0565D0" w14:textId="48929B65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1631</w:t>
      </w:r>
    </w:p>
    <w:p w14:paraId="3B60526D" w14:textId="54F61A7A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0C420603" w14:textId="27D75992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DD18DD1" w14:textId="19DC68E5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7B0D8CE" wp14:editId="27859FC1">
            <wp:extent cx="1647825" cy="16478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119A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CD1E8D0" w14:textId="6C0CE8A5" w:rsidR="009F3B70" w:rsidRPr="00C33D60" w:rsidRDefault="009F3B70" w:rsidP="0078097A">
      <w:pPr>
        <w:pStyle w:val="a3"/>
        <w:numPr>
          <w:ilvl w:val="0"/>
          <w:numId w:val="24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depart_directing_femal</w:t>
      </w:r>
      <w:r w:rsidR="001359EA">
        <w:rPr>
          <w:rFonts w:asciiTheme="minorBidi" w:hAnsiTheme="minorBidi" w:cstheme="minorBidi"/>
          <w:highlight w:val="magenta"/>
          <w:u w:val="single"/>
        </w:rPr>
        <w:t>e</w:t>
      </w:r>
      <w:proofErr w:type="spellEnd"/>
    </w:p>
    <w:p w14:paraId="5BDD3520" w14:textId="631E4FD4" w:rsidR="009F3B7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87E97AE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3B8DD10B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A995CE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:rsidDel="00F35CA9" w14:paraId="47779413" w14:textId="5AD68DB7" w:rsidTr="00774CEC">
        <w:trPr>
          <w:trHeight w:val="260"/>
          <w:del w:id="5433" w:author="Dalit Roth" w:date="2020-10-19T15:20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8CDAF5" w14:textId="372893D2" w:rsidR="00774CEC" w:rsidRPr="00836975" w:rsidDel="00F35CA9" w:rsidRDefault="00774CEC" w:rsidP="00774CEC">
            <w:pPr>
              <w:jc w:val="center"/>
              <w:rPr>
                <w:del w:id="5434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435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B8E42F" w14:textId="7C7DF265" w:rsidR="00774CEC" w:rsidRPr="00836975" w:rsidDel="00F35CA9" w:rsidRDefault="00774CEC" w:rsidP="00774CEC">
            <w:pPr>
              <w:jc w:val="center"/>
              <w:rPr>
                <w:del w:id="5436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437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616D098" w14:textId="665A490B" w:rsidR="00774CEC" w:rsidRPr="00836975" w:rsidDel="00F35CA9" w:rsidRDefault="00774CEC" w:rsidP="00774CEC">
            <w:pPr>
              <w:jc w:val="center"/>
              <w:rPr>
                <w:del w:id="5438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439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4D11D0" w14:textId="139765F5" w:rsidR="00774CEC" w:rsidRPr="00836975" w:rsidDel="00F35CA9" w:rsidRDefault="00774CEC" w:rsidP="00774CEC">
            <w:pPr>
              <w:jc w:val="center"/>
              <w:rPr>
                <w:del w:id="5440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441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B1340D" w14:textId="5709CF27" w:rsidR="00774CEC" w:rsidRPr="00836975" w:rsidDel="00F35CA9" w:rsidRDefault="00774CEC" w:rsidP="00774CEC">
            <w:pPr>
              <w:jc w:val="center"/>
              <w:rPr>
                <w:del w:id="5442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443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26A83F" w14:textId="3E2BDF7E" w:rsidR="00774CEC" w:rsidRPr="00836975" w:rsidDel="00F35CA9" w:rsidRDefault="00774CEC" w:rsidP="00774CEC">
            <w:pPr>
              <w:jc w:val="center"/>
              <w:rPr>
                <w:del w:id="5444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445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114458" w14:textId="3F37CD94" w:rsidR="00774CEC" w:rsidRPr="00836975" w:rsidDel="00F35CA9" w:rsidRDefault="00774CEC" w:rsidP="00774CEC">
            <w:pPr>
              <w:jc w:val="center"/>
              <w:rPr>
                <w:del w:id="5446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447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774CEC" w:rsidRPr="00836975" w:rsidDel="00F35CA9" w14:paraId="7456E538" w14:textId="2CB2526B" w:rsidTr="00774CEC">
        <w:trPr>
          <w:trHeight w:val="290"/>
          <w:del w:id="5448" w:author="Dalit Roth" w:date="2020-10-19T15:20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67E8" w14:textId="61F95870" w:rsidR="00774CEC" w:rsidRPr="00836975" w:rsidDel="00F35CA9" w:rsidRDefault="00774CEC" w:rsidP="00774CEC">
            <w:pPr>
              <w:jc w:val="center"/>
              <w:rPr>
                <w:del w:id="5449" w:author="Dalit Roth" w:date="2020-10-19T15:20:00Z"/>
                <w:rFonts w:ascii="Calibri" w:hAnsi="Calibri" w:cs="Calibri"/>
                <w:color w:val="000000"/>
              </w:rPr>
            </w:pPr>
            <w:del w:id="5450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7024E" w14:textId="0804E3D2" w:rsidR="00774CEC" w:rsidRPr="00836975" w:rsidDel="00F35CA9" w:rsidRDefault="00774CEC" w:rsidP="00774CEC">
            <w:pPr>
              <w:jc w:val="center"/>
              <w:rPr>
                <w:del w:id="5451" w:author="Dalit Roth" w:date="2020-10-19T15:20:00Z"/>
                <w:rFonts w:ascii="Calibri" w:hAnsi="Calibri" w:cs="Calibri"/>
                <w:color w:val="000000"/>
              </w:rPr>
            </w:pPr>
            <w:del w:id="5452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4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27B4" w14:textId="4AF9E269" w:rsidR="00774CEC" w:rsidRPr="00836975" w:rsidDel="00F35CA9" w:rsidRDefault="00774CEC" w:rsidP="00774CEC">
            <w:pPr>
              <w:jc w:val="center"/>
              <w:rPr>
                <w:del w:id="5453" w:author="Dalit Roth" w:date="2020-10-19T15:20:00Z"/>
                <w:rFonts w:ascii="Calibri" w:hAnsi="Calibri" w:cs="Calibri"/>
                <w:color w:val="000000"/>
              </w:rPr>
            </w:pPr>
            <w:del w:id="5454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0.1535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F52A" w14:textId="2DD88487" w:rsidR="00774CEC" w:rsidRPr="00836975" w:rsidDel="00F35CA9" w:rsidRDefault="00774CEC" w:rsidP="00774CEC">
            <w:pPr>
              <w:jc w:val="center"/>
              <w:rPr>
                <w:del w:id="5455" w:author="Dalit Roth" w:date="2020-10-19T15:20:00Z"/>
                <w:rFonts w:ascii="Calibri" w:hAnsi="Calibri" w:cs="Calibri"/>
                <w:color w:val="000000"/>
              </w:rPr>
            </w:pPr>
            <w:del w:id="5456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1EC2" w14:textId="2FD8C33A" w:rsidR="00774CEC" w:rsidRPr="00836975" w:rsidDel="00F35CA9" w:rsidRDefault="00774CEC" w:rsidP="00774CEC">
            <w:pPr>
              <w:jc w:val="center"/>
              <w:rPr>
                <w:del w:id="5457" w:author="Dalit Roth" w:date="2020-10-19T15:20:00Z"/>
                <w:rFonts w:ascii="Calibri" w:hAnsi="Calibri" w:cs="Calibri"/>
                <w:color w:val="000000"/>
              </w:rPr>
            </w:pPr>
            <w:del w:id="5458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AB6E" w14:textId="3B1FB3E3" w:rsidR="00774CEC" w:rsidRPr="00836975" w:rsidDel="00F35CA9" w:rsidRDefault="00774CEC" w:rsidP="00774CEC">
            <w:pPr>
              <w:jc w:val="center"/>
              <w:rPr>
                <w:del w:id="5459" w:author="Dalit Roth" w:date="2020-10-19T15:20:00Z"/>
                <w:rFonts w:ascii="Calibri" w:hAnsi="Calibri" w:cs="Calibri"/>
                <w:color w:val="000000"/>
              </w:rPr>
            </w:pPr>
            <w:del w:id="5460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A6238" w14:textId="4D1B55AB" w:rsidR="00774CEC" w:rsidRPr="00836975" w:rsidDel="00F35CA9" w:rsidRDefault="00774CEC" w:rsidP="00774CEC">
            <w:pPr>
              <w:jc w:val="center"/>
              <w:rPr>
                <w:del w:id="5461" w:author="Dalit Roth" w:date="2020-10-19T15:20:00Z"/>
                <w:rFonts w:ascii="Calibri" w:hAnsi="Calibri" w:cs="Calibri"/>
                <w:color w:val="000000"/>
              </w:rPr>
            </w:pPr>
            <w:del w:id="5462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</w:tr>
    </w:tbl>
    <w:p w14:paraId="44A47E3E" w14:textId="5010AFC8" w:rsidR="00774CEC" w:rsidDel="00F35CA9" w:rsidRDefault="00774CEC" w:rsidP="00774CEC">
      <w:pPr>
        <w:bidi/>
        <w:rPr>
          <w:del w:id="5463" w:author="Dalit Roth" w:date="2020-10-19T15:20:00Z"/>
          <w:rFonts w:asciiTheme="minorBidi" w:hAnsiTheme="minorBidi"/>
          <w:rtl/>
        </w:rPr>
      </w:pPr>
    </w:p>
    <w:p w14:paraId="56C207C4" w14:textId="56A9A378" w:rsidR="00774CEC" w:rsidDel="00F35CA9" w:rsidRDefault="00774CEC" w:rsidP="00774CEC">
      <w:pPr>
        <w:pStyle w:val="a3"/>
        <w:spacing w:line="276" w:lineRule="auto"/>
        <w:rPr>
          <w:del w:id="5464" w:author="Dalit Roth" w:date="2020-10-19T15:20:00Z"/>
          <w:rFonts w:asciiTheme="minorBidi" w:hAnsiTheme="minorBidi" w:cstheme="minorBidi"/>
          <w:u w:val="single"/>
        </w:rPr>
      </w:pPr>
      <w:del w:id="5465" w:author="Dalit Roth" w:date="2020-10-19T15:20:00Z">
        <w:r w:rsidDel="00F35CA9">
          <w:rPr>
            <w:rFonts w:asciiTheme="minorBidi" w:hAnsiTheme="minorBidi" w:hint="cs"/>
            <w:rtl/>
          </w:rPr>
          <w:delText>כמות ערכים חריגים: 1000 (על פי הבוקספלוט הערך 1,2,3 נחשב כערך קיצון אבל לא בטוח שצריך להתייחס אליו כך).</w:delText>
        </w:r>
      </w:del>
    </w:p>
    <w:p w14:paraId="55A27D0E" w14:textId="44F1076A" w:rsidR="00774CEC" w:rsidDel="00F35CA9" w:rsidRDefault="00774CEC" w:rsidP="00C33D60">
      <w:pPr>
        <w:pStyle w:val="a3"/>
        <w:spacing w:line="276" w:lineRule="auto"/>
        <w:rPr>
          <w:del w:id="5466" w:author="Dalit Roth" w:date="2020-10-19T15:20:00Z"/>
          <w:rFonts w:asciiTheme="minorBidi" w:hAnsiTheme="minorBidi" w:cstheme="minorBidi"/>
          <w:u w:val="single"/>
        </w:rPr>
      </w:pPr>
    </w:p>
    <w:p w14:paraId="1C8CEE9A" w14:textId="6DB638A9" w:rsidR="00774CEC" w:rsidDel="00F35CA9" w:rsidRDefault="00774CEC" w:rsidP="00C33D60">
      <w:pPr>
        <w:pStyle w:val="a3"/>
        <w:spacing w:line="276" w:lineRule="auto"/>
        <w:rPr>
          <w:del w:id="5467" w:author="Dalit Roth" w:date="2020-10-19T15:20:00Z"/>
          <w:rFonts w:asciiTheme="minorBidi" w:hAnsiTheme="minorBidi" w:cstheme="minorBidi"/>
          <w:u w:val="single"/>
        </w:rPr>
      </w:pPr>
    </w:p>
    <w:p w14:paraId="4FE35FD1" w14:textId="02A88C5B" w:rsidR="00774CEC" w:rsidDel="00F35CA9" w:rsidRDefault="00774CEC" w:rsidP="00C33D60">
      <w:pPr>
        <w:pStyle w:val="a3"/>
        <w:spacing w:line="276" w:lineRule="auto"/>
        <w:rPr>
          <w:del w:id="5468" w:author="Dalit Roth" w:date="2020-10-19T15:20:00Z"/>
          <w:rFonts w:asciiTheme="minorBidi" w:hAnsiTheme="minorBidi" w:cstheme="minorBidi"/>
          <w:u w:val="single"/>
        </w:rPr>
      </w:pPr>
    </w:p>
    <w:p w14:paraId="4451996B" w14:textId="171D3456" w:rsidR="00774CEC" w:rsidRDefault="00774CEC" w:rsidP="00774CEC">
      <w:pPr>
        <w:bidi/>
        <w:rPr>
          <w:ins w:id="5469" w:author="Dalit Roth" w:date="2020-10-19T15:20:00Z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F35CA9" w:rsidRPr="00836975" w14:paraId="47B73E0A" w14:textId="77777777" w:rsidTr="00E91B4A">
        <w:trPr>
          <w:trHeight w:val="260"/>
          <w:ins w:id="5470" w:author="Dalit Roth" w:date="2020-10-19T15:20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DA8C0F0" w14:textId="77777777" w:rsidR="00F35CA9" w:rsidRPr="00836975" w:rsidRDefault="00F35CA9" w:rsidP="00E91B4A">
            <w:pPr>
              <w:jc w:val="center"/>
              <w:rPr>
                <w:ins w:id="5471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472" w:author="Dalit Roth" w:date="2020-10-19T15:20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DFEAB66" w14:textId="77777777" w:rsidR="00F35CA9" w:rsidRPr="00836975" w:rsidRDefault="00F35CA9" w:rsidP="00E91B4A">
            <w:pPr>
              <w:jc w:val="center"/>
              <w:rPr>
                <w:ins w:id="5473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474" w:author="Dalit Roth" w:date="2020-10-19T15:20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E025DC5" w14:textId="77777777" w:rsidR="00F35CA9" w:rsidRPr="00836975" w:rsidRDefault="00F35CA9" w:rsidP="00E91B4A">
            <w:pPr>
              <w:jc w:val="center"/>
              <w:rPr>
                <w:ins w:id="5475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476" w:author="Dalit Roth" w:date="2020-10-19T15:20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D40FD5" w14:textId="77777777" w:rsidR="00F35CA9" w:rsidRPr="00836975" w:rsidRDefault="00F35CA9" w:rsidP="00E91B4A">
            <w:pPr>
              <w:jc w:val="center"/>
              <w:rPr>
                <w:ins w:id="5477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478" w:author="Dalit Roth" w:date="2020-10-19T15:20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7019E0" w14:textId="77777777" w:rsidR="00F35CA9" w:rsidRPr="00836975" w:rsidRDefault="00F35CA9" w:rsidP="00E91B4A">
            <w:pPr>
              <w:jc w:val="center"/>
              <w:rPr>
                <w:ins w:id="5479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5480" w:author="Dalit Roth" w:date="2020-10-19T15:20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49D6265" w14:textId="77777777" w:rsidR="00F35CA9" w:rsidRPr="00836975" w:rsidRDefault="00F35CA9" w:rsidP="00E91B4A">
            <w:pPr>
              <w:jc w:val="center"/>
              <w:rPr>
                <w:ins w:id="5481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482" w:author="Dalit Roth" w:date="2020-10-19T15:20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4D48320" w14:textId="77777777" w:rsidR="00F35CA9" w:rsidRPr="00836975" w:rsidRDefault="00F35CA9" w:rsidP="00E91B4A">
            <w:pPr>
              <w:jc w:val="center"/>
              <w:rPr>
                <w:ins w:id="5483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484" w:author="Dalit Roth" w:date="2020-10-19T15:20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</w:tr>
      <w:tr w:rsidR="00F35CA9" w:rsidRPr="00836975" w14:paraId="114A0D06" w14:textId="77777777" w:rsidTr="00E91B4A">
        <w:trPr>
          <w:trHeight w:val="290"/>
          <w:ins w:id="5485" w:author="Dalit Roth" w:date="2020-10-19T15:20:00Z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D02F" w14:textId="77777777" w:rsidR="00F35CA9" w:rsidRPr="00836975" w:rsidRDefault="00F35CA9" w:rsidP="00E91B4A">
            <w:pPr>
              <w:jc w:val="center"/>
              <w:rPr>
                <w:ins w:id="5486" w:author="Dalit Roth" w:date="2020-10-19T15:20:00Z"/>
                <w:rFonts w:ascii="Calibri" w:hAnsi="Calibri" w:cs="Calibri"/>
                <w:color w:val="000000"/>
              </w:rPr>
            </w:pPr>
            <w:ins w:id="5487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69102" w14:textId="77777777" w:rsidR="00F35CA9" w:rsidRPr="00836975" w:rsidRDefault="00F35CA9" w:rsidP="00E91B4A">
            <w:pPr>
              <w:jc w:val="center"/>
              <w:rPr>
                <w:ins w:id="5488" w:author="Dalit Roth" w:date="2020-10-19T15:20:00Z"/>
                <w:rFonts w:ascii="Calibri" w:hAnsi="Calibri" w:cs="Calibri"/>
                <w:color w:val="000000"/>
              </w:rPr>
            </w:pPr>
            <w:ins w:id="5489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4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5F62F" w14:textId="77777777" w:rsidR="00F35CA9" w:rsidRPr="00836975" w:rsidRDefault="00F35CA9" w:rsidP="00E91B4A">
            <w:pPr>
              <w:jc w:val="center"/>
              <w:rPr>
                <w:ins w:id="5490" w:author="Dalit Roth" w:date="2020-10-19T15:20:00Z"/>
                <w:rFonts w:ascii="Calibri" w:hAnsi="Calibri" w:cs="Calibri"/>
                <w:color w:val="000000"/>
              </w:rPr>
            </w:pPr>
            <w:ins w:id="5491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0.1535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3799" w14:textId="77777777" w:rsidR="00F35CA9" w:rsidRPr="00836975" w:rsidRDefault="00F35CA9" w:rsidP="00E91B4A">
            <w:pPr>
              <w:jc w:val="center"/>
              <w:rPr>
                <w:ins w:id="5492" w:author="Dalit Roth" w:date="2020-10-19T15:20:00Z"/>
                <w:rFonts w:ascii="Calibri" w:hAnsi="Calibri" w:cs="Calibri"/>
                <w:color w:val="000000"/>
              </w:rPr>
            </w:pPr>
            <w:ins w:id="5493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D036" w14:textId="77777777" w:rsidR="00F35CA9" w:rsidRPr="00E75469" w:rsidRDefault="00F35CA9" w:rsidP="00E91B4A">
            <w:pPr>
              <w:pStyle w:val="HTML"/>
              <w:shd w:val="clear" w:color="auto" w:fill="FFFFFF"/>
              <w:wordWrap w:val="0"/>
              <w:rPr>
                <w:ins w:id="5494" w:author="Dalit Roth" w:date="2020-10-19T15:20:00Z"/>
                <w:rFonts w:ascii="Lucida Console" w:hAnsi="Lucida Console"/>
                <w:color w:val="000000"/>
              </w:rPr>
            </w:pPr>
            <w:ins w:id="5495" w:author="Dalit Roth" w:date="2020-10-19T15:20:00Z">
              <w:r>
                <w:rPr>
                  <w:rFonts w:ascii="Arial" w:hAnsi="Arial" w:cs="Arial"/>
                  <w:color w:val="000000"/>
                </w:rPr>
                <w:t> </w:t>
              </w:r>
              <w:r w:rsidRPr="00E75469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0.394</w:t>
              </w:r>
            </w:ins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F631C" w14:textId="77777777" w:rsidR="00F35CA9" w:rsidRPr="00836975" w:rsidRDefault="00F35CA9" w:rsidP="00E91B4A">
            <w:pPr>
              <w:jc w:val="center"/>
              <w:rPr>
                <w:ins w:id="5496" w:author="Dalit Roth" w:date="2020-10-19T15:20:00Z"/>
                <w:rFonts w:ascii="Calibri" w:hAnsi="Calibri" w:cs="Calibri"/>
                <w:color w:val="000000"/>
              </w:rPr>
            </w:pPr>
            <w:ins w:id="5497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0B8E" w14:textId="77777777" w:rsidR="00F35CA9" w:rsidRPr="00836975" w:rsidRDefault="00F35CA9" w:rsidP="00E91B4A">
            <w:pPr>
              <w:jc w:val="center"/>
              <w:rPr>
                <w:ins w:id="5498" w:author="Dalit Roth" w:date="2020-10-19T15:20:00Z"/>
                <w:rFonts w:ascii="Calibri" w:hAnsi="Calibri" w:cs="Calibri"/>
                <w:color w:val="000000"/>
              </w:rPr>
            </w:pPr>
            <w:ins w:id="5499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</w:tr>
      <w:tr w:rsidR="00F35CA9" w:rsidRPr="00836975" w14:paraId="2BEDA357" w14:textId="77777777" w:rsidTr="00E91B4A">
        <w:trPr>
          <w:trHeight w:val="290"/>
          <w:ins w:id="5500" w:author="Dalit Roth" w:date="2020-10-19T15:20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248C3" w14:textId="77777777" w:rsidR="00F35CA9" w:rsidRDefault="00F35CA9" w:rsidP="00E91B4A">
            <w:pPr>
              <w:jc w:val="center"/>
              <w:rPr>
                <w:ins w:id="5501" w:author="Dalit Roth" w:date="2020-10-19T15:20:00Z"/>
                <w:rFonts w:ascii="Arial" w:hAnsi="Arial" w:cs="Arial"/>
                <w:color w:val="000000"/>
                <w:sz w:val="20"/>
                <w:szCs w:val="20"/>
              </w:rPr>
            </w:pPr>
            <w:ins w:id="5502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E59C6" w14:textId="77777777" w:rsidR="00F35CA9" w:rsidRDefault="00F35CA9" w:rsidP="00E91B4A">
            <w:pPr>
              <w:jc w:val="center"/>
              <w:rPr>
                <w:ins w:id="5503" w:author="Dalit Roth" w:date="2020-10-19T15:20:00Z"/>
                <w:rFonts w:ascii="Arial" w:hAnsi="Arial" w:cs="Arial"/>
                <w:color w:val="000000"/>
                <w:sz w:val="20"/>
                <w:szCs w:val="20"/>
              </w:rPr>
            </w:pPr>
            <w:ins w:id="5504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6E137" w14:textId="77777777" w:rsidR="00F35CA9" w:rsidRDefault="00F35CA9" w:rsidP="00E91B4A">
            <w:pPr>
              <w:jc w:val="center"/>
              <w:rPr>
                <w:ins w:id="5505" w:author="Dalit Roth" w:date="2020-10-19T15:20:00Z"/>
                <w:rFonts w:ascii="Arial" w:hAnsi="Arial" w:cs="Arial"/>
                <w:color w:val="000000"/>
                <w:sz w:val="20"/>
                <w:szCs w:val="20"/>
              </w:rPr>
            </w:pPr>
            <w:ins w:id="5506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ABE1D" w14:textId="77777777" w:rsidR="00F35CA9" w:rsidRDefault="00F35CA9" w:rsidP="00E91B4A">
            <w:pPr>
              <w:jc w:val="center"/>
              <w:rPr>
                <w:ins w:id="5507" w:author="Dalit Roth" w:date="2020-10-19T15:20:00Z"/>
                <w:rFonts w:ascii="Arial" w:hAnsi="Arial" w:cs="Arial"/>
                <w:color w:val="000000"/>
                <w:sz w:val="20"/>
                <w:szCs w:val="20"/>
              </w:rPr>
            </w:pPr>
            <w:ins w:id="5508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C5526" w14:textId="77777777" w:rsidR="00F35CA9" w:rsidRDefault="00F35CA9" w:rsidP="00E91B4A">
            <w:pPr>
              <w:pStyle w:val="HTML"/>
              <w:shd w:val="clear" w:color="auto" w:fill="FFFFFF"/>
              <w:wordWrap w:val="0"/>
              <w:rPr>
                <w:ins w:id="5509" w:author="Dalit Roth" w:date="2020-10-19T15:20:00Z"/>
                <w:rFonts w:ascii="Arial" w:hAnsi="Arial" w:cs="Arial"/>
                <w:color w:val="000000"/>
              </w:rPr>
            </w:pPr>
            <w:ins w:id="5510" w:author="Dalit Roth" w:date="2020-10-19T15:20:00Z">
              <w:r>
                <w:rPr>
                  <w:rFonts w:ascii="Arial" w:hAnsi="Arial" w:cs="Arial"/>
                  <w:color w:val="000000"/>
                </w:rPr>
                <w:t>0</w:t>
              </w:r>
            </w:ins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0B5AE3" w14:textId="77777777" w:rsidR="00F35CA9" w:rsidRDefault="00F35CA9" w:rsidP="00E91B4A">
            <w:pPr>
              <w:jc w:val="center"/>
              <w:rPr>
                <w:ins w:id="5511" w:author="Dalit Roth" w:date="2020-10-19T15:20:00Z"/>
                <w:rFonts w:ascii="Arial" w:hAnsi="Arial" w:cs="Arial"/>
                <w:color w:val="000000"/>
                <w:sz w:val="20"/>
                <w:szCs w:val="20"/>
              </w:rPr>
            </w:pPr>
            <w:ins w:id="5512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A8643" w14:textId="77777777" w:rsidR="00F35CA9" w:rsidRDefault="00F35CA9" w:rsidP="00E91B4A">
            <w:pPr>
              <w:jc w:val="center"/>
              <w:rPr>
                <w:ins w:id="5513" w:author="Dalit Roth" w:date="2020-10-19T15:20:00Z"/>
                <w:rFonts w:ascii="Arial" w:hAnsi="Arial" w:cs="Arial"/>
                <w:color w:val="000000"/>
                <w:sz w:val="20"/>
                <w:szCs w:val="20"/>
              </w:rPr>
            </w:pPr>
            <w:ins w:id="5514" w:author="Dalit Roth" w:date="2020-10-19T15:2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</w:tr>
    </w:tbl>
    <w:p w14:paraId="56A002C4" w14:textId="77777777" w:rsidR="00F35CA9" w:rsidRDefault="00F35CA9" w:rsidP="00F35CA9">
      <w:pPr>
        <w:bidi/>
        <w:rPr>
          <w:ins w:id="5515" w:author="Dalit Roth" w:date="2020-10-19T15:20:00Z"/>
          <w:rFonts w:asciiTheme="minorBidi" w:hAnsiTheme="minorBidi"/>
          <w:rtl/>
        </w:rPr>
      </w:pPr>
    </w:p>
    <w:p w14:paraId="539701F4" w14:textId="77777777" w:rsidR="00F35CA9" w:rsidRDefault="00F35CA9" w:rsidP="00F35CA9">
      <w:pPr>
        <w:pStyle w:val="a3"/>
        <w:spacing w:line="276" w:lineRule="auto"/>
        <w:jc w:val="right"/>
        <w:rPr>
          <w:ins w:id="5516" w:author="Dalit Roth" w:date="2020-10-19T15:20:00Z"/>
          <w:rFonts w:asciiTheme="minorBidi" w:hAnsiTheme="minorBidi"/>
        </w:rPr>
      </w:pPr>
      <w:ins w:id="5517" w:author="Dalit Roth" w:date="2020-10-19T15:20:00Z">
        <w:r>
          <w:rPr>
            <w:rFonts w:asciiTheme="minorBidi" w:hAnsiTheme="minorBidi" w:hint="cs"/>
            <w:rtl/>
          </w:rPr>
          <w:t xml:space="preserve">כמות ערכים חריגים: 1000 (על פי </w:t>
        </w:r>
        <w:proofErr w:type="spellStart"/>
        <w:r>
          <w:rPr>
            <w:rFonts w:asciiTheme="minorBidi" w:hAnsiTheme="minorBidi" w:hint="cs"/>
            <w:rtl/>
          </w:rPr>
          <w:t>הבוקספלוט</w:t>
        </w:r>
        <w:proofErr w:type="spellEnd"/>
        <w:r>
          <w:rPr>
            <w:rFonts w:asciiTheme="minorBidi" w:hAnsiTheme="minorBidi" w:hint="cs"/>
            <w:rtl/>
          </w:rPr>
          <w:t xml:space="preserve"> הערך 1,2,3 נחשב כערך קיצון אבל לא בטוח שצריך להתייחס אליו כך).</w:t>
        </w:r>
      </w:ins>
    </w:p>
    <w:p w14:paraId="6332C4EE" w14:textId="77777777" w:rsidR="00F35CA9" w:rsidRPr="00A05079" w:rsidRDefault="00F35CA9" w:rsidP="00F35CA9">
      <w:pPr>
        <w:pStyle w:val="a3"/>
        <w:spacing w:line="276" w:lineRule="auto"/>
        <w:jc w:val="right"/>
        <w:rPr>
          <w:ins w:id="5518" w:author="Dalit Roth" w:date="2020-10-19T15:20:00Z"/>
          <w:rFonts w:asciiTheme="minorBidi" w:hAnsiTheme="minorBidi"/>
        </w:rPr>
      </w:pPr>
      <w:ins w:id="5519" w:author="Dalit Roth" w:date="2020-10-19T15:20:00Z">
        <w:r w:rsidRPr="00FF7BB2">
          <w:rPr>
            <w:rFonts w:cs="Arial" w:hint="cs"/>
            <w:noProof/>
            <w:rtl/>
          </w:rPr>
          <w:drawing>
            <wp:anchor distT="0" distB="0" distL="114300" distR="114300" simplePos="0" relativeHeight="251895296" behindDoc="0" locked="0" layoutInCell="1" allowOverlap="1" wp14:anchorId="2384E30A" wp14:editId="4C4E8834">
              <wp:simplePos x="0" y="0"/>
              <wp:positionH relativeFrom="column">
                <wp:posOffset>1965408</wp:posOffset>
              </wp:positionH>
              <wp:positionV relativeFrom="paragraph">
                <wp:posOffset>139341</wp:posOffset>
              </wp:positionV>
              <wp:extent cx="1824217" cy="1577925"/>
              <wp:effectExtent l="0" t="0" r="5080" b="3810"/>
              <wp:wrapNone/>
              <wp:docPr id="344" name="תמונה 3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9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655" b="34354"/>
                      <a:stretch/>
                    </pic:blipFill>
                    <pic:spPr bwMode="auto">
                      <a:xfrm>
                        <a:off x="0" y="0"/>
                        <a:ext cx="1824217" cy="1577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rFonts w:asciiTheme="minorBidi" w:hAnsiTheme="minorBidi" w:hint="cs"/>
            <w:rtl/>
          </w:rPr>
          <w:t>כמות חוסרים לאחר טיפול במשתני קיצון:1078</w:t>
        </w:r>
      </w:ins>
    </w:p>
    <w:p w14:paraId="2DB9CFC1" w14:textId="77777777" w:rsidR="00F35CA9" w:rsidRDefault="00F35CA9" w:rsidP="00F35CA9">
      <w:pPr>
        <w:pStyle w:val="a3"/>
        <w:spacing w:line="276" w:lineRule="auto"/>
        <w:rPr>
          <w:ins w:id="5520" w:author="Dalit Roth" w:date="2020-10-19T15:20:00Z"/>
          <w:rFonts w:asciiTheme="minorBidi" w:hAnsiTheme="minorBidi" w:cstheme="minorBidi"/>
          <w:u w:val="single"/>
        </w:rPr>
      </w:pPr>
      <w:ins w:id="5521" w:author="Dalit Roth" w:date="2020-10-19T15:20:00Z">
        <w:r w:rsidRPr="00FF7BB2">
          <w:rPr>
            <w:rFonts w:cs="Arial" w:hint="cs"/>
            <w:noProof/>
            <w:rtl/>
          </w:rPr>
          <w:drawing>
            <wp:anchor distT="0" distB="0" distL="114300" distR="114300" simplePos="0" relativeHeight="251892224" behindDoc="0" locked="0" layoutInCell="1" allowOverlap="1" wp14:anchorId="69E92C9D" wp14:editId="7BCC0B9A">
              <wp:simplePos x="0" y="0"/>
              <wp:positionH relativeFrom="column">
                <wp:posOffset>3891943</wp:posOffset>
              </wp:positionH>
              <wp:positionV relativeFrom="paragraph">
                <wp:posOffset>68359</wp:posOffset>
              </wp:positionV>
              <wp:extent cx="1828165" cy="1722755"/>
              <wp:effectExtent l="0" t="0" r="635" b="0"/>
              <wp:wrapNone/>
              <wp:docPr id="346" name="תמונה 3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9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044" b="31020"/>
                      <a:stretch/>
                    </pic:blipFill>
                    <pic:spPr bwMode="auto">
                      <a:xfrm>
                        <a:off x="0" y="0"/>
                        <a:ext cx="1828165" cy="1722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4C63EB2A" w14:textId="77777777" w:rsidR="00F35CA9" w:rsidRDefault="00F35CA9" w:rsidP="00F35CA9">
      <w:pPr>
        <w:pStyle w:val="a3"/>
        <w:spacing w:line="276" w:lineRule="auto"/>
        <w:rPr>
          <w:ins w:id="5522" w:author="Dalit Roth" w:date="2020-10-19T15:20:00Z"/>
          <w:rFonts w:asciiTheme="minorBidi" w:hAnsiTheme="minorBidi" w:cstheme="minorBidi"/>
          <w:u w:val="single"/>
        </w:rPr>
      </w:pPr>
      <w:ins w:id="5523" w:author="Dalit Roth" w:date="2020-10-19T15:20:00Z">
        <w:r w:rsidRPr="00592CCC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898368" behindDoc="0" locked="0" layoutInCell="1" allowOverlap="1" wp14:anchorId="04287605" wp14:editId="5DE6158B">
              <wp:simplePos x="0" y="0"/>
              <wp:positionH relativeFrom="column">
                <wp:posOffset>296297</wp:posOffset>
              </wp:positionH>
              <wp:positionV relativeFrom="paragraph">
                <wp:posOffset>10270</wp:posOffset>
              </wp:positionV>
              <wp:extent cx="1533547" cy="1304014"/>
              <wp:effectExtent l="0" t="0" r="0" b="0"/>
              <wp:wrapNone/>
              <wp:docPr id="353" name="תמונה 3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502" b="32898"/>
                      <a:stretch/>
                    </pic:blipFill>
                    <pic:spPr bwMode="auto">
                      <a:xfrm>
                        <a:off x="0" y="0"/>
                        <a:ext cx="1533547" cy="13040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3041921C" w14:textId="77777777" w:rsidR="00F35CA9" w:rsidRDefault="00F35CA9" w:rsidP="00F35CA9">
      <w:pPr>
        <w:pStyle w:val="a3"/>
        <w:spacing w:line="276" w:lineRule="auto"/>
        <w:rPr>
          <w:ins w:id="5524" w:author="Dalit Roth" w:date="2020-10-19T15:20:00Z"/>
          <w:rFonts w:asciiTheme="minorBidi" w:hAnsiTheme="minorBidi" w:cstheme="minorBidi"/>
          <w:u w:val="single"/>
        </w:rPr>
      </w:pPr>
    </w:p>
    <w:p w14:paraId="5E8F0C92" w14:textId="77777777" w:rsidR="00F35CA9" w:rsidRDefault="00F35CA9" w:rsidP="00F35CA9">
      <w:pPr>
        <w:pStyle w:val="a3"/>
        <w:spacing w:line="276" w:lineRule="auto"/>
        <w:rPr>
          <w:ins w:id="5525" w:author="Dalit Roth" w:date="2020-10-19T15:20:00Z"/>
          <w:rFonts w:asciiTheme="minorBidi" w:hAnsiTheme="minorBidi" w:cstheme="minorBidi"/>
          <w:u w:val="single"/>
        </w:rPr>
      </w:pPr>
    </w:p>
    <w:p w14:paraId="30E2130F" w14:textId="77777777" w:rsidR="00F35CA9" w:rsidRDefault="00F35CA9" w:rsidP="00F35CA9">
      <w:pPr>
        <w:pStyle w:val="a3"/>
        <w:spacing w:line="276" w:lineRule="auto"/>
        <w:rPr>
          <w:ins w:id="5526" w:author="Dalit Roth" w:date="2020-10-19T15:20:00Z"/>
          <w:rFonts w:asciiTheme="minorBidi" w:hAnsiTheme="minorBidi" w:cstheme="minorBidi"/>
          <w:u w:val="single"/>
        </w:rPr>
      </w:pPr>
    </w:p>
    <w:p w14:paraId="6C01EE01" w14:textId="77777777" w:rsidR="00F35CA9" w:rsidRDefault="00F35CA9" w:rsidP="00F35CA9">
      <w:pPr>
        <w:pStyle w:val="a3"/>
        <w:spacing w:line="276" w:lineRule="auto"/>
        <w:rPr>
          <w:ins w:id="5527" w:author="Dalit Roth" w:date="2020-10-19T15:20:00Z"/>
          <w:rFonts w:asciiTheme="minorBidi" w:hAnsiTheme="minorBidi" w:cstheme="minorBidi"/>
          <w:u w:val="single"/>
        </w:rPr>
      </w:pPr>
    </w:p>
    <w:p w14:paraId="2114881D" w14:textId="77777777" w:rsidR="00F35CA9" w:rsidRDefault="00F35CA9" w:rsidP="00F35CA9">
      <w:pPr>
        <w:pStyle w:val="a3"/>
        <w:spacing w:line="276" w:lineRule="auto"/>
        <w:rPr>
          <w:ins w:id="5528" w:author="Dalit Roth" w:date="2020-10-19T15:20:00Z"/>
          <w:rFonts w:asciiTheme="minorBidi" w:hAnsiTheme="minorBidi" w:cstheme="minorBidi"/>
          <w:u w:val="single"/>
        </w:rPr>
      </w:pPr>
      <w:ins w:id="5529" w:author="Dalit Roth" w:date="2020-10-19T15:20:00Z">
        <w:r w:rsidRPr="00FF7BB2">
          <w:rPr>
            <w:rFonts w:cs="Arial" w:hint="cs"/>
            <w:noProof/>
            <w:rtl/>
          </w:rPr>
          <w:drawing>
            <wp:anchor distT="0" distB="0" distL="114300" distR="114300" simplePos="0" relativeHeight="251894272" behindDoc="0" locked="0" layoutInCell="1" allowOverlap="1" wp14:anchorId="18B93566" wp14:editId="5ED56669">
              <wp:simplePos x="0" y="0"/>
              <wp:positionH relativeFrom="column">
                <wp:posOffset>1735372</wp:posOffset>
              </wp:positionH>
              <wp:positionV relativeFrom="paragraph">
                <wp:posOffset>73053</wp:posOffset>
              </wp:positionV>
              <wp:extent cx="2199761" cy="1836752"/>
              <wp:effectExtent l="0" t="0" r="0" b="0"/>
              <wp:wrapNone/>
              <wp:docPr id="349" name="תמונה 3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6523" b="40252"/>
                      <a:stretch/>
                    </pic:blipFill>
                    <pic:spPr bwMode="auto">
                      <a:xfrm>
                        <a:off x="0" y="0"/>
                        <a:ext cx="2199761" cy="18367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2BB67BCE" w14:textId="77777777" w:rsidR="00F35CA9" w:rsidRDefault="00F35CA9" w:rsidP="00F35CA9">
      <w:pPr>
        <w:pStyle w:val="a3"/>
        <w:spacing w:line="276" w:lineRule="auto"/>
        <w:rPr>
          <w:ins w:id="5530" w:author="Dalit Roth" w:date="2020-10-19T15:20:00Z"/>
          <w:rFonts w:asciiTheme="minorBidi" w:hAnsiTheme="minorBidi" w:cstheme="minorBidi"/>
          <w:u w:val="single"/>
        </w:rPr>
      </w:pPr>
      <w:ins w:id="5531" w:author="Dalit Roth" w:date="2020-10-19T15:20:00Z">
        <w:r w:rsidRPr="00A05079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896320" behindDoc="0" locked="0" layoutInCell="1" allowOverlap="1" wp14:anchorId="4D1CB21F" wp14:editId="3BC6C015">
              <wp:simplePos x="0" y="0"/>
              <wp:positionH relativeFrom="column">
                <wp:posOffset>160296</wp:posOffset>
              </wp:positionH>
              <wp:positionV relativeFrom="paragraph">
                <wp:posOffset>46852</wp:posOffset>
              </wp:positionV>
              <wp:extent cx="1924216" cy="1573984"/>
              <wp:effectExtent l="0" t="0" r="0" b="7620"/>
              <wp:wrapNone/>
              <wp:docPr id="351" name="תמונה 3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29597" b="34610"/>
                      <a:stretch/>
                    </pic:blipFill>
                    <pic:spPr bwMode="auto">
                      <a:xfrm>
                        <a:off x="0" y="0"/>
                        <a:ext cx="1924216" cy="157398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2B85B51" w14:textId="77777777" w:rsidR="00F35CA9" w:rsidRDefault="00F35CA9" w:rsidP="00F35CA9">
      <w:pPr>
        <w:pStyle w:val="a3"/>
        <w:spacing w:line="276" w:lineRule="auto"/>
        <w:rPr>
          <w:ins w:id="5532" w:author="Dalit Roth" w:date="2020-10-19T15:20:00Z"/>
          <w:rFonts w:asciiTheme="minorBidi" w:hAnsiTheme="minorBidi" w:cstheme="minorBidi"/>
          <w:u w:val="single"/>
        </w:rPr>
      </w:pPr>
    </w:p>
    <w:p w14:paraId="4593DEDC" w14:textId="77777777" w:rsidR="00F35CA9" w:rsidRDefault="00F35CA9" w:rsidP="00F35CA9">
      <w:pPr>
        <w:pStyle w:val="a3"/>
        <w:spacing w:line="276" w:lineRule="auto"/>
        <w:rPr>
          <w:ins w:id="5533" w:author="Dalit Roth" w:date="2020-10-19T15:20:00Z"/>
          <w:rFonts w:asciiTheme="minorBidi" w:hAnsiTheme="minorBidi" w:cstheme="minorBidi"/>
          <w:u w:val="single"/>
        </w:rPr>
      </w:pPr>
    </w:p>
    <w:p w14:paraId="54D96CBF" w14:textId="77777777" w:rsidR="00F35CA9" w:rsidRDefault="00F35CA9" w:rsidP="00F35CA9">
      <w:pPr>
        <w:pStyle w:val="a3"/>
        <w:spacing w:line="276" w:lineRule="auto"/>
        <w:rPr>
          <w:ins w:id="5534" w:author="Dalit Roth" w:date="2020-10-19T15:20:00Z"/>
          <w:rFonts w:asciiTheme="minorBidi" w:hAnsiTheme="minorBidi" w:cstheme="minorBidi"/>
          <w:u w:val="single"/>
        </w:rPr>
      </w:pPr>
    </w:p>
    <w:p w14:paraId="342DB886" w14:textId="77777777" w:rsidR="00F35CA9" w:rsidRDefault="00F35CA9" w:rsidP="00F35CA9">
      <w:pPr>
        <w:pStyle w:val="a3"/>
        <w:spacing w:line="276" w:lineRule="auto"/>
        <w:rPr>
          <w:ins w:id="5535" w:author="Dalit Roth" w:date="2020-10-19T15:20:00Z"/>
          <w:rFonts w:asciiTheme="minorBidi" w:hAnsiTheme="minorBidi" w:cstheme="minorBidi"/>
          <w:u w:val="single"/>
        </w:rPr>
      </w:pPr>
    </w:p>
    <w:p w14:paraId="590CBE0D" w14:textId="77777777" w:rsidR="00F35CA9" w:rsidRDefault="00F35CA9" w:rsidP="00F35CA9">
      <w:pPr>
        <w:pStyle w:val="a3"/>
        <w:spacing w:line="276" w:lineRule="auto"/>
        <w:rPr>
          <w:ins w:id="5536" w:author="Dalit Roth" w:date="2020-10-19T15:20:00Z"/>
          <w:rFonts w:asciiTheme="minorBidi" w:hAnsiTheme="minorBidi" w:cstheme="minorBidi"/>
          <w:u w:val="single"/>
        </w:rPr>
      </w:pPr>
    </w:p>
    <w:p w14:paraId="58E3DC9A" w14:textId="77777777" w:rsidR="00F35CA9" w:rsidRDefault="00F35CA9" w:rsidP="00F35CA9">
      <w:pPr>
        <w:pStyle w:val="a3"/>
        <w:spacing w:line="276" w:lineRule="auto"/>
        <w:rPr>
          <w:ins w:id="5537" w:author="Dalit Roth" w:date="2020-10-19T15:20:00Z"/>
          <w:rFonts w:asciiTheme="minorBidi" w:hAnsiTheme="minorBidi" w:cstheme="minorBidi"/>
          <w:u w:val="single"/>
        </w:rPr>
      </w:pPr>
    </w:p>
    <w:p w14:paraId="3892DEA8" w14:textId="77777777" w:rsidR="00F35CA9" w:rsidRDefault="00F35CA9" w:rsidP="00F35CA9">
      <w:pPr>
        <w:pStyle w:val="a3"/>
        <w:spacing w:line="276" w:lineRule="auto"/>
        <w:rPr>
          <w:ins w:id="5538" w:author="Dalit Roth" w:date="2020-10-19T15:20:00Z"/>
          <w:rFonts w:asciiTheme="minorBidi" w:hAnsiTheme="minorBidi" w:cstheme="minorBidi"/>
          <w:u w:val="single"/>
        </w:rPr>
      </w:pPr>
      <w:ins w:id="5539" w:author="Dalit Roth" w:date="2020-10-19T15:20:00Z">
        <w:r w:rsidRPr="00A05079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893248" behindDoc="0" locked="0" layoutInCell="1" allowOverlap="1" wp14:anchorId="1096CEDF" wp14:editId="52C3BBB8">
              <wp:simplePos x="0" y="0"/>
              <wp:positionH relativeFrom="column">
                <wp:posOffset>1910080</wp:posOffset>
              </wp:positionH>
              <wp:positionV relativeFrom="paragraph">
                <wp:posOffset>58834</wp:posOffset>
              </wp:positionV>
              <wp:extent cx="2134538" cy="1789044"/>
              <wp:effectExtent l="0" t="0" r="0" b="1905"/>
              <wp:wrapNone/>
              <wp:docPr id="350" name="תמונה 3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0049" b="33411"/>
                      <a:stretch/>
                    </pic:blipFill>
                    <pic:spPr bwMode="auto">
                      <a:xfrm>
                        <a:off x="0" y="0"/>
                        <a:ext cx="2134538" cy="17890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5749D48" w14:textId="77777777" w:rsidR="00F35CA9" w:rsidRDefault="00F35CA9" w:rsidP="00F35CA9">
      <w:pPr>
        <w:pStyle w:val="a3"/>
        <w:spacing w:line="276" w:lineRule="auto"/>
        <w:rPr>
          <w:ins w:id="5540" w:author="Dalit Roth" w:date="2020-10-19T15:20:00Z"/>
          <w:rFonts w:asciiTheme="minorBidi" w:hAnsiTheme="minorBidi" w:cstheme="minorBidi"/>
          <w:u w:val="single"/>
        </w:rPr>
      </w:pPr>
      <w:ins w:id="5541" w:author="Dalit Roth" w:date="2020-10-19T15:20:00Z">
        <w:r w:rsidRPr="00A05079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897344" behindDoc="0" locked="0" layoutInCell="1" allowOverlap="1" wp14:anchorId="6510EBB4" wp14:editId="3A0576BC">
              <wp:simplePos x="0" y="0"/>
              <wp:positionH relativeFrom="column">
                <wp:posOffset>177877</wp:posOffset>
              </wp:positionH>
              <wp:positionV relativeFrom="paragraph">
                <wp:posOffset>16538</wp:posOffset>
              </wp:positionV>
              <wp:extent cx="1753656" cy="1557935"/>
              <wp:effectExtent l="0" t="0" r="0" b="4445"/>
              <wp:wrapNone/>
              <wp:docPr id="352" name="תמונה 3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462" b="31871"/>
                      <a:stretch/>
                    </pic:blipFill>
                    <pic:spPr bwMode="auto">
                      <a:xfrm>
                        <a:off x="0" y="0"/>
                        <a:ext cx="1754990" cy="1559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5C2D396" w14:textId="77777777" w:rsidR="00F35CA9" w:rsidRDefault="00F35CA9" w:rsidP="00F35CA9">
      <w:pPr>
        <w:pStyle w:val="a3"/>
        <w:spacing w:line="276" w:lineRule="auto"/>
        <w:rPr>
          <w:ins w:id="5542" w:author="Dalit Roth" w:date="2020-10-19T15:20:00Z"/>
          <w:rFonts w:asciiTheme="minorBidi" w:hAnsiTheme="minorBidi" w:cstheme="minorBidi"/>
          <w:u w:val="single"/>
        </w:rPr>
      </w:pPr>
    </w:p>
    <w:p w14:paraId="6E3BE1DA" w14:textId="77777777" w:rsidR="00F35CA9" w:rsidRDefault="00F35CA9" w:rsidP="00F35CA9">
      <w:pPr>
        <w:pStyle w:val="a3"/>
        <w:spacing w:line="276" w:lineRule="auto"/>
        <w:rPr>
          <w:ins w:id="5543" w:author="Dalit Roth" w:date="2020-10-19T15:20:00Z"/>
          <w:rFonts w:asciiTheme="minorBidi" w:hAnsiTheme="minorBidi" w:cstheme="minorBidi"/>
          <w:u w:val="single"/>
        </w:rPr>
      </w:pPr>
    </w:p>
    <w:p w14:paraId="0A546986" w14:textId="77777777" w:rsidR="00F35CA9" w:rsidRDefault="00F35CA9" w:rsidP="00F35CA9">
      <w:pPr>
        <w:pStyle w:val="a3"/>
        <w:spacing w:line="276" w:lineRule="auto"/>
        <w:rPr>
          <w:ins w:id="5544" w:author="Dalit Roth" w:date="2020-10-19T15:20:00Z"/>
          <w:rFonts w:asciiTheme="minorBidi" w:hAnsiTheme="minorBidi" w:cstheme="minorBidi"/>
          <w:u w:val="single"/>
        </w:rPr>
      </w:pPr>
    </w:p>
    <w:p w14:paraId="636100EF" w14:textId="77777777" w:rsidR="00F35CA9" w:rsidRDefault="00F35CA9" w:rsidP="00F35CA9">
      <w:pPr>
        <w:pStyle w:val="a3"/>
        <w:spacing w:line="276" w:lineRule="auto"/>
        <w:rPr>
          <w:ins w:id="5545" w:author="Dalit Roth" w:date="2020-10-19T15:20:00Z"/>
          <w:rFonts w:asciiTheme="minorBidi" w:hAnsiTheme="minorBidi" w:cstheme="minorBidi"/>
          <w:u w:val="single"/>
        </w:rPr>
      </w:pPr>
    </w:p>
    <w:p w14:paraId="1B6DC710" w14:textId="77777777" w:rsidR="00F35CA9" w:rsidRDefault="00F35CA9" w:rsidP="00F35CA9">
      <w:pPr>
        <w:pStyle w:val="a3"/>
        <w:spacing w:line="276" w:lineRule="auto"/>
        <w:rPr>
          <w:ins w:id="5546" w:author="Dalit Roth" w:date="2020-10-19T15:20:00Z"/>
          <w:rFonts w:asciiTheme="minorBidi" w:hAnsiTheme="minorBidi" w:cstheme="minorBidi"/>
          <w:u w:val="single"/>
        </w:rPr>
      </w:pPr>
    </w:p>
    <w:p w14:paraId="5D7A7C6A" w14:textId="77777777" w:rsidR="00F35CA9" w:rsidRDefault="00F35CA9" w:rsidP="00F35CA9">
      <w:pPr>
        <w:pStyle w:val="a3"/>
        <w:spacing w:line="276" w:lineRule="auto"/>
        <w:rPr>
          <w:ins w:id="5547" w:author="Dalit Roth" w:date="2020-10-19T15:20:00Z"/>
          <w:rFonts w:asciiTheme="minorBidi" w:hAnsiTheme="minorBidi" w:cstheme="minorBidi"/>
          <w:u w:val="single"/>
        </w:rPr>
      </w:pPr>
    </w:p>
    <w:p w14:paraId="3F03D2E9" w14:textId="77777777" w:rsidR="00F35CA9" w:rsidRDefault="00F35CA9" w:rsidP="00F35CA9">
      <w:pPr>
        <w:pStyle w:val="a3"/>
        <w:spacing w:line="276" w:lineRule="auto"/>
        <w:rPr>
          <w:ins w:id="5548" w:author="Dalit Roth" w:date="2020-10-19T15:20:00Z"/>
          <w:rFonts w:asciiTheme="minorBidi" w:hAnsiTheme="minorBidi" w:cstheme="minorBidi"/>
          <w:u w:val="single"/>
        </w:rPr>
      </w:pPr>
    </w:p>
    <w:p w14:paraId="10BF1DC6" w14:textId="77777777" w:rsidR="00F35CA9" w:rsidRDefault="00F35CA9" w:rsidP="00F35CA9">
      <w:pPr>
        <w:pStyle w:val="a3"/>
        <w:spacing w:line="276" w:lineRule="auto"/>
        <w:rPr>
          <w:ins w:id="5549" w:author="Dalit Roth" w:date="2020-10-19T15:20:00Z"/>
          <w:rFonts w:asciiTheme="minorBidi" w:hAnsiTheme="minorBidi" w:cstheme="minorBidi"/>
          <w:u w:val="single"/>
        </w:rPr>
      </w:pPr>
    </w:p>
    <w:p w14:paraId="0EE5E257" w14:textId="77777777" w:rsidR="00F35CA9" w:rsidRDefault="00F35CA9" w:rsidP="00F35CA9">
      <w:pPr>
        <w:pStyle w:val="a3"/>
        <w:spacing w:line="276" w:lineRule="auto"/>
        <w:rPr>
          <w:ins w:id="5550" w:author="Dalit Roth" w:date="2020-10-19T15:20:00Z"/>
          <w:rFonts w:asciiTheme="minorBidi" w:hAnsiTheme="minorBidi" w:cstheme="minorBidi"/>
          <w:u w:val="single"/>
        </w:rPr>
      </w:pPr>
    </w:p>
    <w:p w14:paraId="2428D9EE" w14:textId="77777777" w:rsidR="00F35CA9" w:rsidRPr="00C33D60" w:rsidRDefault="00F35CA9" w:rsidP="00F35CA9">
      <w:pPr>
        <w:pStyle w:val="a3"/>
        <w:spacing w:line="276" w:lineRule="auto"/>
        <w:rPr>
          <w:ins w:id="5551" w:author="Dalit Roth" w:date="2020-10-19T15:20:00Z"/>
          <w:rFonts w:asciiTheme="minorBidi" w:hAnsiTheme="minorBidi" w:cstheme="minorBidi"/>
          <w:u w:val="single"/>
        </w:rPr>
      </w:pPr>
    </w:p>
    <w:p w14:paraId="4E3D4D63" w14:textId="77777777" w:rsidR="00F35CA9" w:rsidRDefault="00F35CA9" w:rsidP="00F35CA9">
      <w:pPr>
        <w:bidi/>
        <w:spacing w:line="276" w:lineRule="auto"/>
        <w:rPr>
          <w:ins w:id="5552" w:author="Dalit Roth" w:date="2020-10-19T15:20:00Z"/>
          <w:rFonts w:asciiTheme="minorBidi" w:hAnsiTheme="minorBidi" w:cstheme="minorBidi"/>
          <w:noProof/>
        </w:rPr>
      </w:pPr>
      <w:ins w:id="5553" w:author="Dalit Roth" w:date="2020-10-19T15:20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</w:ins>
    </w:p>
    <w:p w14:paraId="20CEA536" w14:textId="77777777" w:rsidR="00F35CA9" w:rsidRDefault="00F35CA9" w:rsidP="00F35CA9">
      <w:pPr>
        <w:framePr w:hSpace="180" w:wrap="around" w:vAnchor="text" w:hAnchor="text" w:y="1"/>
        <w:suppressOverlap/>
        <w:rPr>
          <w:ins w:id="5554" w:author="Dalit Roth" w:date="2020-10-19T15:20:00Z"/>
          <w:rFonts w:cs="Arial"/>
          <w:noProof/>
        </w:rPr>
      </w:pPr>
    </w:p>
    <w:tbl>
      <w:tblPr>
        <w:tblpPr w:leftFromText="180" w:rightFromText="180" w:vertAnchor="text" w:horzAnchor="page" w:tblpX="525" w:tblpY="9"/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F35CA9" w:rsidRPr="0084232E" w14:paraId="777CF834" w14:textId="77777777" w:rsidTr="00E91B4A">
        <w:trPr>
          <w:trHeight w:val="290"/>
          <w:ins w:id="5555" w:author="Dalit Roth" w:date="2020-10-19T15:20:00Z"/>
        </w:trPr>
        <w:tc>
          <w:tcPr>
            <w:tcW w:w="2065" w:type="dxa"/>
            <w:shd w:val="clear" w:color="auto" w:fill="auto"/>
            <w:noWrap/>
            <w:vAlign w:val="bottom"/>
          </w:tcPr>
          <w:p w14:paraId="32A4BEB7" w14:textId="77777777" w:rsidR="00F35CA9" w:rsidRPr="00410B23" w:rsidRDefault="00F35CA9" w:rsidP="00E91B4A">
            <w:pPr>
              <w:pStyle w:val="HTML"/>
              <w:shd w:val="clear" w:color="auto" w:fill="FFFFFF"/>
              <w:wordWrap w:val="0"/>
              <w:rPr>
                <w:ins w:id="5556" w:author="Dalit Roth" w:date="2020-10-19T15:20:00Z"/>
                <w:rFonts w:ascii="Lucida Console" w:hAnsi="Lucida Console"/>
                <w:color w:val="000000"/>
              </w:rPr>
            </w:pPr>
            <w:ins w:id="5557" w:author="Dalit Roth" w:date="2020-10-19T15:20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84232E">
                <w:rPr>
                  <w:rFonts w:asciiTheme="minorBidi" w:hAnsiTheme="minorBidi" w:cstheme="minorBidi"/>
                  <w:sz w:val="22"/>
                  <w:szCs w:val="22"/>
                </w:rPr>
                <w:t xml:space="preserve">ho </w:t>
              </w:r>
              <w:proofErr w:type="gramStart"/>
              <w:r w:rsidRPr="00592CCC">
                <w:rPr>
                  <w:rFonts w:asciiTheme="minorBidi" w:hAnsiTheme="minorBidi" w:cstheme="minorBidi"/>
                  <w:color w:val="FF0000"/>
                  <w:sz w:val="22"/>
                  <w:szCs w:val="22"/>
                </w:rPr>
                <w:t xml:space="preserve">= </w:t>
              </w:r>
              <w:r w:rsidRPr="00592CCC">
                <w:rPr>
                  <w:rStyle w:val="a5"/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 </w:t>
              </w:r>
              <w:r w:rsidRPr="00592CCC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>0</w:t>
              </w:r>
              <w:proofErr w:type="gramEnd"/>
              <w:r w:rsidRPr="00592CCC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>.126197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53551DC" w14:textId="77777777" w:rsidR="00F35CA9" w:rsidRPr="00410B23" w:rsidRDefault="00F35CA9" w:rsidP="00E91B4A">
            <w:pPr>
              <w:pStyle w:val="HTML"/>
              <w:shd w:val="clear" w:color="auto" w:fill="FFFFFF"/>
              <w:wordWrap w:val="0"/>
              <w:rPr>
                <w:ins w:id="5558" w:author="Dalit Roth" w:date="2020-10-19T15:20:00Z"/>
                <w:rFonts w:ascii="Lucida Console" w:hAnsi="Lucida Console"/>
                <w:color w:val="000000"/>
              </w:rPr>
            </w:pPr>
            <w:ins w:id="5559" w:author="Dalit Roth" w:date="2020-10-19T15:20:00Z">
              <w:r w:rsidRPr="0084232E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 </w:t>
              </w:r>
              <w:r w:rsidRPr="00A05079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384623810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9926DE5" w14:textId="77777777" w:rsidR="00F35CA9" w:rsidRPr="00A05079" w:rsidRDefault="00F35CA9" w:rsidP="00E91B4A">
            <w:pPr>
              <w:pStyle w:val="HTML"/>
              <w:shd w:val="clear" w:color="auto" w:fill="FFFFFF"/>
              <w:wordWrap w:val="0"/>
              <w:rPr>
                <w:ins w:id="5560" w:author="Dalit Roth" w:date="2020-10-19T15:20:00Z"/>
                <w:rFonts w:ascii="Lucida Console" w:hAnsi="Lucida Console"/>
                <w:color w:val="000000"/>
              </w:rPr>
            </w:pPr>
            <w:ins w:id="5561" w:author="Dalit Roth" w:date="2020-10-19T15:20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</w:t>
              </w:r>
              <w:proofErr w:type="gramStart"/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&lt; 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A05079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4.796e</w:t>
              </w:r>
              <w:proofErr w:type="gramEnd"/>
              <w:r w:rsidRPr="00A05079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-12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18E9F2B" w14:textId="77777777" w:rsidR="00F35CA9" w:rsidRPr="0084232E" w:rsidRDefault="00F35CA9" w:rsidP="00E91B4A">
            <w:pPr>
              <w:spacing w:line="276" w:lineRule="auto"/>
              <w:jc w:val="center"/>
              <w:rPr>
                <w:ins w:id="5562" w:author="Dalit Roth" w:date="2020-10-19T15:20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563" w:author="Dalit Roth" w:date="2020-10-19T15:20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F35CA9" w:rsidRPr="0084232E" w14:paraId="219DB150" w14:textId="77777777" w:rsidTr="00E91B4A">
        <w:trPr>
          <w:trHeight w:val="290"/>
          <w:ins w:id="5564" w:author="Dalit Roth" w:date="2020-10-19T15:20:00Z"/>
        </w:trPr>
        <w:tc>
          <w:tcPr>
            <w:tcW w:w="2065" w:type="dxa"/>
            <w:shd w:val="clear" w:color="auto" w:fill="auto"/>
            <w:noWrap/>
            <w:vAlign w:val="bottom"/>
          </w:tcPr>
          <w:p w14:paraId="104ADCF4" w14:textId="77777777" w:rsidR="00F35CA9" w:rsidRPr="0084232E" w:rsidRDefault="00F35CA9" w:rsidP="00E91B4A">
            <w:pPr>
              <w:pStyle w:val="HTML"/>
              <w:shd w:val="clear" w:color="auto" w:fill="FFFFFF"/>
              <w:wordWrap w:val="0"/>
              <w:rPr>
                <w:ins w:id="5565" w:author="Dalit Roth" w:date="2020-10-19T15:20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566" w:author="Dalit Roth" w:date="2020-10-19T15:20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84232E">
                <w:rPr>
                  <w:rFonts w:asciiTheme="minorBidi" w:hAnsiTheme="minorBidi" w:cstheme="minorBidi"/>
                  <w:sz w:val="22"/>
                  <w:szCs w:val="22"/>
                </w:rPr>
                <w:t xml:space="preserve">ho </w:t>
              </w:r>
              <w:r>
                <w:rPr>
                  <w:rFonts w:asciiTheme="minorBidi" w:hAnsiTheme="minorBidi" w:cstheme="minorBidi"/>
                  <w:sz w:val="22"/>
                  <w:szCs w:val="22"/>
                </w:rPr>
                <w:t>=NA</w:t>
              </w:r>
            </w:ins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30B2C13" w14:textId="77777777" w:rsidR="00F35CA9" w:rsidRPr="0084232E" w:rsidRDefault="00F35CA9" w:rsidP="00E91B4A">
            <w:pPr>
              <w:pStyle w:val="HTML"/>
              <w:shd w:val="clear" w:color="auto" w:fill="FFFFFF"/>
              <w:wordWrap w:val="0"/>
              <w:rPr>
                <w:ins w:id="5567" w:author="Dalit Roth" w:date="2020-10-19T15:20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568" w:author="Dalit Roth" w:date="2020-10-19T15:20:00Z">
              <w:r w:rsidRPr="0084232E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NA</w:t>
              </w:r>
            </w:ins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EA6878D" w14:textId="77777777" w:rsidR="00F35CA9" w:rsidRPr="0084232E" w:rsidRDefault="00F35CA9" w:rsidP="00E91B4A">
            <w:pPr>
              <w:spacing w:line="276" w:lineRule="auto"/>
              <w:jc w:val="center"/>
              <w:rPr>
                <w:ins w:id="5569" w:author="Dalit Roth" w:date="2020-10-19T15:20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570" w:author="Dalit Roth" w:date="2020-10-19T15:20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</w:t>
              </w:r>
              <w:r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>=NA</w:t>
              </w:r>
            </w:ins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5AB2455" w14:textId="77777777" w:rsidR="00F35CA9" w:rsidRPr="0084232E" w:rsidRDefault="00F35CA9" w:rsidP="00E91B4A">
            <w:pPr>
              <w:spacing w:line="276" w:lineRule="auto"/>
              <w:jc w:val="center"/>
              <w:rPr>
                <w:ins w:id="5571" w:author="Dalit Roth" w:date="2020-10-19T15:20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572" w:author="Dalit Roth" w:date="2020-10-19T15:20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39A81B23" w14:textId="77777777" w:rsidR="00F35CA9" w:rsidRDefault="00F35CA9" w:rsidP="00F35CA9">
      <w:pPr>
        <w:framePr w:hSpace="180" w:wrap="around" w:vAnchor="text" w:hAnchor="text" w:y="1"/>
        <w:suppressOverlap/>
        <w:rPr>
          <w:ins w:id="5573" w:author="Dalit Roth" w:date="2020-10-19T15:20:00Z"/>
          <w:rFonts w:cs="Arial"/>
          <w:noProof/>
        </w:rPr>
      </w:pPr>
    </w:p>
    <w:p w14:paraId="566D8057" w14:textId="0125D5BA" w:rsidR="00F35CA9" w:rsidRDefault="00F35CA9" w:rsidP="00F35CA9">
      <w:pPr>
        <w:bidi/>
        <w:rPr>
          <w:rtl/>
        </w:rPr>
        <w:pPrChange w:id="5574" w:author="Dalit Roth" w:date="2020-10-19T15:20:00Z">
          <w:pPr>
            <w:bidi/>
          </w:pPr>
        </w:pPrChange>
      </w:pPr>
      <w:ins w:id="5575" w:author="Dalit Roth" w:date="2020-10-19T15:20:00Z">
        <w:r>
          <w:rPr>
            <w:rFonts w:cs="Arial" w:hint="cs"/>
            <w:noProof/>
            <w:rtl/>
          </w:rPr>
          <w:t>נ</w:t>
        </w:r>
        <w:r w:rsidRPr="00E47E68">
          <w:rPr>
            <w:rFonts w:cs="Arial" w:hint="cs"/>
            <w:noProof/>
            <w:highlight w:val="yellow"/>
            <w:rtl/>
          </w:rPr>
          <w:t>יקוי ערכי הקיצון פגע בקורולציה-</w:t>
        </w:r>
      </w:ins>
    </w:p>
    <w:p w14:paraId="09776B20" w14:textId="07D5F2B7" w:rsidR="00774CEC" w:rsidRPr="009304C1" w:rsidDel="00F35CA9" w:rsidRDefault="00774CEC" w:rsidP="00774CEC">
      <w:pPr>
        <w:bidi/>
        <w:rPr>
          <w:del w:id="5576" w:author="Dalit Roth" w:date="2020-10-19T15:20:00Z"/>
          <w:rtl/>
        </w:rPr>
      </w:pPr>
      <w:del w:id="5577" w:author="Dalit Roth" w:date="2020-10-19T15:20:00Z">
        <w:r w:rsidRPr="00FF7BB2" w:rsidDel="00F35CA9">
          <w:rPr>
            <w:rFonts w:cs="Arial" w:hint="cs"/>
            <w:noProof/>
            <w:rtl/>
          </w:rPr>
          <w:drawing>
            <wp:anchor distT="0" distB="0" distL="114300" distR="114300" simplePos="0" relativeHeight="251409920" behindDoc="0" locked="0" layoutInCell="1" allowOverlap="1" wp14:anchorId="45556884" wp14:editId="7EA8CB8E">
              <wp:simplePos x="0" y="0"/>
              <wp:positionH relativeFrom="column">
                <wp:posOffset>35560</wp:posOffset>
              </wp:positionH>
              <wp:positionV relativeFrom="paragraph">
                <wp:posOffset>5080</wp:posOffset>
              </wp:positionV>
              <wp:extent cx="1828165" cy="1722755"/>
              <wp:effectExtent l="0" t="0" r="635" b="0"/>
              <wp:wrapNone/>
              <wp:docPr id="175" name="תמונה 1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9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044" b="31020"/>
                      <a:stretch/>
                    </pic:blipFill>
                    <pic:spPr bwMode="auto">
                      <a:xfrm>
                        <a:off x="0" y="0"/>
                        <a:ext cx="1828165" cy="1722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FF7BB2" w:rsidDel="00F35CA9">
          <w:rPr>
            <w:rFonts w:cs="Arial" w:hint="cs"/>
            <w:noProof/>
            <w:rtl/>
          </w:rPr>
          <w:drawing>
            <wp:inline distT="0" distB="0" distL="0" distR="0" wp14:anchorId="63F62017" wp14:editId="2C960ECF">
              <wp:extent cx="1538530" cy="1330620"/>
              <wp:effectExtent l="0" t="0" r="5080" b="3175"/>
              <wp:docPr id="100" name="תמונה 10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9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655" b="34354"/>
                      <a:stretch/>
                    </pic:blipFill>
                    <pic:spPr bwMode="auto">
                      <a:xfrm>
                        <a:off x="0" y="0"/>
                        <a:ext cx="1545171" cy="133636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RPr="00FF7BB2" w:rsidDel="00F35CA9">
          <w:rPr>
            <w:rFonts w:cs="Arial" w:hint="cs"/>
            <w:noProof/>
            <w:rtl/>
          </w:rPr>
          <w:drawing>
            <wp:inline distT="0" distB="0" distL="0" distR="0" wp14:anchorId="6D778836" wp14:editId="13C2D75F">
              <wp:extent cx="1866427" cy="1558701"/>
              <wp:effectExtent l="0" t="0" r="635" b="3810"/>
              <wp:docPr id="178" name="תמונה 1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6523" b="40252"/>
                      <a:stretch/>
                    </pic:blipFill>
                    <pic:spPr bwMode="auto">
                      <a:xfrm>
                        <a:off x="0" y="0"/>
                        <a:ext cx="1875205" cy="15660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3BA284B1" w14:textId="35CD1B1E" w:rsidR="00774CEC" w:rsidDel="00F35CA9" w:rsidRDefault="00774CEC" w:rsidP="00C33D60">
      <w:pPr>
        <w:pStyle w:val="a3"/>
        <w:spacing w:line="276" w:lineRule="auto"/>
        <w:rPr>
          <w:del w:id="5578" w:author="Dalit Roth" w:date="2020-10-19T15:20:00Z"/>
          <w:rFonts w:asciiTheme="minorBidi" w:hAnsiTheme="minorBidi" w:cstheme="minorBidi"/>
          <w:u w:val="single"/>
        </w:rPr>
      </w:pPr>
    </w:p>
    <w:p w14:paraId="1AA23B45" w14:textId="5CC889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452BF7F" w14:textId="45891E9D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38683EB5" w14:textId="123A7F2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92C7CAA" w14:textId="6AB777DF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B7E985B" w14:textId="62A795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52222349" w14:textId="02B07D2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7BE7F56" w14:textId="7227E0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7ED22E0B" w14:textId="603D4A8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2A6080CC" w14:textId="5339D99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D5D5AA2" w14:textId="316ADE7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BE4EDAB" w14:textId="77777777" w:rsidR="00774CEC" w:rsidRPr="00C33D60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1131BF6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5DE9FCEC" w14:textId="2498B2E1" w:rsidR="002E7EF3" w:rsidRPr="00C33D60" w:rsidRDefault="002E7EF3" w:rsidP="0078097A">
      <w:pPr>
        <w:pStyle w:val="a3"/>
        <w:numPr>
          <w:ilvl w:val="0"/>
          <w:numId w:val="24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depart_Editing_female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112550" w14:textId="68BE0C4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ED15098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F0DAB96" w14:textId="5947766B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F1B1E64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651F98A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1DEEF30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08AC5E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6D7E57F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638C2628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2A0B163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9C1E92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25D9072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E69C143" w14:textId="6EC5CE5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A280680" w14:textId="638CBF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C8E2A33" w14:textId="79C2001C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0.1216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4F5CE3A" w14:textId="51493C59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4F56FE4" w14:textId="7F718AEB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D28274" w14:textId="7D4294D3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4E36319" w14:textId="064D1E24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758CAE67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A7B4180" w14:textId="1E6EC99C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825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0D88D60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310B9CA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84A608" w14:textId="0E0D24EE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E236B4" w14:textId="40FD1B4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D598144" w14:textId="0C03CCC6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C0DA82" w14:textId="3700B61F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8B67AB" w14:textId="09F6375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114FF09" w14:textId="5452EAE5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2596C62F" w14:textId="243DAE5A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EBE416C" w14:textId="649C7025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662977" wp14:editId="34CD0585">
            <wp:extent cx="1906173" cy="190617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81" cy="19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59166E29" w14:textId="77777777" w:rsidR="00AD1E19" w:rsidRPr="00C33D60" w:rsidRDefault="00AD1E19" w:rsidP="00AD1E19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5922951" w14:textId="53FDCED4" w:rsidR="00E058BA" w:rsidRDefault="00AD1E19" w:rsidP="0040104D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B894F8D" w14:textId="0F6BCC88" w:rsidR="00B82FF1" w:rsidRPr="00C33D60" w:rsidRDefault="00B82FF1" w:rsidP="0078097A">
      <w:pPr>
        <w:pStyle w:val="a3"/>
        <w:numPr>
          <w:ilvl w:val="0"/>
          <w:numId w:val="24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depart_lighting_female</w:t>
      </w:r>
      <w:proofErr w:type="spellEnd"/>
    </w:p>
    <w:p w14:paraId="18F662EC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F3DC0F1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F1FA2C9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590"/>
        <w:gridCol w:w="1440"/>
      </w:tblGrid>
      <w:tr w:rsidR="00E058BA" w:rsidRPr="00C33D60" w14:paraId="51E951D2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235DB1B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5C788AA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176C45F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FC4128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1006C48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590" w:type="dxa"/>
            <w:shd w:val="clear" w:color="000000" w:fill="000000"/>
            <w:vAlign w:val="bottom"/>
            <w:hideMark/>
          </w:tcPr>
          <w:p w14:paraId="6EAECEA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4339D0E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033FCB8C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7EF4D8C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22C3A6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45CA7164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0.00068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026CE4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68A57D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0.026091</w:t>
            </w:r>
          </w:p>
        </w:tc>
        <w:tc>
          <w:tcPr>
            <w:tcW w:w="1590" w:type="dxa"/>
            <w:shd w:val="clear" w:color="auto" w:fill="auto"/>
            <w:noWrap/>
            <w:vAlign w:val="bottom"/>
            <w:hideMark/>
          </w:tcPr>
          <w:p w14:paraId="2458849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2E24E4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1D0B9EB8" w14:textId="291FC540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</w:t>
      </w:r>
    </w:p>
    <w:p w14:paraId="5CDCC8AE" w14:textId="33DF207D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22189E76" w14:textId="4E242CF0" w:rsidR="009E2683" w:rsidRPr="00C33D60" w:rsidRDefault="009E2683" w:rsidP="00E058BA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784F402A" wp14:editId="38598706">
            <wp:extent cx="1866900" cy="1866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4B4" w14:textId="0B08724A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31DF893E" w14:textId="77777777" w:rsidR="0040104D" w:rsidRPr="002E4148" w:rsidRDefault="0040104D" w:rsidP="0040104D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0104D">
        <w:rPr>
          <w:rFonts w:asciiTheme="minorBidi" w:hAnsiTheme="minorBidi" w:cstheme="minorBidi" w:hint="cs"/>
          <w:highlight w:val="cyan"/>
          <w:u w:val="single"/>
          <w:rtl/>
        </w:rPr>
        <w:t>המשתנה נראה חסר משמעות מאחר ועיקר הערכים הם 0</w:t>
      </w:r>
    </w:p>
    <w:p w14:paraId="5E152CA4" w14:textId="77777777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013DEE52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30B81A32" w14:textId="482652A9" w:rsidR="00B82FF1" w:rsidRPr="00C33D60" w:rsidRDefault="00B82FF1" w:rsidP="0078097A">
      <w:pPr>
        <w:pStyle w:val="a3"/>
        <w:numPr>
          <w:ilvl w:val="0"/>
          <w:numId w:val="24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depart_production_female</w:t>
      </w:r>
      <w:proofErr w:type="spellEnd"/>
    </w:p>
    <w:p w14:paraId="045FA6A8" w14:textId="77777777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C5BC29F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67463F47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0CF667D4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:rsidDel="00F35CA9" w14:paraId="4FAE66E6" w14:textId="1B1E5152" w:rsidTr="00774CEC">
        <w:trPr>
          <w:trHeight w:val="260"/>
          <w:del w:id="5579" w:author="Dalit Roth" w:date="2020-10-19T15:20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F9EC1B" w14:textId="3FD75564" w:rsidR="00774CEC" w:rsidRPr="00836975" w:rsidDel="00F35CA9" w:rsidRDefault="00774CEC" w:rsidP="00774CEC">
            <w:pPr>
              <w:jc w:val="center"/>
              <w:rPr>
                <w:del w:id="5580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581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Min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E3BB94" w14:textId="17686518" w:rsidR="00774CEC" w:rsidRPr="00836975" w:rsidDel="00F35CA9" w:rsidRDefault="00774CEC" w:rsidP="00774CEC">
            <w:pPr>
              <w:jc w:val="center"/>
              <w:rPr>
                <w:del w:id="5582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583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Max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9FC23C" w14:textId="2B0C6A9D" w:rsidR="00774CEC" w:rsidRPr="00836975" w:rsidDel="00F35CA9" w:rsidRDefault="00774CEC" w:rsidP="00774CEC">
            <w:pPr>
              <w:jc w:val="center"/>
              <w:rPr>
                <w:del w:id="5584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585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EB2461" w14:textId="65E3B3E1" w:rsidR="00774CEC" w:rsidRPr="00836975" w:rsidDel="00F35CA9" w:rsidRDefault="00774CEC" w:rsidP="00774CEC">
            <w:pPr>
              <w:jc w:val="center"/>
              <w:rPr>
                <w:del w:id="5586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587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Median</w:delText>
              </w:r>
            </w:del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DF7A00" w14:textId="0F95D401" w:rsidR="00774CEC" w:rsidRPr="00836975" w:rsidDel="00F35CA9" w:rsidRDefault="00774CEC" w:rsidP="00774CEC">
            <w:pPr>
              <w:jc w:val="center"/>
              <w:rPr>
                <w:del w:id="5588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589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StdDev</w:delText>
              </w:r>
            </w:del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5826E6" w14:textId="6065AE0C" w:rsidR="00774CEC" w:rsidRPr="00836975" w:rsidDel="00F35CA9" w:rsidRDefault="00774CEC" w:rsidP="00774CEC">
            <w:pPr>
              <w:jc w:val="center"/>
              <w:rPr>
                <w:del w:id="5590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591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- 25%</w:delText>
              </w:r>
            </w:del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D8F150" w14:textId="32199964" w:rsidR="00774CEC" w:rsidRPr="00836975" w:rsidDel="00F35CA9" w:rsidRDefault="00774CEC" w:rsidP="00774CEC">
            <w:pPr>
              <w:jc w:val="center"/>
              <w:rPr>
                <w:del w:id="5592" w:author="Dalit Roth" w:date="2020-10-19T15:20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del w:id="5593" w:author="Dalit Roth" w:date="2020-10-19T15:20:00Z">
              <w:r w:rsidRPr="00836975" w:rsidDel="00F35CA9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delText>IQR - 75%</w:delText>
              </w:r>
            </w:del>
          </w:p>
        </w:tc>
      </w:tr>
      <w:tr w:rsidR="00774CEC" w:rsidRPr="00836975" w:rsidDel="00F35CA9" w14:paraId="00DF62C4" w14:textId="009E8457" w:rsidTr="00774CEC">
        <w:trPr>
          <w:trHeight w:val="290"/>
          <w:del w:id="5594" w:author="Dalit Roth" w:date="2020-10-19T15:20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616A" w14:textId="4505BC5B" w:rsidR="00774CEC" w:rsidRPr="00836975" w:rsidDel="00F35CA9" w:rsidRDefault="00774CEC" w:rsidP="00774CEC">
            <w:pPr>
              <w:jc w:val="center"/>
              <w:rPr>
                <w:del w:id="5595" w:author="Dalit Roth" w:date="2020-10-19T15:20:00Z"/>
                <w:rFonts w:ascii="Calibri" w:hAnsi="Calibri" w:cs="Calibri"/>
                <w:color w:val="000000"/>
              </w:rPr>
            </w:pPr>
            <w:del w:id="5596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13DE" w14:textId="1565DB81" w:rsidR="00774CEC" w:rsidRPr="00836975" w:rsidDel="00F35CA9" w:rsidRDefault="00774CEC" w:rsidP="00774CEC">
            <w:pPr>
              <w:jc w:val="center"/>
              <w:rPr>
                <w:del w:id="5597" w:author="Dalit Roth" w:date="2020-10-19T15:20:00Z"/>
                <w:rFonts w:ascii="Calibri" w:hAnsi="Calibri" w:cs="Calibri"/>
                <w:color w:val="000000"/>
              </w:rPr>
            </w:pPr>
            <w:del w:id="5598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12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32F4C" w14:textId="1B3E7A29" w:rsidR="00774CEC" w:rsidRPr="00836975" w:rsidDel="00F35CA9" w:rsidRDefault="00774CEC" w:rsidP="00774CEC">
            <w:pPr>
              <w:jc w:val="center"/>
              <w:rPr>
                <w:del w:id="5599" w:author="Dalit Roth" w:date="2020-10-19T15:20:00Z"/>
                <w:rFonts w:ascii="Calibri" w:hAnsi="Calibri" w:cs="Calibri"/>
                <w:color w:val="000000"/>
              </w:rPr>
            </w:pPr>
            <w:del w:id="5600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0.9396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55FD" w14:textId="4859C237" w:rsidR="00774CEC" w:rsidRPr="00836975" w:rsidDel="00F35CA9" w:rsidRDefault="00774CEC" w:rsidP="00774CEC">
            <w:pPr>
              <w:jc w:val="center"/>
              <w:rPr>
                <w:del w:id="5601" w:author="Dalit Roth" w:date="2020-10-19T15:20:00Z"/>
                <w:rFonts w:ascii="Calibri" w:hAnsi="Calibri" w:cs="Calibri"/>
                <w:color w:val="000000"/>
              </w:rPr>
            </w:pPr>
            <w:del w:id="5602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D3E0" w14:textId="662C1D5A" w:rsidR="00774CEC" w:rsidRPr="00836975" w:rsidDel="00F35CA9" w:rsidRDefault="00774CEC" w:rsidP="00774CEC">
            <w:pPr>
              <w:jc w:val="center"/>
              <w:rPr>
                <w:del w:id="5603" w:author="Dalit Roth" w:date="2020-10-19T15:20:00Z"/>
                <w:rFonts w:ascii="Calibri" w:hAnsi="Calibri" w:cs="Calibri"/>
                <w:color w:val="000000"/>
              </w:rPr>
            </w:pPr>
            <w:del w:id="5604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 </w:delText>
              </w:r>
            </w:del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A3A13" w14:textId="4DA42CD9" w:rsidR="00774CEC" w:rsidRPr="00836975" w:rsidDel="00F35CA9" w:rsidRDefault="00774CEC" w:rsidP="00774CEC">
            <w:pPr>
              <w:jc w:val="center"/>
              <w:rPr>
                <w:del w:id="5605" w:author="Dalit Roth" w:date="2020-10-19T15:20:00Z"/>
                <w:rFonts w:ascii="Calibri" w:hAnsi="Calibri" w:cs="Calibri"/>
                <w:color w:val="000000"/>
              </w:rPr>
            </w:pPr>
            <w:del w:id="5606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D4EC" w14:textId="3798EBE5" w:rsidR="00774CEC" w:rsidRPr="00836975" w:rsidDel="00F35CA9" w:rsidRDefault="00774CEC" w:rsidP="00774CEC">
            <w:pPr>
              <w:jc w:val="center"/>
              <w:rPr>
                <w:del w:id="5607" w:author="Dalit Roth" w:date="2020-10-19T15:20:00Z"/>
                <w:rFonts w:ascii="Calibri" w:hAnsi="Calibri" w:cs="Calibri"/>
                <w:color w:val="000000"/>
              </w:rPr>
            </w:pPr>
            <w:del w:id="5608" w:author="Dalit Roth" w:date="2020-10-19T15:20:00Z">
              <w:r w:rsidDel="00F35CA9">
                <w:rPr>
                  <w:rFonts w:ascii="Arial" w:hAnsi="Arial" w:cs="Arial"/>
                  <w:color w:val="000000"/>
                  <w:sz w:val="20"/>
                  <w:szCs w:val="20"/>
                </w:rPr>
                <w:delText>2</w:delText>
              </w:r>
            </w:del>
          </w:p>
        </w:tc>
      </w:tr>
    </w:tbl>
    <w:p w14:paraId="14DCA497" w14:textId="5C47B068" w:rsidR="00774CEC" w:rsidDel="00F35CA9" w:rsidRDefault="00774CEC" w:rsidP="00774CEC">
      <w:pPr>
        <w:bidi/>
        <w:rPr>
          <w:del w:id="5609" w:author="Dalit Roth" w:date="2020-10-19T15:20:00Z"/>
          <w:rFonts w:asciiTheme="minorBidi" w:hAnsiTheme="minorBidi"/>
          <w:rtl/>
        </w:rPr>
      </w:pPr>
    </w:p>
    <w:p w14:paraId="6FA2EED9" w14:textId="0F4DCB3F" w:rsidR="00774CEC" w:rsidDel="00F35CA9" w:rsidRDefault="00774CEC" w:rsidP="00774CEC">
      <w:pPr>
        <w:bidi/>
        <w:rPr>
          <w:del w:id="5610" w:author="Dalit Roth" w:date="2020-10-19T15:20:00Z"/>
          <w:rFonts w:asciiTheme="minorBidi" w:hAnsiTheme="minorBidi"/>
          <w:rtl/>
        </w:rPr>
      </w:pPr>
      <w:del w:id="5611" w:author="Dalit Roth" w:date="2020-10-19T15:20:00Z">
        <w:r w:rsidRPr="0075304E" w:rsidDel="00F35CA9">
          <w:rPr>
            <w:rFonts w:cs="Arial" w:hint="cs"/>
            <w:noProof/>
            <w:rtl/>
          </w:rPr>
          <w:drawing>
            <wp:anchor distT="0" distB="0" distL="114300" distR="114300" simplePos="0" relativeHeight="251416064" behindDoc="0" locked="0" layoutInCell="1" allowOverlap="1" wp14:anchorId="3E55F15C" wp14:editId="5D9DC480">
              <wp:simplePos x="0" y="0"/>
              <wp:positionH relativeFrom="column">
                <wp:posOffset>-398145</wp:posOffset>
              </wp:positionH>
              <wp:positionV relativeFrom="paragraph">
                <wp:posOffset>323215</wp:posOffset>
              </wp:positionV>
              <wp:extent cx="1775460" cy="1635760"/>
              <wp:effectExtent l="0" t="0" r="0" b="2540"/>
              <wp:wrapNone/>
              <wp:docPr id="182" name="תמונה 1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044" b="32559"/>
                      <a:stretch/>
                    </pic:blipFill>
                    <pic:spPr bwMode="auto">
                      <a:xfrm>
                        <a:off x="0" y="0"/>
                        <a:ext cx="1775460" cy="163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75304E" w:rsidDel="00F35CA9">
          <w:rPr>
            <w:rFonts w:cs="Arial" w:hint="cs"/>
            <w:noProof/>
            <w:rtl/>
          </w:rPr>
          <w:drawing>
            <wp:anchor distT="0" distB="0" distL="114300" distR="114300" simplePos="0" relativeHeight="251412992" behindDoc="0" locked="0" layoutInCell="1" allowOverlap="1" wp14:anchorId="1D431628" wp14:editId="08883BBE">
              <wp:simplePos x="0" y="0"/>
              <wp:positionH relativeFrom="column">
                <wp:posOffset>1289795</wp:posOffset>
              </wp:positionH>
              <wp:positionV relativeFrom="paragraph">
                <wp:posOffset>339164</wp:posOffset>
              </wp:positionV>
              <wp:extent cx="1972599" cy="1638521"/>
              <wp:effectExtent l="0" t="0" r="8890" b="0"/>
              <wp:wrapNone/>
              <wp:docPr id="184" name="תמונה 1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525" b="39685"/>
                      <a:stretch/>
                    </pic:blipFill>
                    <pic:spPr bwMode="auto">
                      <a:xfrm>
                        <a:off x="0" y="0"/>
                        <a:ext cx="1972599" cy="16385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Del="00F35CA9">
          <w:rPr>
            <w:rFonts w:asciiTheme="minorBidi" w:hAnsiTheme="minorBidi" w:hint="cs"/>
            <w:rtl/>
          </w:rPr>
          <w:delText xml:space="preserve">כמות ערכים חריגים:78  </w:delText>
        </w:r>
      </w:del>
    </w:p>
    <w:p w14:paraId="58B1F6CD" w14:textId="1EF5D4A8" w:rsidR="00774CEC" w:rsidDel="00F35CA9" w:rsidRDefault="00774CEC" w:rsidP="00774CEC">
      <w:pPr>
        <w:bidi/>
        <w:rPr>
          <w:del w:id="5612" w:author="Dalit Roth" w:date="2020-10-19T15:20:00Z"/>
          <w:rtl/>
        </w:rPr>
      </w:pPr>
      <w:del w:id="5613" w:author="Dalit Roth" w:date="2020-10-19T15:20:00Z">
        <w:r w:rsidRPr="0075304E" w:rsidDel="00F35CA9">
          <w:rPr>
            <w:rFonts w:cs="Arial" w:hint="cs"/>
            <w:noProof/>
            <w:rtl/>
          </w:rPr>
          <w:drawing>
            <wp:inline distT="0" distB="0" distL="0" distR="0" wp14:anchorId="26F98E2E" wp14:editId="6D68A84F">
              <wp:extent cx="1912643" cy="1796624"/>
              <wp:effectExtent l="0" t="0" r="0" b="0"/>
              <wp:docPr id="186" name="תמונה 1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362" b="30507"/>
                      <a:stretch/>
                    </pic:blipFill>
                    <pic:spPr bwMode="auto">
                      <a:xfrm>
                        <a:off x="0" y="0"/>
                        <a:ext cx="1914538" cy="17984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3EAA3662" w14:textId="57EBF657" w:rsidR="00774CEC" w:rsidDel="00F35CA9" w:rsidRDefault="00774CEC">
      <w:pPr>
        <w:spacing w:after="160" w:line="259" w:lineRule="auto"/>
        <w:rPr>
          <w:del w:id="5614" w:author="Dalit Roth" w:date="2020-10-19T15:20:00Z"/>
          <w:rFonts w:asciiTheme="minorBidi" w:hAnsiTheme="minorBidi" w:cstheme="minorBidi"/>
          <w:u w:val="single"/>
        </w:rPr>
      </w:pPr>
    </w:p>
    <w:p w14:paraId="33109F0D" w14:textId="1256421F" w:rsidR="00774CEC" w:rsidDel="00F35CA9" w:rsidRDefault="00774CEC">
      <w:pPr>
        <w:spacing w:after="160" w:line="259" w:lineRule="auto"/>
        <w:rPr>
          <w:del w:id="5615" w:author="Dalit Roth" w:date="2020-10-19T15:20:00Z"/>
          <w:rFonts w:asciiTheme="minorBidi" w:hAnsiTheme="minorBidi" w:cstheme="minorBidi"/>
          <w:u w:val="single"/>
        </w:rPr>
      </w:pPr>
    </w:p>
    <w:p w14:paraId="1D20FCAE" w14:textId="123362ED" w:rsidR="00774CEC" w:rsidDel="00F35CA9" w:rsidRDefault="00774CEC">
      <w:pPr>
        <w:spacing w:after="160" w:line="259" w:lineRule="auto"/>
        <w:rPr>
          <w:del w:id="5616" w:author="Dalit Roth" w:date="2020-10-19T15:20:00Z"/>
          <w:rFonts w:asciiTheme="minorBidi" w:hAnsiTheme="minorBidi" w:cstheme="minorBidi"/>
          <w:u w:val="single"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F35CA9" w:rsidRPr="00836975" w14:paraId="6FE1716A" w14:textId="77777777" w:rsidTr="00E91B4A">
        <w:trPr>
          <w:trHeight w:val="260"/>
          <w:ins w:id="5617" w:author="Dalit Roth" w:date="2020-10-19T15:21:00Z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6BAA8F" w14:textId="77777777" w:rsidR="00F35CA9" w:rsidRPr="00836975" w:rsidRDefault="00F35CA9" w:rsidP="00E91B4A">
            <w:pPr>
              <w:jc w:val="center"/>
              <w:rPr>
                <w:ins w:id="5618" w:author="Dalit Roth" w:date="2020-10-19T15:21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619" w:author="Dalit Roth" w:date="2020-10-19T15:21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Min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F7AF4A8" w14:textId="77777777" w:rsidR="00F35CA9" w:rsidRPr="00836975" w:rsidRDefault="00F35CA9" w:rsidP="00E91B4A">
            <w:pPr>
              <w:jc w:val="center"/>
              <w:rPr>
                <w:ins w:id="5620" w:author="Dalit Roth" w:date="2020-10-19T15:21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621" w:author="Dalit Roth" w:date="2020-10-19T15:21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Max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08C087" w14:textId="77777777" w:rsidR="00F35CA9" w:rsidRPr="00836975" w:rsidRDefault="00F35CA9" w:rsidP="00E91B4A">
            <w:pPr>
              <w:jc w:val="center"/>
              <w:rPr>
                <w:ins w:id="5622" w:author="Dalit Roth" w:date="2020-10-19T15:21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623" w:author="Dalit Roth" w:date="2020-10-19T15:21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CEB94E" w14:textId="77777777" w:rsidR="00F35CA9" w:rsidRPr="00836975" w:rsidRDefault="00F35CA9" w:rsidP="00E91B4A">
            <w:pPr>
              <w:jc w:val="center"/>
              <w:rPr>
                <w:ins w:id="5624" w:author="Dalit Roth" w:date="2020-10-19T15:21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625" w:author="Dalit Roth" w:date="2020-10-19T15:21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Median</w:t>
              </w:r>
            </w:ins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AA7E35E" w14:textId="77777777" w:rsidR="00F35CA9" w:rsidRPr="00836975" w:rsidRDefault="00F35CA9" w:rsidP="00E91B4A">
            <w:pPr>
              <w:jc w:val="center"/>
              <w:rPr>
                <w:ins w:id="5626" w:author="Dalit Roth" w:date="2020-10-19T15:21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ins w:id="5627" w:author="Dalit Roth" w:date="2020-10-19T15:21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StdDev</w:t>
              </w:r>
              <w:proofErr w:type="spellEnd"/>
            </w:ins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5CA548E" w14:textId="77777777" w:rsidR="00F35CA9" w:rsidRPr="00836975" w:rsidRDefault="00F35CA9" w:rsidP="00E91B4A">
            <w:pPr>
              <w:jc w:val="center"/>
              <w:rPr>
                <w:ins w:id="5628" w:author="Dalit Roth" w:date="2020-10-19T15:21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629" w:author="Dalit Roth" w:date="2020-10-19T15:21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- 25%</w:t>
              </w:r>
            </w:ins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1AA965" w14:textId="77777777" w:rsidR="00F35CA9" w:rsidRPr="00836975" w:rsidRDefault="00F35CA9" w:rsidP="00E91B4A">
            <w:pPr>
              <w:jc w:val="center"/>
              <w:rPr>
                <w:ins w:id="5630" w:author="Dalit Roth" w:date="2020-10-19T15:21:00Z"/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ins w:id="5631" w:author="Dalit Roth" w:date="2020-10-19T15:21:00Z">
              <w:r w:rsidRPr="00836975">
                <w:rPr>
                  <w:rFonts w:ascii="Arial" w:hAnsi="Arial" w:cs="Arial"/>
                  <w:b/>
                  <w:bCs/>
                  <w:color w:val="FFFFFF"/>
                  <w:sz w:val="20"/>
                  <w:szCs w:val="20"/>
                </w:rPr>
                <w:t>IQR - 75%</w:t>
              </w:r>
            </w:ins>
          </w:p>
        </w:tc>
      </w:tr>
      <w:tr w:rsidR="00F35CA9" w:rsidRPr="00836975" w14:paraId="7873A867" w14:textId="77777777" w:rsidTr="00E91B4A">
        <w:trPr>
          <w:trHeight w:val="290"/>
          <w:ins w:id="5632" w:author="Dalit Roth" w:date="2020-10-19T15:21:00Z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D4A9" w14:textId="77777777" w:rsidR="00F35CA9" w:rsidRPr="00836975" w:rsidRDefault="00F35CA9" w:rsidP="00E91B4A">
            <w:pPr>
              <w:jc w:val="center"/>
              <w:rPr>
                <w:ins w:id="5633" w:author="Dalit Roth" w:date="2020-10-19T15:21:00Z"/>
                <w:rFonts w:ascii="Calibri" w:hAnsi="Calibri" w:cs="Calibri"/>
                <w:color w:val="000000"/>
              </w:rPr>
            </w:pPr>
            <w:ins w:id="5634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39A0" w14:textId="77777777" w:rsidR="00F35CA9" w:rsidRPr="00836975" w:rsidRDefault="00F35CA9" w:rsidP="00E91B4A">
            <w:pPr>
              <w:jc w:val="center"/>
              <w:rPr>
                <w:ins w:id="5635" w:author="Dalit Roth" w:date="2020-10-19T15:21:00Z"/>
                <w:rFonts w:ascii="Calibri" w:hAnsi="Calibri" w:cs="Calibri"/>
                <w:color w:val="000000"/>
              </w:rPr>
            </w:pPr>
            <w:ins w:id="5636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12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8DFD" w14:textId="77777777" w:rsidR="00F35CA9" w:rsidRPr="00836975" w:rsidRDefault="00F35CA9" w:rsidP="00E91B4A">
            <w:pPr>
              <w:jc w:val="center"/>
              <w:rPr>
                <w:ins w:id="5637" w:author="Dalit Roth" w:date="2020-10-19T15:21:00Z"/>
                <w:rFonts w:ascii="Calibri" w:hAnsi="Calibri" w:cs="Calibri"/>
                <w:color w:val="000000"/>
              </w:rPr>
            </w:pPr>
            <w:ins w:id="5638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0.9396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1D4BD" w14:textId="77777777" w:rsidR="00F35CA9" w:rsidRPr="00836975" w:rsidRDefault="00F35CA9" w:rsidP="00E91B4A">
            <w:pPr>
              <w:jc w:val="center"/>
              <w:rPr>
                <w:ins w:id="5639" w:author="Dalit Roth" w:date="2020-10-19T15:21:00Z"/>
                <w:rFonts w:ascii="Calibri" w:hAnsi="Calibri" w:cs="Calibri"/>
                <w:color w:val="000000"/>
              </w:rPr>
            </w:pPr>
            <w:ins w:id="5640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287B" w14:textId="77777777" w:rsidR="00F35CA9" w:rsidRPr="00592CCC" w:rsidRDefault="00F35CA9" w:rsidP="00E91B4A">
            <w:pPr>
              <w:pStyle w:val="HTML"/>
              <w:shd w:val="clear" w:color="auto" w:fill="FFFFFF"/>
              <w:wordWrap w:val="0"/>
              <w:rPr>
                <w:ins w:id="5641" w:author="Dalit Roth" w:date="2020-10-19T15:21:00Z"/>
                <w:rFonts w:ascii="Lucida Console" w:hAnsi="Lucida Console"/>
                <w:color w:val="000000"/>
              </w:rPr>
            </w:pPr>
            <w:ins w:id="5642" w:author="Dalit Roth" w:date="2020-10-19T15:21:00Z">
              <w:r>
                <w:rPr>
                  <w:rFonts w:ascii="Arial" w:hAnsi="Arial" w:cs="Arial"/>
                  <w:color w:val="000000"/>
                </w:rPr>
                <w:t> </w:t>
              </w:r>
              <w:r w:rsidRPr="00592CCC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1.3294</w:t>
              </w:r>
            </w:ins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DE03" w14:textId="77777777" w:rsidR="00F35CA9" w:rsidRPr="00836975" w:rsidRDefault="00F35CA9" w:rsidP="00E91B4A">
            <w:pPr>
              <w:jc w:val="center"/>
              <w:rPr>
                <w:ins w:id="5643" w:author="Dalit Roth" w:date="2020-10-19T15:21:00Z"/>
                <w:rFonts w:ascii="Calibri" w:hAnsi="Calibri" w:cs="Calibri"/>
                <w:color w:val="000000"/>
              </w:rPr>
            </w:pPr>
            <w:ins w:id="5644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DDF12" w14:textId="77777777" w:rsidR="00F35CA9" w:rsidRPr="00836975" w:rsidRDefault="00F35CA9" w:rsidP="00E91B4A">
            <w:pPr>
              <w:jc w:val="center"/>
              <w:rPr>
                <w:ins w:id="5645" w:author="Dalit Roth" w:date="2020-10-19T15:21:00Z"/>
                <w:rFonts w:ascii="Calibri" w:hAnsi="Calibri" w:cs="Calibri"/>
                <w:color w:val="000000"/>
              </w:rPr>
            </w:pPr>
            <w:ins w:id="5646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2</w:t>
              </w:r>
            </w:ins>
          </w:p>
        </w:tc>
      </w:tr>
      <w:tr w:rsidR="00F35CA9" w:rsidRPr="00836975" w14:paraId="212C97D9" w14:textId="77777777" w:rsidTr="00E91B4A">
        <w:trPr>
          <w:trHeight w:val="290"/>
          <w:ins w:id="5647" w:author="Dalit Roth" w:date="2020-10-19T15:21:00Z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062B8" w14:textId="77777777" w:rsidR="00F35CA9" w:rsidRDefault="00F35CA9" w:rsidP="00E91B4A">
            <w:pPr>
              <w:jc w:val="center"/>
              <w:rPr>
                <w:ins w:id="5648" w:author="Dalit Roth" w:date="2020-10-19T15:21:00Z"/>
                <w:rFonts w:ascii="Arial" w:hAnsi="Arial" w:cs="Arial"/>
                <w:color w:val="000000"/>
                <w:sz w:val="20"/>
                <w:szCs w:val="20"/>
              </w:rPr>
            </w:pPr>
            <w:ins w:id="5649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A7E483" w14:textId="77777777" w:rsidR="00F35CA9" w:rsidRDefault="00F35CA9" w:rsidP="00E91B4A">
            <w:pPr>
              <w:jc w:val="center"/>
              <w:rPr>
                <w:ins w:id="5650" w:author="Dalit Roth" w:date="2020-10-19T15:21:00Z"/>
                <w:rFonts w:ascii="Arial" w:hAnsi="Arial" w:cs="Arial"/>
                <w:color w:val="000000"/>
                <w:sz w:val="20"/>
                <w:szCs w:val="20"/>
              </w:rPr>
            </w:pPr>
            <w:ins w:id="5651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5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67437" w14:textId="77777777" w:rsidR="00F35CA9" w:rsidRDefault="00F35CA9" w:rsidP="00E91B4A">
            <w:pPr>
              <w:jc w:val="center"/>
              <w:rPr>
                <w:ins w:id="5652" w:author="Dalit Roth" w:date="2020-10-19T15:21:00Z"/>
                <w:rFonts w:ascii="Arial" w:hAnsi="Arial" w:cs="Arial"/>
                <w:color w:val="000000"/>
                <w:sz w:val="20"/>
                <w:szCs w:val="20"/>
              </w:rPr>
            </w:pPr>
            <w:ins w:id="5653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0.8778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D56148" w14:textId="77777777" w:rsidR="00F35CA9" w:rsidRDefault="00F35CA9" w:rsidP="00E91B4A">
            <w:pPr>
              <w:jc w:val="center"/>
              <w:rPr>
                <w:ins w:id="5654" w:author="Dalit Roth" w:date="2020-10-19T15:21:00Z"/>
                <w:rFonts w:ascii="Arial" w:hAnsi="Arial" w:cs="Arial"/>
                <w:color w:val="000000"/>
                <w:sz w:val="20"/>
                <w:szCs w:val="20"/>
              </w:rPr>
            </w:pPr>
            <w:ins w:id="5655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1F85F" w14:textId="77777777" w:rsidR="00F35CA9" w:rsidRPr="00592CCC" w:rsidRDefault="00F35CA9" w:rsidP="00E91B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ins w:id="5656" w:author="Dalit Roth" w:date="2020-10-19T15:21:00Z"/>
                <w:rFonts w:ascii="Lucida Console" w:hAnsi="Lucida Console" w:cs="Courier New"/>
                <w:color w:val="000000"/>
                <w:sz w:val="20"/>
                <w:szCs w:val="20"/>
              </w:rPr>
            </w:pPr>
            <w:ins w:id="5657" w:author="Dalit Roth" w:date="2020-10-19T15:21:00Z">
              <w:r w:rsidRPr="00592CCC">
                <w:rPr>
                  <w:rFonts w:ascii="Lucida Console" w:hAnsi="Lucida Console" w:cs="Courier New"/>
                  <w:color w:val="000000"/>
                  <w:sz w:val="20"/>
                  <w:szCs w:val="20"/>
                  <w:bdr w:val="none" w:sz="0" w:space="0" w:color="auto" w:frame="1"/>
                </w:rPr>
                <w:t>1.18445</w:t>
              </w:r>
            </w:ins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23FF6" w14:textId="77777777" w:rsidR="00F35CA9" w:rsidRDefault="00F35CA9" w:rsidP="00E91B4A">
            <w:pPr>
              <w:jc w:val="center"/>
              <w:rPr>
                <w:ins w:id="5658" w:author="Dalit Roth" w:date="2020-10-19T15:21:00Z"/>
                <w:rFonts w:ascii="Arial" w:hAnsi="Arial" w:cs="Arial"/>
                <w:color w:val="000000"/>
                <w:sz w:val="20"/>
                <w:szCs w:val="20"/>
              </w:rPr>
            </w:pPr>
            <w:ins w:id="5659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0</w:t>
              </w:r>
            </w:ins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C85FB" w14:textId="77777777" w:rsidR="00F35CA9" w:rsidRDefault="00F35CA9" w:rsidP="00E91B4A">
            <w:pPr>
              <w:jc w:val="center"/>
              <w:rPr>
                <w:ins w:id="5660" w:author="Dalit Roth" w:date="2020-10-19T15:21:00Z"/>
                <w:rFonts w:ascii="Arial" w:hAnsi="Arial" w:cs="Arial"/>
                <w:color w:val="000000"/>
                <w:sz w:val="20"/>
                <w:szCs w:val="20"/>
              </w:rPr>
            </w:pPr>
            <w:ins w:id="5661" w:author="Dalit Roth" w:date="2020-10-19T15:21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>1</w:t>
              </w:r>
            </w:ins>
          </w:p>
        </w:tc>
      </w:tr>
    </w:tbl>
    <w:p w14:paraId="46CA1302" w14:textId="77777777" w:rsidR="00F35CA9" w:rsidRDefault="00F35CA9" w:rsidP="00F35CA9">
      <w:pPr>
        <w:bidi/>
        <w:rPr>
          <w:ins w:id="5662" w:author="Dalit Roth" w:date="2020-10-19T15:21:00Z"/>
          <w:rFonts w:asciiTheme="minorBidi" w:hAnsiTheme="minorBidi"/>
          <w:rtl/>
        </w:rPr>
      </w:pPr>
    </w:p>
    <w:p w14:paraId="51481B64" w14:textId="77777777" w:rsidR="00F35CA9" w:rsidRDefault="00F35CA9" w:rsidP="00F35CA9">
      <w:pPr>
        <w:bidi/>
        <w:rPr>
          <w:ins w:id="5663" w:author="Dalit Roth" w:date="2020-10-19T15:21:00Z"/>
          <w:rFonts w:asciiTheme="minorBidi" w:hAnsiTheme="minorBidi"/>
          <w:rtl/>
        </w:rPr>
      </w:pPr>
      <w:ins w:id="5664" w:author="Dalit Roth" w:date="2020-10-19T15:21:00Z">
        <w:r>
          <w:rPr>
            <w:rFonts w:asciiTheme="minorBidi" w:hAnsiTheme="minorBidi" w:hint="cs"/>
            <w:rtl/>
          </w:rPr>
          <w:t xml:space="preserve">כמות ערכים חריגים:78  </w:t>
        </w:r>
      </w:ins>
    </w:p>
    <w:p w14:paraId="564F9D73" w14:textId="77777777" w:rsidR="00F35CA9" w:rsidRDefault="00F35CA9" w:rsidP="00F35CA9">
      <w:pPr>
        <w:bidi/>
        <w:rPr>
          <w:ins w:id="5665" w:author="Dalit Roth" w:date="2020-10-19T15:21:00Z"/>
          <w:rFonts w:asciiTheme="minorBidi" w:hAnsiTheme="minorBidi" w:hint="cs"/>
          <w:rtl/>
        </w:rPr>
      </w:pPr>
      <w:ins w:id="5666" w:author="Dalit Roth" w:date="2020-10-19T15:21:00Z">
        <w:r>
          <w:rPr>
            <w:rFonts w:asciiTheme="minorBidi" w:hAnsiTheme="minorBidi" w:hint="cs"/>
            <w:rtl/>
          </w:rPr>
          <w:t>מספר חוסרים אחרי טיפול במשתני קיצון :111</w:t>
        </w:r>
      </w:ins>
    </w:p>
    <w:p w14:paraId="4758219D" w14:textId="77777777" w:rsidR="00F35CA9" w:rsidRDefault="00F35CA9" w:rsidP="00F35CA9">
      <w:pPr>
        <w:bidi/>
        <w:rPr>
          <w:ins w:id="5667" w:author="Dalit Roth" w:date="2020-10-19T15:21:00Z"/>
          <w:rtl/>
        </w:rPr>
      </w:pPr>
      <w:ins w:id="5668" w:author="Dalit Roth" w:date="2020-10-19T15:21:00Z">
        <w:r w:rsidRPr="0075304E">
          <w:rPr>
            <w:rFonts w:cs="Arial" w:hint="cs"/>
            <w:noProof/>
            <w:rtl/>
          </w:rPr>
          <w:drawing>
            <wp:anchor distT="0" distB="0" distL="114300" distR="114300" simplePos="0" relativeHeight="251902464" behindDoc="0" locked="0" layoutInCell="1" allowOverlap="1" wp14:anchorId="1040D8DD" wp14:editId="630DD90E">
              <wp:simplePos x="0" y="0"/>
              <wp:positionH relativeFrom="column">
                <wp:posOffset>2236304</wp:posOffset>
              </wp:positionH>
              <wp:positionV relativeFrom="paragraph">
                <wp:posOffset>7592</wp:posOffset>
              </wp:positionV>
              <wp:extent cx="2035534" cy="1911861"/>
              <wp:effectExtent l="0" t="0" r="3175" b="0"/>
              <wp:wrapNone/>
              <wp:docPr id="359" name="תמונה 3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4362" b="30507"/>
                      <a:stretch/>
                    </pic:blipFill>
                    <pic:spPr bwMode="auto">
                      <a:xfrm>
                        <a:off x="0" y="0"/>
                        <a:ext cx="2039348" cy="19154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B0E5FE6" w14:textId="77777777" w:rsidR="00F35CA9" w:rsidRDefault="00F35CA9" w:rsidP="00F35CA9">
      <w:pPr>
        <w:spacing w:after="160" w:line="259" w:lineRule="auto"/>
        <w:rPr>
          <w:ins w:id="5669" w:author="Dalit Roth" w:date="2020-10-19T15:21:00Z"/>
          <w:rFonts w:asciiTheme="minorBidi" w:hAnsiTheme="minorBidi" w:cstheme="minorBidi"/>
          <w:u w:val="single"/>
        </w:rPr>
      </w:pPr>
      <w:ins w:id="5670" w:author="Dalit Roth" w:date="2020-10-19T15:21:00Z">
        <w:r w:rsidRPr="00592CCC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905536" behindDoc="0" locked="0" layoutInCell="1" allowOverlap="1" wp14:anchorId="107BE36E" wp14:editId="254CDFC1">
              <wp:simplePos x="0" y="0"/>
              <wp:positionH relativeFrom="column">
                <wp:posOffset>502920</wp:posOffset>
              </wp:positionH>
              <wp:positionV relativeFrom="paragraph">
                <wp:posOffset>6985</wp:posOffset>
              </wp:positionV>
              <wp:extent cx="1743310" cy="1564020"/>
              <wp:effectExtent l="0" t="0" r="0" b="0"/>
              <wp:wrapNone/>
              <wp:docPr id="357" name="תמונה 3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105" b="29817"/>
                      <a:stretch/>
                    </pic:blipFill>
                    <pic:spPr bwMode="auto">
                      <a:xfrm>
                        <a:off x="0" y="0"/>
                        <a:ext cx="1743310" cy="1564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75304E">
          <w:rPr>
            <w:rFonts w:cs="Arial" w:hint="cs"/>
            <w:noProof/>
            <w:rtl/>
          </w:rPr>
          <w:drawing>
            <wp:anchor distT="0" distB="0" distL="114300" distR="114300" simplePos="0" relativeHeight="251900416" behindDoc="0" locked="0" layoutInCell="1" allowOverlap="1" wp14:anchorId="119BC530" wp14:editId="1130B7A6">
              <wp:simplePos x="0" y="0"/>
              <wp:positionH relativeFrom="column">
                <wp:posOffset>4404443</wp:posOffset>
              </wp:positionH>
              <wp:positionV relativeFrom="paragraph">
                <wp:posOffset>4169</wp:posOffset>
              </wp:positionV>
              <wp:extent cx="1775460" cy="1635760"/>
              <wp:effectExtent l="0" t="0" r="0" b="2540"/>
              <wp:wrapNone/>
              <wp:docPr id="360" name="תמונה 3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044" b="32559"/>
                      <a:stretch/>
                    </pic:blipFill>
                    <pic:spPr bwMode="auto">
                      <a:xfrm>
                        <a:off x="0" y="0"/>
                        <a:ext cx="1775460" cy="163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181C88F" w14:textId="77777777" w:rsidR="00F35CA9" w:rsidRDefault="00F35CA9" w:rsidP="00F35CA9">
      <w:pPr>
        <w:spacing w:after="160" w:line="259" w:lineRule="auto"/>
        <w:rPr>
          <w:ins w:id="5671" w:author="Dalit Roth" w:date="2020-10-19T15:21:00Z"/>
          <w:rFonts w:asciiTheme="minorBidi" w:hAnsiTheme="minorBidi" w:cstheme="minorBidi"/>
          <w:u w:val="single"/>
        </w:rPr>
      </w:pPr>
    </w:p>
    <w:p w14:paraId="3AF7CCCC" w14:textId="77777777" w:rsidR="00F35CA9" w:rsidRDefault="00F35CA9" w:rsidP="00F35CA9">
      <w:pPr>
        <w:pStyle w:val="a3"/>
        <w:spacing w:line="276" w:lineRule="auto"/>
        <w:rPr>
          <w:ins w:id="5672" w:author="Dalit Roth" w:date="2020-10-19T15:21:00Z"/>
          <w:rFonts w:asciiTheme="minorBidi" w:hAnsiTheme="minorBidi" w:cstheme="minorBidi"/>
          <w:u w:val="single"/>
        </w:rPr>
      </w:pPr>
    </w:p>
    <w:p w14:paraId="4F788673" w14:textId="77777777" w:rsidR="00F35CA9" w:rsidRDefault="00F35CA9" w:rsidP="00F35CA9">
      <w:pPr>
        <w:pStyle w:val="a3"/>
        <w:spacing w:line="276" w:lineRule="auto"/>
        <w:rPr>
          <w:ins w:id="5673" w:author="Dalit Roth" w:date="2020-10-19T15:21:00Z"/>
          <w:rFonts w:asciiTheme="minorBidi" w:hAnsiTheme="minorBidi" w:cstheme="minorBidi"/>
          <w:u w:val="single"/>
        </w:rPr>
      </w:pPr>
    </w:p>
    <w:p w14:paraId="5DCAC989" w14:textId="77777777" w:rsidR="00F35CA9" w:rsidRDefault="00F35CA9" w:rsidP="00F35CA9">
      <w:pPr>
        <w:pStyle w:val="a3"/>
        <w:spacing w:line="276" w:lineRule="auto"/>
        <w:rPr>
          <w:ins w:id="5674" w:author="Dalit Roth" w:date="2020-10-19T15:21:00Z"/>
          <w:rFonts w:asciiTheme="minorBidi" w:hAnsiTheme="minorBidi" w:cstheme="minorBidi"/>
          <w:u w:val="single"/>
        </w:rPr>
      </w:pPr>
      <w:ins w:id="5675" w:author="Dalit Roth" w:date="2020-10-19T15:21:00Z">
        <w:r w:rsidRPr="0075304E">
          <w:rPr>
            <w:rFonts w:cs="Arial" w:hint="cs"/>
            <w:noProof/>
            <w:rtl/>
          </w:rPr>
          <w:drawing>
            <wp:anchor distT="0" distB="0" distL="114300" distR="114300" simplePos="0" relativeHeight="251899392" behindDoc="0" locked="0" layoutInCell="1" allowOverlap="1" wp14:anchorId="32B2F2AF" wp14:editId="15020831">
              <wp:simplePos x="0" y="0"/>
              <wp:positionH relativeFrom="column">
                <wp:posOffset>2188598</wp:posOffset>
              </wp:positionH>
              <wp:positionV relativeFrom="paragraph">
                <wp:posOffset>191218</wp:posOffset>
              </wp:positionV>
              <wp:extent cx="2011680" cy="1671003"/>
              <wp:effectExtent l="0" t="0" r="7620" b="5715"/>
              <wp:wrapNone/>
              <wp:docPr id="361" name="תמונה 3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0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5525" b="39685"/>
                      <a:stretch/>
                    </pic:blipFill>
                    <pic:spPr bwMode="auto">
                      <a:xfrm>
                        <a:off x="0" y="0"/>
                        <a:ext cx="2015440" cy="16741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47A26BDA" w14:textId="77777777" w:rsidR="00F35CA9" w:rsidRDefault="00F35CA9" w:rsidP="00F35CA9">
      <w:pPr>
        <w:pStyle w:val="a3"/>
        <w:spacing w:line="276" w:lineRule="auto"/>
        <w:rPr>
          <w:ins w:id="5676" w:author="Dalit Roth" w:date="2020-10-19T15:21:00Z"/>
          <w:rFonts w:asciiTheme="minorBidi" w:hAnsiTheme="minorBidi" w:cstheme="minorBidi"/>
          <w:u w:val="single"/>
        </w:rPr>
      </w:pPr>
      <w:ins w:id="5677" w:author="Dalit Roth" w:date="2020-10-19T15:21:00Z">
        <w:r w:rsidRPr="00592CCC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903488" behindDoc="0" locked="0" layoutInCell="1" allowOverlap="1" wp14:anchorId="3B2001A6" wp14:editId="0A00EBB6">
              <wp:simplePos x="0" y="0"/>
              <wp:positionH relativeFrom="column">
                <wp:posOffset>526415</wp:posOffset>
              </wp:positionH>
              <wp:positionV relativeFrom="paragraph">
                <wp:posOffset>76835</wp:posOffset>
              </wp:positionV>
              <wp:extent cx="1758315" cy="1509395"/>
              <wp:effectExtent l="0" t="0" r="0" b="0"/>
              <wp:wrapNone/>
              <wp:docPr id="355" name="תמונה 3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763" b="34438"/>
                      <a:stretch/>
                    </pic:blipFill>
                    <pic:spPr bwMode="auto">
                      <a:xfrm>
                        <a:off x="0" y="0"/>
                        <a:ext cx="1758315" cy="150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3D10774B" w14:textId="77777777" w:rsidR="00F35CA9" w:rsidRDefault="00F35CA9" w:rsidP="00F35CA9">
      <w:pPr>
        <w:pStyle w:val="a3"/>
        <w:spacing w:line="276" w:lineRule="auto"/>
        <w:rPr>
          <w:ins w:id="5678" w:author="Dalit Roth" w:date="2020-10-19T15:21:00Z"/>
          <w:rFonts w:asciiTheme="minorBidi" w:hAnsiTheme="minorBidi" w:cstheme="minorBidi"/>
          <w:u w:val="single"/>
        </w:rPr>
      </w:pPr>
    </w:p>
    <w:p w14:paraId="3BBD3DB5" w14:textId="77777777" w:rsidR="00F35CA9" w:rsidRDefault="00F35CA9" w:rsidP="00F35CA9">
      <w:pPr>
        <w:pStyle w:val="a3"/>
        <w:spacing w:line="276" w:lineRule="auto"/>
        <w:rPr>
          <w:ins w:id="5679" w:author="Dalit Roth" w:date="2020-10-19T15:21:00Z"/>
          <w:rFonts w:asciiTheme="minorBidi" w:hAnsiTheme="minorBidi" w:cstheme="minorBidi"/>
          <w:u w:val="single"/>
        </w:rPr>
      </w:pPr>
    </w:p>
    <w:p w14:paraId="65F50AD7" w14:textId="77777777" w:rsidR="00F35CA9" w:rsidRDefault="00F35CA9" w:rsidP="00F35CA9">
      <w:pPr>
        <w:pStyle w:val="a3"/>
        <w:spacing w:line="276" w:lineRule="auto"/>
        <w:rPr>
          <w:ins w:id="5680" w:author="Dalit Roth" w:date="2020-10-19T15:21:00Z"/>
          <w:rFonts w:asciiTheme="minorBidi" w:hAnsiTheme="minorBidi" w:cstheme="minorBidi"/>
          <w:u w:val="single"/>
        </w:rPr>
      </w:pPr>
    </w:p>
    <w:p w14:paraId="04ADBBE4" w14:textId="77777777" w:rsidR="00F35CA9" w:rsidRDefault="00F35CA9" w:rsidP="00F35CA9">
      <w:pPr>
        <w:pStyle w:val="a3"/>
        <w:spacing w:line="276" w:lineRule="auto"/>
        <w:rPr>
          <w:ins w:id="5681" w:author="Dalit Roth" w:date="2020-10-19T15:21:00Z"/>
          <w:rFonts w:asciiTheme="minorBidi" w:hAnsiTheme="minorBidi" w:cstheme="minorBidi"/>
          <w:u w:val="single"/>
        </w:rPr>
      </w:pPr>
    </w:p>
    <w:p w14:paraId="180DCEE1" w14:textId="77777777" w:rsidR="00F35CA9" w:rsidRDefault="00F35CA9" w:rsidP="00F35CA9">
      <w:pPr>
        <w:pStyle w:val="a3"/>
        <w:spacing w:line="276" w:lineRule="auto"/>
        <w:rPr>
          <w:ins w:id="5682" w:author="Dalit Roth" w:date="2020-10-19T15:21:00Z"/>
          <w:rFonts w:asciiTheme="minorBidi" w:hAnsiTheme="minorBidi" w:cstheme="minorBidi"/>
          <w:u w:val="single"/>
        </w:rPr>
      </w:pPr>
    </w:p>
    <w:p w14:paraId="64C6584A" w14:textId="77777777" w:rsidR="00F35CA9" w:rsidRDefault="00F35CA9" w:rsidP="00F35CA9">
      <w:pPr>
        <w:pStyle w:val="a3"/>
        <w:spacing w:line="276" w:lineRule="auto"/>
        <w:rPr>
          <w:ins w:id="5683" w:author="Dalit Roth" w:date="2020-10-19T15:21:00Z"/>
          <w:rFonts w:asciiTheme="minorBidi" w:hAnsiTheme="minorBidi" w:cstheme="minorBidi"/>
          <w:u w:val="single"/>
        </w:rPr>
      </w:pPr>
    </w:p>
    <w:p w14:paraId="283604D2" w14:textId="77777777" w:rsidR="00F35CA9" w:rsidRDefault="00F35CA9" w:rsidP="00F35CA9">
      <w:pPr>
        <w:pStyle w:val="a3"/>
        <w:spacing w:line="276" w:lineRule="auto"/>
        <w:rPr>
          <w:ins w:id="5684" w:author="Dalit Roth" w:date="2020-10-19T15:21:00Z"/>
          <w:rFonts w:asciiTheme="minorBidi" w:hAnsiTheme="minorBidi" w:cstheme="minorBidi"/>
          <w:u w:val="single"/>
        </w:rPr>
      </w:pPr>
      <w:ins w:id="5685" w:author="Dalit Roth" w:date="2020-10-19T15:21:00Z">
        <w:r w:rsidRPr="00592CCC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901440" behindDoc="0" locked="0" layoutInCell="1" allowOverlap="1" wp14:anchorId="5EDEA57D" wp14:editId="605F6986">
              <wp:simplePos x="0" y="0"/>
              <wp:positionH relativeFrom="column">
                <wp:posOffset>2450658</wp:posOffset>
              </wp:positionH>
              <wp:positionV relativeFrom="paragraph">
                <wp:posOffset>18084</wp:posOffset>
              </wp:positionV>
              <wp:extent cx="1772782" cy="1542127"/>
              <wp:effectExtent l="0" t="0" r="0" b="1270"/>
              <wp:wrapNone/>
              <wp:docPr id="354" name="תמונה 3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2763" b="33582"/>
                      <a:stretch/>
                    </pic:blipFill>
                    <pic:spPr bwMode="auto">
                      <a:xfrm>
                        <a:off x="0" y="0"/>
                        <a:ext cx="1772782" cy="15421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592CCC">
          <w:rPr>
            <w:rFonts w:asciiTheme="minorBidi" w:hAnsiTheme="minorBidi" w:cstheme="minorBidi"/>
            <w:noProof/>
            <w:u w:val="single"/>
          </w:rPr>
          <w:drawing>
            <wp:anchor distT="0" distB="0" distL="114300" distR="114300" simplePos="0" relativeHeight="251904512" behindDoc="0" locked="0" layoutInCell="1" allowOverlap="1" wp14:anchorId="204AB486" wp14:editId="476033AA">
              <wp:simplePos x="0" y="0"/>
              <wp:positionH relativeFrom="column">
                <wp:posOffset>587375</wp:posOffset>
              </wp:positionH>
              <wp:positionV relativeFrom="paragraph">
                <wp:posOffset>33931</wp:posOffset>
              </wp:positionV>
              <wp:extent cx="1680307" cy="1431235"/>
              <wp:effectExtent l="0" t="0" r="0" b="0"/>
              <wp:wrapNone/>
              <wp:docPr id="356" name="תמונה 3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1859" b="34096"/>
                      <a:stretch/>
                    </pic:blipFill>
                    <pic:spPr bwMode="auto">
                      <a:xfrm>
                        <a:off x="0" y="0"/>
                        <a:ext cx="1680307" cy="1431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3B63C262" w14:textId="77777777" w:rsidR="00F35CA9" w:rsidRDefault="00F35CA9" w:rsidP="00F35CA9">
      <w:pPr>
        <w:pStyle w:val="a3"/>
        <w:spacing w:line="276" w:lineRule="auto"/>
        <w:rPr>
          <w:ins w:id="5686" w:author="Dalit Roth" w:date="2020-10-19T15:21:00Z"/>
          <w:rFonts w:asciiTheme="minorBidi" w:hAnsiTheme="minorBidi" w:cstheme="minorBidi"/>
          <w:u w:val="single"/>
        </w:rPr>
      </w:pPr>
    </w:p>
    <w:p w14:paraId="7D24F81F" w14:textId="77777777" w:rsidR="00F35CA9" w:rsidRDefault="00F35CA9" w:rsidP="00F35CA9">
      <w:pPr>
        <w:pStyle w:val="a3"/>
        <w:spacing w:line="276" w:lineRule="auto"/>
        <w:rPr>
          <w:ins w:id="5687" w:author="Dalit Roth" w:date="2020-10-19T15:21:00Z"/>
          <w:rFonts w:asciiTheme="minorBidi" w:hAnsiTheme="minorBidi" w:cstheme="minorBidi"/>
          <w:u w:val="single"/>
        </w:rPr>
      </w:pPr>
    </w:p>
    <w:p w14:paraId="0E4FCB41" w14:textId="77777777" w:rsidR="00F35CA9" w:rsidRDefault="00F35CA9" w:rsidP="00F35CA9">
      <w:pPr>
        <w:pStyle w:val="a3"/>
        <w:spacing w:line="276" w:lineRule="auto"/>
        <w:rPr>
          <w:ins w:id="5688" w:author="Dalit Roth" w:date="2020-10-19T15:21:00Z"/>
          <w:rFonts w:asciiTheme="minorBidi" w:hAnsiTheme="minorBidi" w:cstheme="minorBidi"/>
          <w:u w:val="single"/>
        </w:rPr>
      </w:pPr>
    </w:p>
    <w:p w14:paraId="2635382F" w14:textId="77777777" w:rsidR="00F35CA9" w:rsidRDefault="00F35CA9" w:rsidP="00F35CA9">
      <w:pPr>
        <w:pStyle w:val="a3"/>
        <w:spacing w:line="276" w:lineRule="auto"/>
        <w:rPr>
          <w:ins w:id="5689" w:author="Dalit Roth" w:date="2020-10-19T15:21:00Z"/>
          <w:rFonts w:asciiTheme="minorBidi" w:hAnsiTheme="minorBidi" w:cstheme="minorBidi"/>
          <w:u w:val="single"/>
        </w:rPr>
      </w:pPr>
    </w:p>
    <w:p w14:paraId="62B9260F" w14:textId="77777777" w:rsidR="00F35CA9" w:rsidRDefault="00F35CA9" w:rsidP="00F35CA9">
      <w:pPr>
        <w:pStyle w:val="a3"/>
        <w:spacing w:line="276" w:lineRule="auto"/>
        <w:rPr>
          <w:ins w:id="5690" w:author="Dalit Roth" w:date="2020-10-19T15:21:00Z"/>
          <w:rFonts w:asciiTheme="minorBidi" w:hAnsiTheme="minorBidi" w:cstheme="minorBidi"/>
          <w:u w:val="single"/>
        </w:rPr>
      </w:pPr>
    </w:p>
    <w:p w14:paraId="73F5F61F" w14:textId="77777777" w:rsidR="00F35CA9" w:rsidRDefault="00F35CA9" w:rsidP="00F35CA9">
      <w:pPr>
        <w:pStyle w:val="a3"/>
        <w:spacing w:line="276" w:lineRule="auto"/>
        <w:rPr>
          <w:ins w:id="5691" w:author="Dalit Roth" w:date="2020-10-19T15:21:00Z"/>
          <w:rFonts w:asciiTheme="minorBidi" w:hAnsiTheme="minorBidi" w:cstheme="minorBidi"/>
          <w:u w:val="single"/>
        </w:rPr>
      </w:pPr>
    </w:p>
    <w:p w14:paraId="3DEFF9F3" w14:textId="77777777" w:rsidR="00F35CA9" w:rsidRDefault="00F35CA9" w:rsidP="00F35CA9">
      <w:pPr>
        <w:pStyle w:val="a3"/>
        <w:spacing w:line="276" w:lineRule="auto"/>
        <w:rPr>
          <w:ins w:id="5692" w:author="Dalit Roth" w:date="2020-10-19T15:21:00Z"/>
          <w:rFonts w:asciiTheme="minorBidi" w:hAnsiTheme="minorBidi" w:cstheme="minorBidi"/>
          <w:u w:val="single"/>
        </w:rPr>
      </w:pPr>
    </w:p>
    <w:p w14:paraId="3A54AE54" w14:textId="77777777" w:rsidR="00F35CA9" w:rsidRDefault="00F35CA9" w:rsidP="00F35CA9">
      <w:pPr>
        <w:pStyle w:val="a3"/>
        <w:spacing w:line="276" w:lineRule="auto"/>
        <w:rPr>
          <w:ins w:id="5693" w:author="Dalit Roth" w:date="2020-10-19T15:21:00Z"/>
          <w:rFonts w:asciiTheme="minorBidi" w:hAnsiTheme="minorBidi" w:cstheme="minorBidi"/>
          <w:u w:val="single"/>
        </w:rPr>
      </w:pPr>
    </w:p>
    <w:p w14:paraId="5DB09831" w14:textId="77777777" w:rsidR="00F35CA9" w:rsidRDefault="00F35CA9" w:rsidP="00F35CA9">
      <w:pPr>
        <w:bidi/>
        <w:spacing w:line="276" w:lineRule="auto"/>
        <w:rPr>
          <w:ins w:id="5694" w:author="Dalit Roth" w:date="2020-10-19T15:21:00Z"/>
          <w:rFonts w:asciiTheme="minorBidi" w:hAnsiTheme="minorBidi" w:cstheme="minorBidi"/>
          <w:noProof/>
        </w:rPr>
      </w:pPr>
      <w:ins w:id="5695" w:author="Dalit Roth" w:date="2020-10-19T15:21:00Z">
        <w:r>
          <w:rPr>
            <w:rFonts w:asciiTheme="minorBidi" w:hAnsiTheme="minorBidi" w:cstheme="minorBidi" w:hint="cs"/>
            <w:noProof/>
          </w:rPr>
          <w:t>S</w:t>
        </w:r>
        <w:r>
          <w:rPr>
            <w:rFonts w:asciiTheme="minorBidi" w:hAnsiTheme="minorBidi" w:cstheme="minorBidi"/>
            <w:noProof/>
          </w:rPr>
          <w:t>pearman’s correlation</w:t>
        </w:r>
      </w:ins>
    </w:p>
    <w:p w14:paraId="5ACB7B2C" w14:textId="77777777" w:rsidR="00F35CA9" w:rsidRDefault="00F35CA9" w:rsidP="00F35CA9">
      <w:pPr>
        <w:framePr w:hSpace="180" w:wrap="around" w:vAnchor="text" w:hAnchor="text" w:y="1"/>
        <w:suppressOverlap/>
        <w:rPr>
          <w:ins w:id="5696" w:author="Dalit Roth" w:date="2020-10-19T15:21:00Z"/>
          <w:rFonts w:cs="Arial"/>
          <w:noProof/>
        </w:rPr>
      </w:pPr>
    </w:p>
    <w:tbl>
      <w:tblPr>
        <w:tblpPr w:leftFromText="180" w:rightFromText="180" w:vertAnchor="text" w:horzAnchor="page" w:tblpX="525" w:tblpY="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5"/>
        <w:gridCol w:w="1940"/>
        <w:gridCol w:w="2490"/>
        <w:gridCol w:w="1733"/>
      </w:tblGrid>
      <w:tr w:rsidR="00F35CA9" w:rsidRPr="0084232E" w14:paraId="6C3259F0" w14:textId="77777777" w:rsidTr="00E91B4A">
        <w:trPr>
          <w:trHeight w:val="290"/>
          <w:ins w:id="5697" w:author="Dalit Roth" w:date="2020-10-19T15:21:00Z"/>
        </w:trPr>
        <w:tc>
          <w:tcPr>
            <w:tcW w:w="0" w:type="auto"/>
            <w:shd w:val="clear" w:color="auto" w:fill="auto"/>
            <w:noWrap/>
            <w:vAlign w:val="bottom"/>
          </w:tcPr>
          <w:p w14:paraId="4B412BFD" w14:textId="77777777" w:rsidR="00F35CA9" w:rsidRPr="00410B23" w:rsidRDefault="00F35CA9" w:rsidP="00E91B4A">
            <w:pPr>
              <w:pStyle w:val="HTML"/>
              <w:shd w:val="clear" w:color="auto" w:fill="FFFFFF"/>
              <w:wordWrap w:val="0"/>
              <w:rPr>
                <w:ins w:id="5698" w:author="Dalit Roth" w:date="2020-10-19T15:21:00Z"/>
                <w:rFonts w:ascii="Lucida Console" w:hAnsi="Lucida Console"/>
                <w:color w:val="000000"/>
              </w:rPr>
            </w:pPr>
            <w:ins w:id="5699" w:author="Dalit Roth" w:date="2020-10-19T15:21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84232E">
                <w:rPr>
                  <w:rFonts w:asciiTheme="minorBidi" w:hAnsiTheme="minorBidi" w:cstheme="minorBidi"/>
                  <w:sz w:val="22"/>
                  <w:szCs w:val="22"/>
                </w:rPr>
                <w:t xml:space="preserve">ho </w:t>
              </w:r>
              <w:r w:rsidRPr="00592CCC">
                <w:rPr>
                  <w:rFonts w:asciiTheme="minorBidi" w:hAnsiTheme="minorBidi" w:cstheme="minorBidi"/>
                  <w:color w:val="FF0000"/>
                  <w:sz w:val="22"/>
                  <w:szCs w:val="22"/>
                </w:rPr>
                <w:t xml:space="preserve">= </w:t>
              </w:r>
              <w:r w:rsidRPr="00592CCC">
                <w:rPr>
                  <w:rStyle w:val="a5"/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 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592CCC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0.38748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E415D0F" w14:textId="77777777" w:rsidR="00F35CA9" w:rsidRPr="00410B23" w:rsidRDefault="00F35CA9" w:rsidP="00E91B4A">
            <w:pPr>
              <w:pStyle w:val="HTML"/>
              <w:shd w:val="clear" w:color="auto" w:fill="FFFFFF"/>
              <w:wordWrap w:val="0"/>
              <w:rPr>
                <w:ins w:id="5700" w:author="Dalit Roth" w:date="2020-10-19T15:21:00Z"/>
                <w:rFonts w:ascii="Lucida Console" w:hAnsi="Lucida Console"/>
                <w:color w:val="000000"/>
              </w:rPr>
            </w:pPr>
            <w:ins w:id="5701" w:author="Dalit Roth" w:date="2020-10-19T15:21:00Z">
              <w:r w:rsidRPr="0084232E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= 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  </w:t>
              </w:r>
              <w:r w:rsidRPr="00592CCC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2696134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C9BBB40" w14:textId="77777777" w:rsidR="00F35CA9" w:rsidRPr="00A05079" w:rsidRDefault="00F35CA9" w:rsidP="00E91B4A">
            <w:pPr>
              <w:pStyle w:val="HTML"/>
              <w:shd w:val="clear" w:color="auto" w:fill="FFFFFF"/>
              <w:wordWrap w:val="0"/>
              <w:rPr>
                <w:ins w:id="5702" w:author="Dalit Roth" w:date="2020-10-19T15:21:00Z"/>
                <w:rFonts w:ascii="Lucida Console" w:hAnsi="Lucida Console"/>
                <w:color w:val="000000"/>
              </w:rPr>
            </w:pPr>
            <w:ins w:id="5703" w:author="Dalit Roth" w:date="2020-10-19T15:21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&lt; 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 </w:t>
              </w:r>
              <w:r w:rsidRPr="00592CCC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2.2e-16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D6B65F0" w14:textId="77777777" w:rsidR="00F35CA9" w:rsidRPr="0084232E" w:rsidRDefault="00F35CA9" w:rsidP="00E91B4A">
            <w:pPr>
              <w:spacing w:line="276" w:lineRule="auto"/>
              <w:jc w:val="center"/>
              <w:rPr>
                <w:ins w:id="5704" w:author="Dalit Roth" w:date="2020-10-19T15:21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705" w:author="Dalit Roth" w:date="2020-10-19T15:21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Row data</w:t>
              </w:r>
            </w:ins>
          </w:p>
        </w:tc>
      </w:tr>
      <w:tr w:rsidR="00F35CA9" w:rsidRPr="0084232E" w14:paraId="7CF3F6BD" w14:textId="77777777" w:rsidTr="00E91B4A">
        <w:trPr>
          <w:trHeight w:val="290"/>
          <w:ins w:id="5706" w:author="Dalit Roth" w:date="2020-10-19T15:21:00Z"/>
        </w:trPr>
        <w:tc>
          <w:tcPr>
            <w:tcW w:w="0" w:type="auto"/>
            <w:shd w:val="clear" w:color="auto" w:fill="auto"/>
            <w:noWrap/>
            <w:vAlign w:val="bottom"/>
          </w:tcPr>
          <w:p w14:paraId="62B13D67" w14:textId="77777777" w:rsidR="00F35CA9" w:rsidRPr="00BB09DE" w:rsidRDefault="00F35CA9" w:rsidP="00E91B4A">
            <w:pPr>
              <w:pStyle w:val="HTML"/>
              <w:shd w:val="clear" w:color="auto" w:fill="FFFFFF"/>
              <w:wordWrap w:val="0"/>
              <w:rPr>
                <w:ins w:id="5707" w:author="Dalit Roth" w:date="2020-10-19T15:21:00Z"/>
                <w:rFonts w:ascii="Lucida Console" w:hAnsi="Lucida Console"/>
                <w:color w:val="000000"/>
              </w:rPr>
            </w:pPr>
            <w:ins w:id="5708" w:author="Dalit Roth" w:date="2020-10-19T15:21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R</w:t>
              </w:r>
              <w:r w:rsidRPr="0084232E">
                <w:rPr>
                  <w:rFonts w:asciiTheme="minorBidi" w:hAnsiTheme="minorBidi" w:cstheme="minorBidi"/>
                  <w:sz w:val="22"/>
                  <w:szCs w:val="22"/>
                </w:rPr>
                <w:t xml:space="preserve">ho </w:t>
              </w:r>
              <w:r>
                <w:rPr>
                  <w:rFonts w:asciiTheme="minorBidi" w:hAnsiTheme="minorBidi" w:cstheme="minorBidi"/>
                  <w:sz w:val="22"/>
                  <w:szCs w:val="22"/>
                </w:rPr>
                <w:t>=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472BB7">
                <w:rPr>
                  <w:rFonts w:ascii="Lucida Console" w:hAnsi="Lucida Console"/>
                  <w:color w:val="FF0000"/>
                  <w:bdr w:val="none" w:sz="0" w:space="0" w:color="auto" w:frame="1"/>
                </w:rPr>
                <w:t xml:space="preserve">0.3833557 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48D83F1" w14:textId="77777777" w:rsidR="00F35CA9" w:rsidRPr="00BB09DE" w:rsidRDefault="00F35CA9" w:rsidP="00E91B4A">
            <w:pPr>
              <w:pStyle w:val="HTML"/>
              <w:shd w:val="clear" w:color="auto" w:fill="FFFFFF"/>
              <w:wordWrap w:val="0"/>
              <w:rPr>
                <w:ins w:id="5709" w:author="Dalit Roth" w:date="2020-10-19T15:21:00Z"/>
                <w:rFonts w:ascii="Lucida Console" w:hAnsi="Lucida Console"/>
                <w:color w:val="000000"/>
              </w:rPr>
            </w:pPr>
            <w:ins w:id="5710" w:author="Dalit Roth" w:date="2020-10-19T15:21:00Z">
              <w:r w:rsidRPr="0084232E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S </w:t>
              </w:r>
              <w:proofErr w:type="gramStart"/>
              <w:r w:rsidRPr="0084232E">
                <w:rPr>
                  <w:rStyle w:val="gd15mcfceub"/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= 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</w:t>
              </w:r>
              <w:r w:rsidRPr="00BB09DE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2619715847</w:t>
              </w:r>
              <w:proofErr w:type="gramEnd"/>
            </w:ins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40B8122" w14:textId="77777777" w:rsidR="00F35CA9" w:rsidRPr="0084232E" w:rsidRDefault="00F35CA9" w:rsidP="00E91B4A">
            <w:pPr>
              <w:spacing w:line="276" w:lineRule="auto"/>
              <w:jc w:val="center"/>
              <w:rPr>
                <w:ins w:id="5711" w:author="Dalit Roth" w:date="2020-10-19T15:21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712" w:author="Dalit Roth" w:date="2020-10-19T15:21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  <w:bdr w:val="none" w:sz="0" w:space="0" w:color="auto" w:frame="1"/>
                </w:rPr>
                <w:t xml:space="preserve">p-value &lt; </w:t>
              </w:r>
              <w:r>
                <w:rPr>
                  <w:rStyle w:val="a5"/>
                  <w:rFonts w:ascii="Lucida Console" w:hAnsi="Lucida Console"/>
                  <w:color w:val="000000"/>
                  <w:bdr w:val="none" w:sz="0" w:space="0" w:color="auto" w:frame="1"/>
                </w:rPr>
                <w:t xml:space="preserve">  </w:t>
              </w:r>
              <w:r w:rsidRPr="00592CCC">
                <w:rPr>
                  <w:rFonts w:ascii="Lucida Console" w:hAnsi="Lucida Console"/>
                  <w:color w:val="000000"/>
                  <w:bdr w:val="none" w:sz="0" w:space="0" w:color="auto" w:frame="1"/>
                </w:rPr>
                <w:t>2.2e-16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8659AE4" w14:textId="77777777" w:rsidR="00F35CA9" w:rsidRPr="0084232E" w:rsidRDefault="00F35CA9" w:rsidP="00E91B4A">
            <w:pPr>
              <w:spacing w:line="276" w:lineRule="auto"/>
              <w:jc w:val="center"/>
              <w:rPr>
                <w:ins w:id="5713" w:author="Dalit Roth" w:date="2020-10-19T15:21:00Z"/>
                <w:rFonts w:asciiTheme="minorBidi" w:hAnsiTheme="minorBidi" w:cstheme="minorBidi"/>
                <w:color w:val="000000"/>
                <w:sz w:val="22"/>
                <w:szCs w:val="22"/>
              </w:rPr>
            </w:pPr>
            <w:ins w:id="5714" w:author="Dalit Roth" w:date="2020-10-19T15:21:00Z">
              <w:r w:rsidRPr="0084232E">
                <w:rPr>
                  <w:rFonts w:asciiTheme="minorBidi" w:hAnsiTheme="minorBidi" w:cstheme="minorBidi"/>
                  <w:color w:val="000000"/>
                  <w:sz w:val="22"/>
                  <w:szCs w:val="22"/>
                </w:rPr>
                <w:t>Without outliers</w:t>
              </w:r>
            </w:ins>
          </w:p>
        </w:tc>
      </w:tr>
    </w:tbl>
    <w:p w14:paraId="364DAFAA" w14:textId="77777777" w:rsidR="00F35CA9" w:rsidRDefault="00F35CA9" w:rsidP="00F35CA9">
      <w:pPr>
        <w:framePr w:hSpace="180" w:wrap="around" w:vAnchor="text" w:hAnchor="text" w:y="1"/>
        <w:suppressOverlap/>
        <w:rPr>
          <w:ins w:id="5715" w:author="Dalit Roth" w:date="2020-10-19T15:21:00Z"/>
          <w:rFonts w:cs="Arial"/>
          <w:noProof/>
        </w:rPr>
      </w:pPr>
      <w:ins w:id="5716" w:author="Dalit Roth" w:date="2020-10-19T15:21:00Z">
        <w:r>
          <w:rPr>
            <w:rFonts w:cs="Arial" w:hint="cs"/>
            <w:noProof/>
            <w:rtl/>
          </w:rPr>
          <w:t>נ</w:t>
        </w:r>
        <w:r w:rsidRPr="00E47E68">
          <w:rPr>
            <w:rFonts w:cs="Arial" w:hint="cs"/>
            <w:noProof/>
            <w:highlight w:val="yellow"/>
            <w:rtl/>
          </w:rPr>
          <w:t>יקוי ערכי הקיצון</w:t>
        </w:r>
        <w:r>
          <w:rPr>
            <w:rFonts w:cs="Arial" w:hint="cs"/>
            <w:noProof/>
            <w:highlight w:val="yellow"/>
            <w:rtl/>
          </w:rPr>
          <w:t xml:space="preserve"> קצת הוריד את </w:t>
        </w:r>
        <w:r w:rsidRPr="00E47E68">
          <w:rPr>
            <w:rFonts w:cs="Arial" w:hint="cs"/>
            <w:noProof/>
            <w:highlight w:val="yellow"/>
            <w:rtl/>
          </w:rPr>
          <w:t xml:space="preserve"> </w:t>
        </w:r>
        <w:r>
          <w:rPr>
            <w:rFonts w:cs="Arial" w:hint="cs"/>
            <w:noProof/>
            <w:highlight w:val="yellow"/>
            <w:rtl/>
          </w:rPr>
          <w:t>ה</w:t>
        </w:r>
        <w:r w:rsidRPr="00E47E68">
          <w:rPr>
            <w:rFonts w:cs="Arial" w:hint="cs"/>
            <w:noProof/>
            <w:highlight w:val="yellow"/>
            <w:rtl/>
          </w:rPr>
          <w:t xml:space="preserve">קורולציה- </w:t>
        </w:r>
      </w:ins>
    </w:p>
    <w:p w14:paraId="5D58E21A" w14:textId="77777777" w:rsidR="00F35CA9" w:rsidRPr="002226D3" w:rsidRDefault="00F35CA9" w:rsidP="00F35CA9">
      <w:pPr>
        <w:pStyle w:val="a3"/>
        <w:bidi/>
        <w:spacing w:line="276" w:lineRule="auto"/>
        <w:ind w:left="386"/>
        <w:jc w:val="both"/>
        <w:rPr>
          <w:ins w:id="5717" w:author="Dalit Roth" w:date="2020-10-19T15:21:00Z"/>
          <w:rFonts w:asciiTheme="minorBidi" w:hAnsiTheme="minorBidi" w:cstheme="minorBidi" w:hint="cs"/>
          <w:u w:val="single"/>
          <w:rtl/>
        </w:rPr>
      </w:pPr>
    </w:p>
    <w:p w14:paraId="35E6D504" w14:textId="77777777" w:rsidR="00F35CA9" w:rsidRDefault="00F35CA9" w:rsidP="00F35CA9">
      <w:pPr>
        <w:bidi/>
        <w:spacing w:line="276" w:lineRule="auto"/>
        <w:rPr>
          <w:ins w:id="5718" w:author="Dalit Roth" w:date="2020-10-19T15:21:00Z"/>
          <w:rFonts w:asciiTheme="minorBidi" w:hAnsiTheme="minorBidi" w:cstheme="minorBidi" w:hint="cs"/>
          <w:u w:val="single"/>
          <w:rtl/>
        </w:rPr>
      </w:pPr>
      <w:ins w:id="5719" w:author="Dalit Roth" w:date="2020-10-19T15:21:00Z">
        <w:r>
          <w:rPr>
            <w:rFonts w:asciiTheme="minorBidi" w:hAnsiTheme="minorBidi" w:cstheme="minorBidi" w:hint="cs"/>
            <w:u w:val="single"/>
            <w:rtl/>
          </w:rPr>
          <w:t>טיפול בחוסרים</w:t>
        </w:r>
      </w:ins>
    </w:p>
    <w:p w14:paraId="7386BE8F" w14:textId="77777777" w:rsidR="00F35CA9" w:rsidRDefault="00F35CA9" w:rsidP="00F35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5720" w:author="Dalit Roth" w:date="2020-10-19T15:21:00Z"/>
          <w:rFonts w:asciiTheme="minorBidi" w:hAnsiTheme="minorBidi" w:cstheme="minorBidi"/>
          <w:bdr w:val="none" w:sz="0" w:space="0" w:color="auto" w:frame="1"/>
          <w:rtl/>
          <w:lang/>
        </w:rPr>
      </w:pPr>
      <w:ins w:id="5721" w:author="Dalit Roth" w:date="2020-10-19T15:21:00Z"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-בהפעלת </w:t>
        </w:r>
        <w:proofErr w:type="spellStart"/>
        <w:r w:rsidRPr="006B29C4">
          <w:rPr>
            <w:rFonts w:asciiTheme="minorBidi" w:hAnsiTheme="minorBidi" w:cstheme="minorBidi"/>
            <w:bdr w:val="none" w:sz="0" w:space="0" w:color="auto" w:frame="1"/>
            <w:lang/>
          </w:rPr>
          <w:t>glm</w:t>
        </w:r>
        <w:proofErr w:type="spellEnd"/>
        <w:r w:rsidRPr="006B29C4"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מול כל המשתנים בטבלה, אין משתנה שנותן תוצאה משמעותית.</w:t>
        </w:r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</w:t>
        </w:r>
      </w:ins>
    </w:p>
    <w:p w14:paraId="1349786D" w14:textId="77777777" w:rsidR="00F35CA9" w:rsidRDefault="00F35CA9" w:rsidP="00F35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5722" w:author="Dalit Roth" w:date="2020-10-19T15:21:00Z"/>
          <w:rFonts w:asciiTheme="minorBidi" w:hAnsiTheme="minorBidi" w:cstheme="minorBidi"/>
          <w:bdr w:val="none" w:sz="0" w:space="0" w:color="auto" w:frame="1"/>
          <w:rtl/>
          <w:lang/>
        </w:rPr>
      </w:pPr>
      <w:ins w:id="5723" w:author="Dalit Roth" w:date="2020-10-19T15:21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- בהסתכלות על החוסרים מול ה </w:t>
        </w:r>
        <w:proofErr w:type="spellStart"/>
        <w:r>
          <w:rPr>
            <w:rFonts w:asciiTheme="minorBidi" w:hAnsiTheme="minorBidi" w:cstheme="minorBidi"/>
            <w:bdr w:val="none" w:sz="0" w:space="0" w:color="auto" w:frame="1"/>
            <w:lang/>
          </w:rPr>
          <w:t>movie_id</w:t>
        </w:r>
        <w:proofErr w:type="spellEnd"/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, אין סדר </w:t>
        </w:r>
        <w:proofErr w:type="spellStart"/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מסויים</w:t>
        </w:r>
        <w:proofErr w:type="spellEnd"/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 לחוסרים. </w:t>
        </w:r>
      </w:ins>
    </w:p>
    <w:p w14:paraId="049DA679" w14:textId="77777777" w:rsidR="00F35CA9" w:rsidRDefault="00F35CA9" w:rsidP="00F35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5724" w:author="Dalit Roth" w:date="2020-10-19T15:21:00Z"/>
          <w:rFonts w:asciiTheme="minorBidi" w:hAnsiTheme="minorBidi" w:cstheme="minorBidi"/>
          <w:bdr w:val="none" w:sz="0" w:space="0" w:color="auto" w:frame="1"/>
          <w:rtl/>
          <w:lang/>
        </w:rPr>
      </w:pPr>
      <w:ins w:id="5725" w:author="Dalit Roth" w:date="2020-10-19T15:21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- בהסתכלות על השורות, החוסרים כוללים 32 מתוך 85 משתנים  - כמעט 40%</w:t>
        </w:r>
      </w:ins>
    </w:p>
    <w:p w14:paraId="2F081E44" w14:textId="77777777" w:rsidR="00F35CA9" w:rsidRDefault="00F35CA9" w:rsidP="00F35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5726" w:author="Dalit Roth" w:date="2020-10-19T15:21:00Z"/>
          <w:rFonts w:asciiTheme="minorBidi" w:hAnsiTheme="minorBidi" w:cstheme="minorBidi"/>
          <w:bdr w:val="none" w:sz="0" w:space="0" w:color="auto" w:frame="1"/>
          <w:rtl/>
          <w:lang/>
        </w:rPr>
      </w:pPr>
      <w:ins w:id="5727" w:author="Dalit Roth" w:date="2020-10-19T15:21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>- בהסתכלות על אחוז החוסרים מכלל הערכים- פחות מ 0.05%</w:t>
        </w:r>
      </w:ins>
    </w:p>
    <w:p w14:paraId="657DD3EB" w14:textId="77777777" w:rsidR="00F35CA9" w:rsidRPr="006B29C4" w:rsidRDefault="00F35CA9" w:rsidP="00F35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/>
        <w:rPr>
          <w:ins w:id="5728" w:author="Dalit Roth" w:date="2020-10-19T15:21:00Z"/>
          <w:rFonts w:asciiTheme="minorBidi" w:hAnsiTheme="minorBidi" w:cstheme="minorBidi" w:hint="cs"/>
          <w:bdr w:val="none" w:sz="0" w:space="0" w:color="auto" w:frame="1"/>
          <w:rtl/>
          <w:lang/>
        </w:rPr>
      </w:pPr>
      <w:ins w:id="5729" w:author="Dalit Roth" w:date="2020-10-19T15:21:00Z">
        <w:r>
          <w:rPr>
            <w:rFonts w:asciiTheme="minorBidi" w:hAnsiTheme="minorBidi" w:cstheme="minorBidi" w:hint="cs"/>
            <w:bdr w:val="none" w:sz="0" w:space="0" w:color="auto" w:frame="1"/>
            <w:rtl/>
            <w:lang/>
          </w:rPr>
          <w:t xml:space="preserve">- המסקנה שהמשתנים הם : </w:t>
        </w:r>
        <w:r>
          <w:rPr>
            <w:rFonts w:asciiTheme="minorBidi" w:hAnsiTheme="minorBidi" w:cstheme="minorBidi" w:hint="cs"/>
            <w:bdr w:val="none" w:sz="0" w:space="0" w:color="auto" w:frame="1"/>
            <w:lang/>
          </w:rPr>
          <w:t>MCAR</w:t>
        </w:r>
      </w:ins>
    </w:p>
    <w:p w14:paraId="2737C792" w14:textId="77777777" w:rsidR="00F35CA9" w:rsidRDefault="00F35CA9" w:rsidP="00F35CA9">
      <w:pPr>
        <w:bidi/>
        <w:spacing w:line="276" w:lineRule="auto"/>
        <w:rPr>
          <w:ins w:id="5730" w:author="Dalit Roth" w:date="2020-10-19T15:21:00Z"/>
          <w:rFonts w:asciiTheme="minorBidi" w:hAnsiTheme="minorBidi" w:cstheme="minorBidi"/>
          <w:u w:val="single"/>
          <w:rtl/>
        </w:rPr>
      </w:pPr>
    </w:p>
    <w:p w14:paraId="21F006C8" w14:textId="77777777" w:rsidR="00F35CA9" w:rsidRDefault="00F35CA9" w:rsidP="00F35CA9">
      <w:pPr>
        <w:bidi/>
        <w:spacing w:line="276" w:lineRule="auto"/>
        <w:rPr>
          <w:ins w:id="5731" w:author="Dalit Roth" w:date="2020-10-19T15:21:00Z"/>
          <w:rFonts w:asciiTheme="minorBidi" w:hAnsiTheme="minorBidi" w:cstheme="minorBidi"/>
          <w:u w:val="single"/>
          <w:rtl/>
        </w:rPr>
      </w:pPr>
      <w:ins w:id="5732" w:author="Dalit Roth" w:date="2020-10-19T15:21:00Z">
        <w:r>
          <w:rPr>
            <w:rFonts w:asciiTheme="minorBidi" w:hAnsiTheme="minorBidi" w:cstheme="minorBidi" w:hint="cs"/>
            <w:u w:val="single"/>
            <w:rtl/>
          </w:rPr>
          <w:t>מסקנה:</w:t>
        </w:r>
        <w:r>
          <w:rPr>
            <w:rFonts w:asciiTheme="minorBidi" w:hAnsiTheme="minorBidi" w:cstheme="minorBidi" w:hint="cs"/>
            <w:u w:val="single"/>
          </w:rPr>
          <w:t xml:space="preserve"> </w:t>
        </w:r>
        <w:r>
          <w:rPr>
            <w:rFonts w:asciiTheme="minorBidi" w:hAnsiTheme="minorBidi" w:cstheme="minorBidi" w:hint="cs"/>
            <w:u w:val="single"/>
            <w:rtl/>
          </w:rPr>
          <w:t>ניתן להסיר או להשלים את 34 החוסרים</w:t>
        </w:r>
      </w:ins>
    </w:p>
    <w:p w14:paraId="7A3C1172" w14:textId="464CC699" w:rsidR="00774CEC" w:rsidDel="00F35CA9" w:rsidRDefault="00774CEC">
      <w:pPr>
        <w:spacing w:after="160" w:line="259" w:lineRule="auto"/>
        <w:rPr>
          <w:del w:id="5733" w:author="Dalit Roth" w:date="2020-10-19T15:21:00Z"/>
          <w:rFonts w:asciiTheme="minorBidi" w:hAnsiTheme="minorBidi" w:cstheme="minorBidi"/>
          <w:u w:val="single"/>
        </w:rPr>
      </w:pPr>
    </w:p>
    <w:p w14:paraId="6CB87B36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EADC56E" w14:textId="20947141" w:rsidR="00E058BA" w:rsidDel="00F35CA9" w:rsidRDefault="00E058BA">
      <w:pPr>
        <w:spacing w:after="160" w:line="259" w:lineRule="auto"/>
        <w:rPr>
          <w:del w:id="5734" w:author="Dalit Roth" w:date="2020-10-19T15:21:00Z"/>
          <w:rFonts w:asciiTheme="minorBidi" w:hAnsiTheme="minorBidi" w:cstheme="minorBidi"/>
          <w:u w:val="single"/>
        </w:rPr>
      </w:pPr>
      <w:del w:id="5735" w:author="Dalit Roth" w:date="2020-10-19T15:21:00Z">
        <w:r w:rsidDel="00F35CA9">
          <w:rPr>
            <w:rFonts w:asciiTheme="minorBidi" w:hAnsiTheme="minorBidi" w:cstheme="minorBidi"/>
            <w:u w:val="single"/>
          </w:rPr>
          <w:br w:type="page"/>
        </w:r>
      </w:del>
    </w:p>
    <w:p w14:paraId="69DF55C3" w14:textId="3C72E451" w:rsidR="001733C6" w:rsidRPr="00C33D60" w:rsidRDefault="001733C6" w:rsidP="0078097A">
      <w:pPr>
        <w:pStyle w:val="a3"/>
        <w:numPr>
          <w:ilvl w:val="0"/>
          <w:numId w:val="24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depart_Sound_female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5D6447A" w14:textId="28B604B5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80DE9CB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8CED2C3" w14:textId="4CA3C7D6" w:rsidR="002E7EF3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B058619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808B78D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7658D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43B136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64FA3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21DEE91E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7FA1EA0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19C0F59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69A4E3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F652D5" w14:textId="3A74593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DD4B44E" w14:textId="6748BE9E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4160927" w14:textId="772071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0.07914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C69D78A" w14:textId="33928620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37E8FB6" w14:textId="3371F43E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5C3D5D" w14:textId="48CD7AF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2AB098D" w14:textId="68B3CFC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1C28D6C6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8B7BF0A" w14:textId="03909A7D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501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171F7790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C4323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2C80C80" w14:textId="16C67802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F946923" w14:textId="4CFD774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922700" w14:textId="4D80405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F092F" w14:textId="2E61901D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403647" w14:textId="5AD98649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36F1257" w14:textId="631C9FF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42362BF1" w14:textId="3340962B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CDAC63" w14:textId="205B37B8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1A8E1FC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629D6958" w14:textId="5C3130ED" w:rsidR="002E7EF3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46797D4F" wp14:editId="50AACF82">
            <wp:extent cx="1737360" cy="1737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3" cy="1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13D949D9" w14:textId="55524CE4" w:rsidR="00AD1E19" w:rsidRPr="00C33D60" w:rsidRDefault="00AD1E19" w:rsidP="00661493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D3960AD" w14:textId="7D33E6E0" w:rsidR="00E058BA" w:rsidRDefault="00AD1E19" w:rsidP="0040104D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BA1CFF3" w14:textId="1E6F41BB" w:rsidR="00B82FF1" w:rsidRPr="00C33D60" w:rsidRDefault="00B82FF1" w:rsidP="0078097A">
      <w:pPr>
        <w:pStyle w:val="a3"/>
        <w:numPr>
          <w:ilvl w:val="0"/>
          <w:numId w:val="24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depart_visual_effects_female</w:t>
      </w:r>
      <w:proofErr w:type="spellEnd"/>
    </w:p>
    <w:p w14:paraId="5BEA0E6D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D384E6E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D3F2DD" w14:textId="34259BD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410"/>
        <w:gridCol w:w="1620"/>
      </w:tblGrid>
      <w:tr w:rsidR="00E058BA" w:rsidRPr="00C33D60" w14:paraId="0E7A3B17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2B05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67BD44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478C8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11F33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4CAC365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10" w:type="dxa"/>
            <w:shd w:val="clear" w:color="000000" w:fill="000000"/>
            <w:vAlign w:val="bottom"/>
            <w:hideMark/>
          </w:tcPr>
          <w:p w14:paraId="05AE35E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07558CA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52619E15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0239AB5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96DDA4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65AC05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0.00845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2909F9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475E9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0.094448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A048E9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BDDFDA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35AA9556" w14:textId="79FDDE64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58</w:t>
      </w:r>
    </w:p>
    <w:p w14:paraId="6DC41F0E" w14:textId="2A7A0A9E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26F62711" w14:textId="061A30E2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5D21429" wp14:editId="43E78465">
            <wp:extent cx="1905000" cy="1905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1BE8" w14:textId="77777777" w:rsidR="0040104D" w:rsidRPr="002E4148" w:rsidRDefault="0040104D" w:rsidP="0040104D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0104D">
        <w:rPr>
          <w:rFonts w:asciiTheme="minorBidi" w:hAnsiTheme="minorBidi" w:cstheme="minorBidi" w:hint="cs"/>
          <w:highlight w:val="cyan"/>
          <w:u w:val="single"/>
          <w:rtl/>
        </w:rPr>
        <w:t>המשתנה נראה חסר משמעות מאחר ועיקר הערכים הם 0</w:t>
      </w:r>
    </w:p>
    <w:p w14:paraId="4803F663" w14:textId="77777777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6A6A593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153F1DCB" w14:textId="394E32EF" w:rsidR="00774CEC" w:rsidRPr="00774CEC" w:rsidRDefault="00B82FF1" w:rsidP="0078097A">
      <w:pPr>
        <w:pStyle w:val="a3"/>
        <w:numPr>
          <w:ilvl w:val="0"/>
          <w:numId w:val="24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deaprt_writing_female</w:t>
      </w:r>
      <w:proofErr w:type="spellEnd"/>
    </w:p>
    <w:p w14:paraId="3166B662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C6FABF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18FF8945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23E3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ED4309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3195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2FD2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BD0C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A48BC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9227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04F4966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DB8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C47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4E85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0.1242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01C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7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6FDCB" w14:textId="77777777" w:rsidR="00774CEC" w:rsidRPr="0075304E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356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363A82B3" w14:textId="77777777" w:rsidR="00774CEC" w:rsidRDefault="00774CEC" w:rsidP="00774CEC">
      <w:pPr>
        <w:bidi/>
        <w:rPr>
          <w:rFonts w:asciiTheme="minorBidi" w:hAnsiTheme="minorBidi"/>
          <w:rtl/>
        </w:rPr>
      </w:pPr>
    </w:p>
    <w:p w14:paraId="7DB4D6FA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623424" behindDoc="0" locked="0" layoutInCell="1" allowOverlap="1" wp14:anchorId="5AA20682" wp14:editId="23CEEC30">
            <wp:simplePos x="0" y="0"/>
            <wp:positionH relativeFrom="column">
              <wp:posOffset>1588877</wp:posOffset>
            </wp:positionH>
            <wp:positionV relativeFrom="paragraph">
              <wp:posOffset>158552</wp:posOffset>
            </wp:positionV>
            <wp:extent cx="1912803" cy="1556278"/>
            <wp:effectExtent l="0" t="0" r="0" b="6350"/>
            <wp:wrapNone/>
            <wp:docPr id="189" name="תמונה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1791"/>
                    <a:stretch/>
                  </pic:blipFill>
                  <pic:spPr bwMode="auto">
                    <a:xfrm>
                      <a:off x="0" y="0"/>
                      <a:ext cx="1912803" cy="15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626496" behindDoc="0" locked="0" layoutInCell="1" allowOverlap="1" wp14:anchorId="04029580" wp14:editId="5447AA94">
            <wp:simplePos x="0" y="0"/>
            <wp:positionH relativeFrom="column">
              <wp:posOffset>-160222</wp:posOffset>
            </wp:positionH>
            <wp:positionV relativeFrom="paragraph">
              <wp:posOffset>209642</wp:posOffset>
            </wp:positionV>
            <wp:extent cx="1992630" cy="1643380"/>
            <wp:effectExtent l="0" t="0" r="0" b="0"/>
            <wp:wrapNone/>
            <wp:docPr id="190" name="תמונה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25" b="34867"/>
                    <a:stretch/>
                  </pic:blipFill>
                  <pic:spPr bwMode="auto">
                    <a:xfrm>
                      <a:off x="0" y="0"/>
                      <a:ext cx="19926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חריגים:763 </w:t>
      </w:r>
    </w:p>
    <w:p w14:paraId="1DA83FBD" w14:textId="77777777" w:rsidR="00774CEC" w:rsidRPr="009304C1" w:rsidRDefault="00774CEC" w:rsidP="0040104D">
      <w:pPr>
        <w:bidi/>
        <w:rPr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677A81EB" wp14:editId="61D6F1CE">
            <wp:extent cx="1754266" cy="1626413"/>
            <wp:effectExtent l="0" t="0" r="0" b="0"/>
            <wp:docPr id="191" name="תמונה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29867"/>
                    <a:stretch/>
                  </pic:blipFill>
                  <pic:spPr bwMode="auto">
                    <a:xfrm>
                      <a:off x="0" y="0"/>
                      <a:ext cx="1764483" cy="16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304E">
        <w:rPr>
          <w:rFonts w:hint="cs"/>
        </w:rPr>
        <w:t xml:space="preserve"> </w:t>
      </w:r>
    </w:p>
    <w:sectPr w:rsidR="00774CEC" w:rsidRPr="009304C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alit Roth" w:date="2020-10-19T10:10:00Z" w:initials="DR">
    <w:p w14:paraId="3722B2DA" w14:textId="597B670F" w:rsidR="00F758F6" w:rsidRDefault="00F758F6">
      <w:pPr>
        <w:pStyle w:val="a9"/>
      </w:pPr>
      <w:r>
        <w:rPr>
          <w:rStyle w:val="a8"/>
        </w:rPr>
        <w:annotationRef/>
      </w:r>
      <w:r>
        <w:rPr>
          <w:rFonts w:hint="cs"/>
          <w:rtl/>
        </w:rPr>
        <w:t xml:space="preserve">הם לא כדאי לעבור סעיף </w:t>
      </w:r>
      <w:proofErr w:type="spellStart"/>
      <w:r>
        <w:rPr>
          <w:rFonts w:hint="cs"/>
          <w:rtl/>
        </w:rPr>
        <w:t>סעיף</w:t>
      </w:r>
      <w:proofErr w:type="spellEnd"/>
      <w:r>
        <w:rPr>
          <w:rFonts w:hint="cs"/>
          <w:rtl/>
        </w:rPr>
        <w:t xml:space="preserve"> בשאלות ולדון בו? אם יהיה זמן אארגן כזה טקסט. </w:t>
      </w:r>
    </w:p>
  </w:comment>
  <w:comment w:id="12" w:author="Dalit Roth" w:date="2020-10-19T10:39:00Z" w:initials="DR">
    <w:p w14:paraId="26ADBB7C" w14:textId="59C653C4" w:rsidR="00F758F6" w:rsidRDefault="00F758F6">
      <w:pPr>
        <w:pStyle w:val="a9"/>
        <w:rPr>
          <w:rFonts w:hint="cs"/>
          <w:rtl/>
        </w:rPr>
      </w:pPr>
      <w:r>
        <w:rPr>
          <w:rStyle w:val="a8"/>
        </w:rPr>
        <w:annotationRef/>
      </w:r>
      <w:r>
        <w:rPr>
          <w:rFonts w:hint="cs"/>
          <w:rtl/>
        </w:rPr>
        <w:t xml:space="preserve">מה עם משתנים </w:t>
      </w:r>
      <w:proofErr w:type="spellStart"/>
      <w:r>
        <w:rPr>
          <w:rFonts w:hint="cs"/>
          <w:rtl/>
        </w:rPr>
        <w:t>בינומיאלים</w:t>
      </w:r>
      <w:proofErr w:type="spellEnd"/>
      <w:r>
        <w:rPr>
          <w:rFonts w:hint="cs"/>
          <w:rtl/>
        </w:rPr>
        <w:t xml:space="preserve"> או </w:t>
      </w:r>
      <w:proofErr w:type="spellStart"/>
      <w:r>
        <w:rPr>
          <w:rFonts w:hint="cs"/>
          <w:rtl/>
        </w:rPr>
        <w:t>קטגוריאלים</w:t>
      </w:r>
      <w:proofErr w:type="spellEnd"/>
      <w:r>
        <w:rPr>
          <w:rFonts w:hint="cs"/>
          <w:rtl/>
        </w:rPr>
        <w:t xml:space="preserve"> שנבדקו בחי טסט?</w:t>
      </w:r>
    </w:p>
  </w:comment>
  <w:comment w:id="162" w:author="Dalit Roth" w:date="2020-10-19T10:54:00Z" w:initials="DR">
    <w:p w14:paraId="222F2C2C" w14:textId="4355C543" w:rsidR="00F758F6" w:rsidRDefault="00F758F6">
      <w:pPr>
        <w:pStyle w:val="a9"/>
        <w:rPr>
          <w:rFonts w:hint="cs"/>
          <w:rtl/>
        </w:rPr>
      </w:pPr>
      <w:r>
        <w:rPr>
          <w:rStyle w:val="a8"/>
        </w:rPr>
        <w:annotationRef/>
      </w:r>
      <w:r>
        <w:rPr>
          <w:rFonts w:hint="cs"/>
          <w:rtl/>
        </w:rPr>
        <w:t xml:space="preserve">ניתוח חוזר על עצמו. כנראה </w:t>
      </w:r>
      <w:proofErr w:type="spellStart"/>
      <w:r>
        <w:rPr>
          <w:rFonts w:hint="cs"/>
          <w:rtl/>
        </w:rPr>
        <w:t>היתה</w:t>
      </w:r>
      <w:proofErr w:type="spellEnd"/>
      <w:r>
        <w:rPr>
          <w:rFonts w:hint="cs"/>
          <w:rtl/>
        </w:rPr>
        <w:t xml:space="preserve"> שגיאה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722B2DA" w15:done="0"/>
  <w15:commentEx w15:paraId="26ADBB7C" w15:done="0"/>
  <w15:commentEx w15:paraId="222F2C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7E48C" w16cex:dateUtc="2020-10-19T07:10:00Z"/>
  <w16cex:commentExtensible w16cex:durableId="2337EB74" w16cex:dateUtc="2020-10-19T07:39:00Z"/>
  <w16cex:commentExtensible w16cex:durableId="2337EEFE" w16cex:dateUtc="2020-10-19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722B2DA" w16cid:durableId="2337E48C"/>
  <w16cid:commentId w16cid:paraId="26ADBB7C" w16cid:durableId="2337EB74"/>
  <w16cid:commentId w16cid:paraId="222F2C2C" w16cid:durableId="2337EEF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1E07"/>
    <w:multiLevelType w:val="hybridMultilevel"/>
    <w:tmpl w:val="686094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47B30"/>
    <w:multiLevelType w:val="hybridMultilevel"/>
    <w:tmpl w:val="83EA1630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705CC"/>
    <w:multiLevelType w:val="hybridMultilevel"/>
    <w:tmpl w:val="10E0C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949"/>
    <w:multiLevelType w:val="hybridMultilevel"/>
    <w:tmpl w:val="5F1C3FA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F7991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72314"/>
    <w:multiLevelType w:val="hybridMultilevel"/>
    <w:tmpl w:val="D75C9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B57"/>
    <w:multiLevelType w:val="hybridMultilevel"/>
    <w:tmpl w:val="7562A66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62E68"/>
    <w:multiLevelType w:val="hybridMultilevel"/>
    <w:tmpl w:val="E996DE56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5F7B09"/>
    <w:multiLevelType w:val="hybridMultilevel"/>
    <w:tmpl w:val="A42EE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4262A"/>
    <w:multiLevelType w:val="hybridMultilevel"/>
    <w:tmpl w:val="EE34DA7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C0BA6"/>
    <w:multiLevelType w:val="hybridMultilevel"/>
    <w:tmpl w:val="4DD2F87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01AD9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B3D41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D6558"/>
    <w:multiLevelType w:val="hybridMultilevel"/>
    <w:tmpl w:val="6CD211D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16DD0"/>
    <w:multiLevelType w:val="hybridMultilevel"/>
    <w:tmpl w:val="9AAE8F1C"/>
    <w:lvl w:ilvl="0" w:tplc="FADC724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26A9B"/>
    <w:multiLevelType w:val="hybridMultilevel"/>
    <w:tmpl w:val="EE34DA7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1024B"/>
    <w:multiLevelType w:val="hybridMultilevel"/>
    <w:tmpl w:val="EE34DA7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AF2508"/>
    <w:multiLevelType w:val="hybridMultilevel"/>
    <w:tmpl w:val="FE1AFA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8C7242"/>
    <w:multiLevelType w:val="hybridMultilevel"/>
    <w:tmpl w:val="387C4D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9A3718A"/>
    <w:multiLevelType w:val="hybridMultilevel"/>
    <w:tmpl w:val="EE34DA76"/>
    <w:lvl w:ilvl="0" w:tplc="0C00000F">
      <w:start w:val="1"/>
      <w:numFmt w:val="decimal"/>
      <w:lvlText w:val="%1."/>
      <w:lvlJc w:val="left"/>
      <w:pPr>
        <w:ind w:left="694" w:hanging="360"/>
      </w:pPr>
    </w:lvl>
    <w:lvl w:ilvl="1" w:tplc="0C000019">
      <w:start w:val="1"/>
      <w:numFmt w:val="lowerLetter"/>
      <w:lvlText w:val="%2."/>
      <w:lvlJc w:val="left"/>
      <w:pPr>
        <w:ind w:left="1414" w:hanging="360"/>
      </w:pPr>
    </w:lvl>
    <w:lvl w:ilvl="2" w:tplc="0C00001B">
      <w:start w:val="1"/>
      <w:numFmt w:val="lowerRoman"/>
      <w:lvlText w:val="%3."/>
      <w:lvlJc w:val="right"/>
      <w:pPr>
        <w:ind w:left="2134" w:hanging="180"/>
      </w:pPr>
    </w:lvl>
    <w:lvl w:ilvl="3" w:tplc="0C00000F" w:tentative="1">
      <w:start w:val="1"/>
      <w:numFmt w:val="decimal"/>
      <w:lvlText w:val="%4."/>
      <w:lvlJc w:val="left"/>
      <w:pPr>
        <w:ind w:left="2854" w:hanging="360"/>
      </w:pPr>
    </w:lvl>
    <w:lvl w:ilvl="4" w:tplc="0C000019" w:tentative="1">
      <w:start w:val="1"/>
      <w:numFmt w:val="lowerLetter"/>
      <w:lvlText w:val="%5."/>
      <w:lvlJc w:val="left"/>
      <w:pPr>
        <w:ind w:left="3574" w:hanging="360"/>
      </w:pPr>
    </w:lvl>
    <w:lvl w:ilvl="5" w:tplc="0C00001B" w:tentative="1">
      <w:start w:val="1"/>
      <w:numFmt w:val="lowerRoman"/>
      <w:lvlText w:val="%6."/>
      <w:lvlJc w:val="right"/>
      <w:pPr>
        <w:ind w:left="4294" w:hanging="180"/>
      </w:pPr>
    </w:lvl>
    <w:lvl w:ilvl="6" w:tplc="0C00000F" w:tentative="1">
      <w:start w:val="1"/>
      <w:numFmt w:val="decimal"/>
      <w:lvlText w:val="%7."/>
      <w:lvlJc w:val="left"/>
      <w:pPr>
        <w:ind w:left="5014" w:hanging="360"/>
      </w:pPr>
    </w:lvl>
    <w:lvl w:ilvl="7" w:tplc="0C000019" w:tentative="1">
      <w:start w:val="1"/>
      <w:numFmt w:val="lowerLetter"/>
      <w:lvlText w:val="%8."/>
      <w:lvlJc w:val="left"/>
      <w:pPr>
        <w:ind w:left="5734" w:hanging="360"/>
      </w:pPr>
    </w:lvl>
    <w:lvl w:ilvl="8" w:tplc="0C00001B" w:tentative="1">
      <w:start w:val="1"/>
      <w:numFmt w:val="lowerRoman"/>
      <w:lvlText w:val="%9."/>
      <w:lvlJc w:val="right"/>
      <w:pPr>
        <w:ind w:left="6454" w:hanging="180"/>
      </w:pPr>
    </w:lvl>
  </w:abstractNum>
  <w:abstractNum w:abstractNumId="20" w15:restartNumberingAfterBreak="0">
    <w:nsid w:val="6D5241C0"/>
    <w:multiLevelType w:val="hybridMultilevel"/>
    <w:tmpl w:val="7EE4979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356021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130508"/>
    <w:multiLevelType w:val="hybridMultilevel"/>
    <w:tmpl w:val="420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7518AC"/>
    <w:multiLevelType w:val="hybridMultilevel"/>
    <w:tmpl w:val="7562A66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22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3"/>
  </w:num>
  <w:num w:numId="9">
    <w:abstractNumId w:val="18"/>
  </w:num>
  <w:num w:numId="10">
    <w:abstractNumId w:val="4"/>
  </w:num>
  <w:num w:numId="11">
    <w:abstractNumId w:val="10"/>
  </w:num>
  <w:num w:numId="12">
    <w:abstractNumId w:val="17"/>
  </w:num>
  <w:num w:numId="13">
    <w:abstractNumId w:val="14"/>
  </w:num>
  <w:num w:numId="14">
    <w:abstractNumId w:val="23"/>
  </w:num>
  <w:num w:numId="15">
    <w:abstractNumId w:val="6"/>
  </w:num>
  <w:num w:numId="16">
    <w:abstractNumId w:val="20"/>
  </w:num>
  <w:num w:numId="17">
    <w:abstractNumId w:val="19"/>
  </w:num>
  <w:num w:numId="18">
    <w:abstractNumId w:val="11"/>
  </w:num>
  <w:num w:numId="19">
    <w:abstractNumId w:val="16"/>
  </w:num>
  <w:num w:numId="20">
    <w:abstractNumId w:val="15"/>
  </w:num>
  <w:num w:numId="21">
    <w:abstractNumId w:val="9"/>
  </w:num>
  <w:num w:numId="22">
    <w:abstractNumId w:val="8"/>
  </w:num>
  <w:num w:numId="23">
    <w:abstractNumId w:val="13"/>
  </w:num>
  <w:num w:numId="24">
    <w:abstractNumId w:val="21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lit Roth">
    <w15:presenceInfo w15:providerId="Windows Live" w15:userId="39960a574766a6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67"/>
    <w:rsid w:val="00001207"/>
    <w:rsid w:val="0000665A"/>
    <w:rsid w:val="00014472"/>
    <w:rsid w:val="00022DCD"/>
    <w:rsid w:val="000333B2"/>
    <w:rsid w:val="00040816"/>
    <w:rsid w:val="00042E91"/>
    <w:rsid w:val="00044610"/>
    <w:rsid w:val="00046D9A"/>
    <w:rsid w:val="00047159"/>
    <w:rsid w:val="0005645F"/>
    <w:rsid w:val="000573BE"/>
    <w:rsid w:val="0006228A"/>
    <w:rsid w:val="0007049F"/>
    <w:rsid w:val="000806A7"/>
    <w:rsid w:val="00083667"/>
    <w:rsid w:val="000855C9"/>
    <w:rsid w:val="00092F83"/>
    <w:rsid w:val="00093BC4"/>
    <w:rsid w:val="000A25AF"/>
    <w:rsid w:val="000A7A25"/>
    <w:rsid w:val="000B0F8F"/>
    <w:rsid w:val="000B5DDC"/>
    <w:rsid w:val="000C083C"/>
    <w:rsid w:val="000D1943"/>
    <w:rsid w:val="0010220E"/>
    <w:rsid w:val="0010477E"/>
    <w:rsid w:val="00106B41"/>
    <w:rsid w:val="00121AD7"/>
    <w:rsid w:val="00123EDC"/>
    <w:rsid w:val="0013471B"/>
    <w:rsid w:val="001359EA"/>
    <w:rsid w:val="00136F9E"/>
    <w:rsid w:val="00143F88"/>
    <w:rsid w:val="00144C5C"/>
    <w:rsid w:val="0015597A"/>
    <w:rsid w:val="0016425A"/>
    <w:rsid w:val="001733C6"/>
    <w:rsid w:val="00181605"/>
    <w:rsid w:val="00191474"/>
    <w:rsid w:val="0019172E"/>
    <w:rsid w:val="001B1DE2"/>
    <w:rsid w:val="001B26DF"/>
    <w:rsid w:val="001B59FA"/>
    <w:rsid w:val="001B7D2E"/>
    <w:rsid w:val="001C31C3"/>
    <w:rsid w:val="001D2CA2"/>
    <w:rsid w:val="001D4C3D"/>
    <w:rsid w:val="001D625D"/>
    <w:rsid w:val="001E0559"/>
    <w:rsid w:val="001E1A53"/>
    <w:rsid w:val="001E1CE8"/>
    <w:rsid w:val="001E72ED"/>
    <w:rsid w:val="001F2340"/>
    <w:rsid w:val="00212FC1"/>
    <w:rsid w:val="00236C55"/>
    <w:rsid w:val="002403D2"/>
    <w:rsid w:val="00240D0B"/>
    <w:rsid w:val="002475AF"/>
    <w:rsid w:val="00247CB5"/>
    <w:rsid w:val="0026048D"/>
    <w:rsid w:val="00271D94"/>
    <w:rsid w:val="00276846"/>
    <w:rsid w:val="00280DF9"/>
    <w:rsid w:val="00283DC9"/>
    <w:rsid w:val="002943CD"/>
    <w:rsid w:val="002A57C8"/>
    <w:rsid w:val="002C2A05"/>
    <w:rsid w:val="002D0350"/>
    <w:rsid w:val="002D54C6"/>
    <w:rsid w:val="002D5E29"/>
    <w:rsid w:val="002E4148"/>
    <w:rsid w:val="002E6F0F"/>
    <w:rsid w:val="002E7EF3"/>
    <w:rsid w:val="003057E9"/>
    <w:rsid w:val="00316F39"/>
    <w:rsid w:val="00320327"/>
    <w:rsid w:val="00331DED"/>
    <w:rsid w:val="00336DF8"/>
    <w:rsid w:val="00340D55"/>
    <w:rsid w:val="00341041"/>
    <w:rsid w:val="0035535B"/>
    <w:rsid w:val="00360447"/>
    <w:rsid w:val="00365418"/>
    <w:rsid w:val="00370020"/>
    <w:rsid w:val="003707E3"/>
    <w:rsid w:val="003722FC"/>
    <w:rsid w:val="00374778"/>
    <w:rsid w:val="00393021"/>
    <w:rsid w:val="003B28F9"/>
    <w:rsid w:val="003F7E38"/>
    <w:rsid w:val="0040104D"/>
    <w:rsid w:val="0040114A"/>
    <w:rsid w:val="0040286D"/>
    <w:rsid w:val="0041015E"/>
    <w:rsid w:val="004326D0"/>
    <w:rsid w:val="00470F39"/>
    <w:rsid w:val="0047137E"/>
    <w:rsid w:val="00472BA8"/>
    <w:rsid w:val="0048093A"/>
    <w:rsid w:val="0049019B"/>
    <w:rsid w:val="00491FAB"/>
    <w:rsid w:val="0049784E"/>
    <w:rsid w:val="00497926"/>
    <w:rsid w:val="004B19AE"/>
    <w:rsid w:val="004B7580"/>
    <w:rsid w:val="004B7E93"/>
    <w:rsid w:val="004C2280"/>
    <w:rsid w:val="004E2F59"/>
    <w:rsid w:val="004E5AFB"/>
    <w:rsid w:val="004E7734"/>
    <w:rsid w:val="004F4CA1"/>
    <w:rsid w:val="00501DD6"/>
    <w:rsid w:val="005041A2"/>
    <w:rsid w:val="00505895"/>
    <w:rsid w:val="005305B0"/>
    <w:rsid w:val="0054156B"/>
    <w:rsid w:val="00543098"/>
    <w:rsid w:val="00555632"/>
    <w:rsid w:val="00557F9C"/>
    <w:rsid w:val="00561EA2"/>
    <w:rsid w:val="0057247C"/>
    <w:rsid w:val="005758D8"/>
    <w:rsid w:val="00577C5F"/>
    <w:rsid w:val="00585DCA"/>
    <w:rsid w:val="00593617"/>
    <w:rsid w:val="00595B20"/>
    <w:rsid w:val="005A3DD1"/>
    <w:rsid w:val="005B2D8D"/>
    <w:rsid w:val="005B5349"/>
    <w:rsid w:val="005C7619"/>
    <w:rsid w:val="005D0D74"/>
    <w:rsid w:val="005E5C9B"/>
    <w:rsid w:val="005E6D05"/>
    <w:rsid w:val="005F4BC2"/>
    <w:rsid w:val="005F61C5"/>
    <w:rsid w:val="005F6E46"/>
    <w:rsid w:val="00616FA4"/>
    <w:rsid w:val="00626060"/>
    <w:rsid w:val="00630881"/>
    <w:rsid w:val="0063510B"/>
    <w:rsid w:val="0063567C"/>
    <w:rsid w:val="00636AAA"/>
    <w:rsid w:val="0064384D"/>
    <w:rsid w:val="00643E35"/>
    <w:rsid w:val="00643EFC"/>
    <w:rsid w:val="0065437D"/>
    <w:rsid w:val="006606CC"/>
    <w:rsid w:val="00661493"/>
    <w:rsid w:val="006703E0"/>
    <w:rsid w:val="00673D2F"/>
    <w:rsid w:val="00673FD9"/>
    <w:rsid w:val="00681A34"/>
    <w:rsid w:val="0068272B"/>
    <w:rsid w:val="00686562"/>
    <w:rsid w:val="00690484"/>
    <w:rsid w:val="00691B93"/>
    <w:rsid w:val="006921BF"/>
    <w:rsid w:val="0069325F"/>
    <w:rsid w:val="006954E8"/>
    <w:rsid w:val="006A0344"/>
    <w:rsid w:val="006A14A5"/>
    <w:rsid w:val="006A32B3"/>
    <w:rsid w:val="006A7D86"/>
    <w:rsid w:val="006B34B3"/>
    <w:rsid w:val="006C4486"/>
    <w:rsid w:val="006C55B8"/>
    <w:rsid w:val="006E5B7A"/>
    <w:rsid w:val="006F1943"/>
    <w:rsid w:val="006F6CF9"/>
    <w:rsid w:val="006F7AD0"/>
    <w:rsid w:val="00700BD5"/>
    <w:rsid w:val="007139CD"/>
    <w:rsid w:val="00721E80"/>
    <w:rsid w:val="0072357E"/>
    <w:rsid w:val="00732154"/>
    <w:rsid w:val="00732C86"/>
    <w:rsid w:val="00732FA1"/>
    <w:rsid w:val="00746E20"/>
    <w:rsid w:val="00754C54"/>
    <w:rsid w:val="00766A67"/>
    <w:rsid w:val="00774CEC"/>
    <w:rsid w:val="0078097A"/>
    <w:rsid w:val="007865FA"/>
    <w:rsid w:val="007920AB"/>
    <w:rsid w:val="007939FE"/>
    <w:rsid w:val="007A0CB3"/>
    <w:rsid w:val="007A21D1"/>
    <w:rsid w:val="007B5453"/>
    <w:rsid w:val="007B6A6B"/>
    <w:rsid w:val="007C18DE"/>
    <w:rsid w:val="007D0BA6"/>
    <w:rsid w:val="007F2F29"/>
    <w:rsid w:val="0081563A"/>
    <w:rsid w:val="00817413"/>
    <w:rsid w:val="0083066A"/>
    <w:rsid w:val="00833F7A"/>
    <w:rsid w:val="00836975"/>
    <w:rsid w:val="008413D6"/>
    <w:rsid w:val="0084232E"/>
    <w:rsid w:val="00875863"/>
    <w:rsid w:val="0087646D"/>
    <w:rsid w:val="00881FCF"/>
    <w:rsid w:val="00883773"/>
    <w:rsid w:val="008955CE"/>
    <w:rsid w:val="008970A6"/>
    <w:rsid w:val="00897624"/>
    <w:rsid w:val="008A701E"/>
    <w:rsid w:val="008B1B0C"/>
    <w:rsid w:val="008B28A3"/>
    <w:rsid w:val="008B4358"/>
    <w:rsid w:val="008B5F7F"/>
    <w:rsid w:val="008B6F0A"/>
    <w:rsid w:val="008C0FC8"/>
    <w:rsid w:val="008D2881"/>
    <w:rsid w:val="008D5274"/>
    <w:rsid w:val="008F3DD2"/>
    <w:rsid w:val="0091350C"/>
    <w:rsid w:val="0091723D"/>
    <w:rsid w:val="00921352"/>
    <w:rsid w:val="00921B20"/>
    <w:rsid w:val="0092515A"/>
    <w:rsid w:val="0092715D"/>
    <w:rsid w:val="00931286"/>
    <w:rsid w:val="009425A0"/>
    <w:rsid w:val="00942FE0"/>
    <w:rsid w:val="009430B6"/>
    <w:rsid w:val="00947CDE"/>
    <w:rsid w:val="009532AA"/>
    <w:rsid w:val="00954226"/>
    <w:rsid w:val="00964CDD"/>
    <w:rsid w:val="00985DB9"/>
    <w:rsid w:val="009A719B"/>
    <w:rsid w:val="009B1913"/>
    <w:rsid w:val="009C0F94"/>
    <w:rsid w:val="009C22DA"/>
    <w:rsid w:val="009D2A1F"/>
    <w:rsid w:val="009E2683"/>
    <w:rsid w:val="009F1AD8"/>
    <w:rsid w:val="009F3B70"/>
    <w:rsid w:val="00A04727"/>
    <w:rsid w:val="00A07269"/>
    <w:rsid w:val="00A07E1B"/>
    <w:rsid w:val="00A110F8"/>
    <w:rsid w:val="00A11B86"/>
    <w:rsid w:val="00A11C43"/>
    <w:rsid w:val="00A2616B"/>
    <w:rsid w:val="00A31AC1"/>
    <w:rsid w:val="00A40010"/>
    <w:rsid w:val="00A401DE"/>
    <w:rsid w:val="00A479B3"/>
    <w:rsid w:val="00A623DA"/>
    <w:rsid w:val="00A67115"/>
    <w:rsid w:val="00A7784B"/>
    <w:rsid w:val="00A77ED1"/>
    <w:rsid w:val="00A879DA"/>
    <w:rsid w:val="00AB0D98"/>
    <w:rsid w:val="00AB1281"/>
    <w:rsid w:val="00AD1E19"/>
    <w:rsid w:val="00AD57C1"/>
    <w:rsid w:val="00AE13BF"/>
    <w:rsid w:val="00AE729E"/>
    <w:rsid w:val="00AE791D"/>
    <w:rsid w:val="00AF373F"/>
    <w:rsid w:val="00B01088"/>
    <w:rsid w:val="00B04802"/>
    <w:rsid w:val="00B05AE5"/>
    <w:rsid w:val="00B05B33"/>
    <w:rsid w:val="00B10BC3"/>
    <w:rsid w:val="00B111F0"/>
    <w:rsid w:val="00B112FF"/>
    <w:rsid w:val="00B259F6"/>
    <w:rsid w:val="00B27FB1"/>
    <w:rsid w:val="00B42398"/>
    <w:rsid w:val="00B449CA"/>
    <w:rsid w:val="00B46623"/>
    <w:rsid w:val="00B62A56"/>
    <w:rsid w:val="00B66442"/>
    <w:rsid w:val="00B672EE"/>
    <w:rsid w:val="00B74BFB"/>
    <w:rsid w:val="00B81516"/>
    <w:rsid w:val="00B819A9"/>
    <w:rsid w:val="00B82FF1"/>
    <w:rsid w:val="00B837C8"/>
    <w:rsid w:val="00B93017"/>
    <w:rsid w:val="00B96509"/>
    <w:rsid w:val="00B97026"/>
    <w:rsid w:val="00BA6D22"/>
    <w:rsid w:val="00BA7E33"/>
    <w:rsid w:val="00BB3C10"/>
    <w:rsid w:val="00BB48D0"/>
    <w:rsid w:val="00BD6590"/>
    <w:rsid w:val="00BE09E0"/>
    <w:rsid w:val="00BE0EE9"/>
    <w:rsid w:val="00BE6A3B"/>
    <w:rsid w:val="00C06A67"/>
    <w:rsid w:val="00C076DD"/>
    <w:rsid w:val="00C129CB"/>
    <w:rsid w:val="00C13D2A"/>
    <w:rsid w:val="00C15D44"/>
    <w:rsid w:val="00C2325C"/>
    <w:rsid w:val="00C30101"/>
    <w:rsid w:val="00C33D60"/>
    <w:rsid w:val="00C34851"/>
    <w:rsid w:val="00C367D9"/>
    <w:rsid w:val="00C36CA1"/>
    <w:rsid w:val="00C43AFA"/>
    <w:rsid w:val="00C479F3"/>
    <w:rsid w:val="00C61E2F"/>
    <w:rsid w:val="00C77311"/>
    <w:rsid w:val="00C903F6"/>
    <w:rsid w:val="00C91D89"/>
    <w:rsid w:val="00C92C27"/>
    <w:rsid w:val="00C95536"/>
    <w:rsid w:val="00C97923"/>
    <w:rsid w:val="00C979BE"/>
    <w:rsid w:val="00CA1D99"/>
    <w:rsid w:val="00CA23EB"/>
    <w:rsid w:val="00CA541A"/>
    <w:rsid w:val="00CB1146"/>
    <w:rsid w:val="00CC2E5F"/>
    <w:rsid w:val="00CC5BE7"/>
    <w:rsid w:val="00CD0BFA"/>
    <w:rsid w:val="00CD3425"/>
    <w:rsid w:val="00CD7B6A"/>
    <w:rsid w:val="00CE72E7"/>
    <w:rsid w:val="00CF0BD8"/>
    <w:rsid w:val="00CF4BFA"/>
    <w:rsid w:val="00CF5FA8"/>
    <w:rsid w:val="00D06379"/>
    <w:rsid w:val="00D12C30"/>
    <w:rsid w:val="00D14CF6"/>
    <w:rsid w:val="00D255B5"/>
    <w:rsid w:val="00D3223E"/>
    <w:rsid w:val="00D41878"/>
    <w:rsid w:val="00D4747B"/>
    <w:rsid w:val="00D631DF"/>
    <w:rsid w:val="00D67D2E"/>
    <w:rsid w:val="00D70537"/>
    <w:rsid w:val="00D70D7F"/>
    <w:rsid w:val="00D82C66"/>
    <w:rsid w:val="00D92003"/>
    <w:rsid w:val="00DA00D1"/>
    <w:rsid w:val="00DA70DF"/>
    <w:rsid w:val="00DB4998"/>
    <w:rsid w:val="00DB61FC"/>
    <w:rsid w:val="00DC5270"/>
    <w:rsid w:val="00DD421E"/>
    <w:rsid w:val="00DD5F8A"/>
    <w:rsid w:val="00DF069F"/>
    <w:rsid w:val="00DF7997"/>
    <w:rsid w:val="00E05195"/>
    <w:rsid w:val="00E058BA"/>
    <w:rsid w:val="00E200C8"/>
    <w:rsid w:val="00E2052B"/>
    <w:rsid w:val="00E228EE"/>
    <w:rsid w:val="00E23C62"/>
    <w:rsid w:val="00E27218"/>
    <w:rsid w:val="00E37FE8"/>
    <w:rsid w:val="00E440D7"/>
    <w:rsid w:val="00E46D16"/>
    <w:rsid w:val="00E56871"/>
    <w:rsid w:val="00E72607"/>
    <w:rsid w:val="00E83AB5"/>
    <w:rsid w:val="00E95CB4"/>
    <w:rsid w:val="00E95E74"/>
    <w:rsid w:val="00EA58EF"/>
    <w:rsid w:val="00EB3EC4"/>
    <w:rsid w:val="00EC3DF1"/>
    <w:rsid w:val="00EC6C6E"/>
    <w:rsid w:val="00ED6182"/>
    <w:rsid w:val="00EE4184"/>
    <w:rsid w:val="00EE769A"/>
    <w:rsid w:val="00EF03CE"/>
    <w:rsid w:val="00F076F5"/>
    <w:rsid w:val="00F105C9"/>
    <w:rsid w:val="00F1092D"/>
    <w:rsid w:val="00F21FA5"/>
    <w:rsid w:val="00F257D3"/>
    <w:rsid w:val="00F33639"/>
    <w:rsid w:val="00F35CA9"/>
    <w:rsid w:val="00F371B5"/>
    <w:rsid w:val="00F512EA"/>
    <w:rsid w:val="00F539E7"/>
    <w:rsid w:val="00F66FC8"/>
    <w:rsid w:val="00F70588"/>
    <w:rsid w:val="00F71BA7"/>
    <w:rsid w:val="00F758F6"/>
    <w:rsid w:val="00F84568"/>
    <w:rsid w:val="00F86730"/>
    <w:rsid w:val="00F925ED"/>
    <w:rsid w:val="00F96219"/>
    <w:rsid w:val="00FA0C6D"/>
    <w:rsid w:val="00FA3D51"/>
    <w:rsid w:val="00FB6B54"/>
    <w:rsid w:val="00FB720E"/>
    <w:rsid w:val="00FB75A0"/>
    <w:rsid w:val="00FC4562"/>
    <w:rsid w:val="00FC4C7D"/>
    <w:rsid w:val="00FC54BE"/>
    <w:rsid w:val="00FC7230"/>
    <w:rsid w:val="00FD0590"/>
    <w:rsid w:val="00FD1932"/>
    <w:rsid w:val="00FD7273"/>
    <w:rsid w:val="00FF22BD"/>
    <w:rsid w:val="00FF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F55F"/>
  <w15:docId w15:val="{47AAFD91-EE69-4BF8-BE37-6E8EE7655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6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398"/>
    <w:pPr>
      <w:ind w:left="720"/>
      <w:contextualSpacing/>
    </w:pPr>
  </w:style>
  <w:style w:type="table" w:styleId="a4">
    <w:name w:val="Table Grid"/>
    <w:basedOn w:val="a1"/>
    <w:uiPriority w:val="39"/>
    <w:rsid w:val="008B1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60447"/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360447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60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36044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d15mcfcktb">
    <w:name w:val="gd15mcfcktb"/>
    <w:basedOn w:val="a0"/>
    <w:rsid w:val="00360447"/>
  </w:style>
  <w:style w:type="character" w:customStyle="1" w:styleId="gd15mcfceub">
    <w:name w:val="gd15mcfceub"/>
    <w:basedOn w:val="a0"/>
    <w:rsid w:val="00360447"/>
  </w:style>
  <w:style w:type="character" w:customStyle="1" w:styleId="gd15mcfckub">
    <w:name w:val="gd15mcfckub"/>
    <w:basedOn w:val="a0"/>
    <w:rsid w:val="00360447"/>
  </w:style>
  <w:style w:type="table" w:styleId="a7">
    <w:name w:val="Light List"/>
    <w:basedOn w:val="a1"/>
    <w:uiPriority w:val="61"/>
    <w:rsid w:val="00C36CA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ggboefpdpvb">
    <w:name w:val="ggboefpdpvb"/>
    <w:basedOn w:val="a0"/>
    <w:rsid w:val="00AF373F"/>
  </w:style>
  <w:style w:type="character" w:styleId="a8">
    <w:name w:val="annotation reference"/>
    <w:basedOn w:val="a0"/>
    <w:uiPriority w:val="99"/>
    <w:semiHidden/>
    <w:unhideWhenUsed/>
    <w:rsid w:val="00FB720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FB720E"/>
    <w:rPr>
      <w:sz w:val="20"/>
      <w:szCs w:val="20"/>
    </w:rPr>
  </w:style>
  <w:style w:type="character" w:customStyle="1" w:styleId="aa">
    <w:name w:val="טקסט הערה תו"/>
    <w:basedOn w:val="a0"/>
    <w:link w:val="a9"/>
    <w:uiPriority w:val="99"/>
    <w:semiHidden/>
    <w:rsid w:val="00FB720E"/>
    <w:rPr>
      <w:rFonts w:ascii="Times New Roman" w:eastAsia="Times New Roman" w:hAnsi="Times New Roman" w:cs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FB720E"/>
    <w:rPr>
      <w:b/>
      <w:bCs/>
    </w:rPr>
  </w:style>
  <w:style w:type="character" w:customStyle="1" w:styleId="ac">
    <w:name w:val="נושא הערה תו"/>
    <w:basedOn w:val="aa"/>
    <w:link w:val="ab"/>
    <w:uiPriority w:val="99"/>
    <w:semiHidden/>
    <w:rsid w:val="00FB720E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6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emf"/><Relationship Id="rId299" Type="http://schemas.openxmlformats.org/officeDocument/2006/relationships/image" Target="media/image286.emf"/><Relationship Id="rId21" Type="http://schemas.openxmlformats.org/officeDocument/2006/relationships/image" Target="media/image12.png"/><Relationship Id="rId63" Type="http://schemas.openxmlformats.org/officeDocument/2006/relationships/image" Target="media/image54.png"/><Relationship Id="rId159" Type="http://schemas.openxmlformats.org/officeDocument/2006/relationships/image" Target="media/image146.png"/><Relationship Id="rId170" Type="http://schemas.openxmlformats.org/officeDocument/2006/relationships/image" Target="media/image157.png"/><Relationship Id="rId226" Type="http://schemas.openxmlformats.org/officeDocument/2006/relationships/image" Target="media/image213.png"/><Relationship Id="rId268" Type="http://schemas.openxmlformats.org/officeDocument/2006/relationships/image" Target="media/image255.emf"/><Relationship Id="rId32" Type="http://schemas.openxmlformats.org/officeDocument/2006/relationships/image" Target="media/image23.png"/><Relationship Id="rId74" Type="http://schemas.openxmlformats.org/officeDocument/2006/relationships/image" Target="media/image65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181" Type="http://schemas.openxmlformats.org/officeDocument/2006/relationships/image" Target="media/image168.png"/><Relationship Id="rId237" Type="http://schemas.openxmlformats.org/officeDocument/2006/relationships/image" Target="media/image224.emf"/><Relationship Id="rId279" Type="http://schemas.openxmlformats.org/officeDocument/2006/relationships/image" Target="media/image266.emf"/><Relationship Id="rId43" Type="http://schemas.openxmlformats.org/officeDocument/2006/relationships/image" Target="media/image34.png"/><Relationship Id="rId139" Type="http://schemas.openxmlformats.org/officeDocument/2006/relationships/image" Target="media/image127.emf"/><Relationship Id="rId290" Type="http://schemas.openxmlformats.org/officeDocument/2006/relationships/image" Target="media/image277.png"/><Relationship Id="rId304" Type="http://schemas.openxmlformats.org/officeDocument/2006/relationships/image" Target="media/image291.emf"/><Relationship Id="rId85" Type="http://schemas.openxmlformats.org/officeDocument/2006/relationships/image" Target="media/image76.png"/><Relationship Id="rId150" Type="http://schemas.openxmlformats.org/officeDocument/2006/relationships/image" Target="media/image137.emf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35.png"/><Relationship Id="rId12" Type="http://schemas.openxmlformats.org/officeDocument/2006/relationships/image" Target="media/image3.emf"/><Relationship Id="rId108" Type="http://schemas.openxmlformats.org/officeDocument/2006/relationships/image" Target="media/image99.png"/><Relationship Id="rId315" Type="http://schemas.openxmlformats.org/officeDocument/2006/relationships/image" Target="media/image302.png"/><Relationship Id="rId54" Type="http://schemas.openxmlformats.org/officeDocument/2006/relationships/image" Target="media/image45.png"/><Relationship Id="rId96" Type="http://schemas.openxmlformats.org/officeDocument/2006/relationships/image" Target="media/image87.png"/><Relationship Id="rId161" Type="http://schemas.openxmlformats.org/officeDocument/2006/relationships/image" Target="media/image148.emf"/><Relationship Id="rId217" Type="http://schemas.openxmlformats.org/officeDocument/2006/relationships/image" Target="media/image204.png"/><Relationship Id="rId259" Type="http://schemas.openxmlformats.org/officeDocument/2006/relationships/image" Target="media/image246.png"/><Relationship Id="rId23" Type="http://schemas.openxmlformats.org/officeDocument/2006/relationships/image" Target="media/image14.emf"/><Relationship Id="rId119" Type="http://schemas.openxmlformats.org/officeDocument/2006/relationships/image" Target="media/image109.emf"/><Relationship Id="rId270" Type="http://schemas.openxmlformats.org/officeDocument/2006/relationships/image" Target="media/image257.emf"/><Relationship Id="rId65" Type="http://schemas.openxmlformats.org/officeDocument/2006/relationships/image" Target="media/image56.emf"/><Relationship Id="rId130" Type="http://schemas.openxmlformats.org/officeDocument/2006/relationships/image" Target="media/image119.png"/><Relationship Id="rId172" Type="http://schemas.openxmlformats.org/officeDocument/2006/relationships/image" Target="media/image159.png"/><Relationship Id="rId228" Type="http://schemas.openxmlformats.org/officeDocument/2006/relationships/image" Target="media/image215.png"/><Relationship Id="rId281" Type="http://schemas.openxmlformats.org/officeDocument/2006/relationships/image" Target="media/image268.emf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20" Type="http://schemas.openxmlformats.org/officeDocument/2006/relationships/image" Target="media/image110.emf"/><Relationship Id="rId141" Type="http://schemas.openxmlformats.org/officeDocument/2006/relationships/image" Target="media/image129.png"/><Relationship Id="rId7" Type="http://schemas.openxmlformats.org/officeDocument/2006/relationships/comments" Target="comments.xml"/><Relationship Id="rId162" Type="http://schemas.openxmlformats.org/officeDocument/2006/relationships/image" Target="media/image149.png"/><Relationship Id="rId183" Type="http://schemas.openxmlformats.org/officeDocument/2006/relationships/image" Target="media/image170.png"/><Relationship Id="rId218" Type="http://schemas.openxmlformats.org/officeDocument/2006/relationships/image" Target="media/image205.png"/><Relationship Id="rId239" Type="http://schemas.openxmlformats.org/officeDocument/2006/relationships/image" Target="media/image226.emf"/><Relationship Id="rId250" Type="http://schemas.openxmlformats.org/officeDocument/2006/relationships/image" Target="media/image237.emf"/><Relationship Id="rId271" Type="http://schemas.openxmlformats.org/officeDocument/2006/relationships/image" Target="media/image258.png"/><Relationship Id="rId292" Type="http://schemas.openxmlformats.org/officeDocument/2006/relationships/image" Target="media/image279.png"/><Relationship Id="rId306" Type="http://schemas.openxmlformats.org/officeDocument/2006/relationships/image" Target="media/image293.png"/><Relationship Id="rId24" Type="http://schemas.openxmlformats.org/officeDocument/2006/relationships/image" Target="media/image15.png"/><Relationship Id="rId45" Type="http://schemas.openxmlformats.org/officeDocument/2006/relationships/image" Target="media/image36.png"/><Relationship Id="rId66" Type="http://schemas.openxmlformats.org/officeDocument/2006/relationships/image" Target="media/image57.emf"/><Relationship Id="rId87" Type="http://schemas.openxmlformats.org/officeDocument/2006/relationships/image" Target="media/image78.emf"/><Relationship Id="rId110" Type="http://schemas.openxmlformats.org/officeDocument/2006/relationships/image" Target="media/image101.png"/><Relationship Id="rId131" Type="http://schemas.openxmlformats.org/officeDocument/2006/relationships/image" Target="media/image120.png"/><Relationship Id="rId152" Type="http://schemas.openxmlformats.org/officeDocument/2006/relationships/image" Target="media/image139.png"/><Relationship Id="rId173" Type="http://schemas.openxmlformats.org/officeDocument/2006/relationships/image" Target="media/image160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29" Type="http://schemas.openxmlformats.org/officeDocument/2006/relationships/image" Target="media/image216.png"/><Relationship Id="rId240" Type="http://schemas.openxmlformats.org/officeDocument/2006/relationships/image" Target="media/image227.emf"/><Relationship Id="rId261" Type="http://schemas.openxmlformats.org/officeDocument/2006/relationships/image" Target="media/image248.png"/><Relationship Id="rId14" Type="http://schemas.openxmlformats.org/officeDocument/2006/relationships/image" Target="media/image5.png"/><Relationship Id="rId35" Type="http://schemas.openxmlformats.org/officeDocument/2006/relationships/image" Target="media/image26.png"/><Relationship Id="rId56" Type="http://schemas.openxmlformats.org/officeDocument/2006/relationships/image" Target="media/image47.emf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282" Type="http://schemas.openxmlformats.org/officeDocument/2006/relationships/image" Target="media/image269.emf"/><Relationship Id="rId317" Type="http://schemas.openxmlformats.org/officeDocument/2006/relationships/image" Target="media/image304.emf"/><Relationship Id="rId8" Type="http://schemas.microsoft.com/office/2011/relationships/commentsExtended" Target="commentsExtended.xml"/><Relationship Id="rId98" Type="http://schemas.openxmlformats.org/officeDocument/2006/relationships/image" Target="media/image89.png"/><Relationship Id="rId121" Type="http://schemas.openxmlformats.org/officeDocument/2006/relationships/image" Target="media/image111.emf"/><Relationship Id="rId142" Type="http://schemas.openxmlformats.org/officeDocument/2006/relationships/image" Target="media/image130.emf"/><Relationship Id="rId163" Type="http://schemas.openxmlformats.org/officeDocument/2006/relationships/image" Target="media/image150.png"/><Relationship Id="rId184" Type="http://schemas.openxmlformats.org/officeDocument/2006/relationships/image" Target="media/image171.emf"/><Relationship Id="rId219" Type="http://schemas.openxmlformats.org/officeDocument/2006/relationships/image" Target="media/image206.png"/><Relationship Id="rId230" Type="http://schemas.openxmlformats.org/officeDocument/2006/relationships/image" Target="media/image217.emf"/><Relationship Id="rId251" Type="http://schemas.openxmlformats.org/officeDocument/2006/relationships/image" Target="media/image238.emf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72" Type="http://schemas.openxmlformats.org/officeDocument/2006/relationships/image" Target="media/image259.png"/><Relationship Id="rId293" Type="http://schemas.openxmlformats.org/officeDocument/2006/relationships/image" Target="media/image280.png"/><Relationship Id="rId307" Type="http://schemas.openxmlformats.org/officeDocument/2006/relationships/image" Target="media/image294.emf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1.png"/><Relationship Id="rId153" Type="http://schemas.openxmlformats.org/officeDocument/2006/relationships/image" Target="media/image140.png"/><Relationship Id="rId174" Type="http://schemas.openxmlformats.org/officeDocument/2006/relationships/image" Target="media/image161.png"/><Relationship Id="rId195" Type="http://schemas.openxmlformats.org/officeDocument/2006/relationships/image" Target="media/image182.emf"/><Relationship Id="rId209" Type="http://schemas.openxmlformats.org/officeDocument/2006/relationships/image" Target="media/image196.png"/><Relationship Id="rId220" Type="http://schemas.openxmlformats.org/officeDocument/2006/relationships/image" Target="media/image207.emf"/><Relationship Id="rId241" Type="http://schemas.openxmlformats.org/officeDocument/2006/relationships/image" Target="media/image228.emf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262" Type="http://schemas.openxmlformats.org/officeDocument/2006/relationships/image" Target="media/image249.png"/><Relationship Id="rId283" Type="http://schemas.openxmlformats.org/officeDocument/2006/relationships/image" Target="media/image270.emf"/><Relationship Id="rId318" Type="http://schemas.openxmlformats.org/officeDocument/2006/relationships/image" Target="media/image305.emf"/><Relationship Id="rId78" Type="http://schemas.openxmlformats.org/officeDocument/2006/relationships/image" Target="media/image69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emf"/><Relationship Id="rId143" Type="http://schemas.openxmlformats.org/officeDocument/2006/relationships/customXml" Target="ink/ink4.xml"/><Relationship Id="rId164" Type="http://schemas.openxmlformats.org/officeDocument/2006/relationships/image" Target="media/image151.png"/><Relationship Id="rId185" Type="http://schemas.openxmlformats.org/officeDocument/2006/relationships/image" Target="media/image172.emf"/><Relationship Id="rId9" Type="http://schemas.microsoft.com/office/2016/09/relationships/commentsIds" Target="commentsIds.xml"/><Relationship Id="rId210" Type="http://schemas.openxmlformats.org/officeDocument/2006/relationships/image" Target="media/image197.emf"/><Relationship Id="rId26" Type="http://schemas.openxmlformats.org/officeDocument/2006/relationships/image" Target="media/image17.emf"/><Relationship Id="rId231" Type="http://schemas.openxmlformats.org/officeDocument/2006/relationships/image" Target="media/image218.png"/><Relationship Id="rId252" Type="http://schemas.openxmlformats.org/officeDocument/2006/relationships/image" Target="media/image239.emf"/><Relationship Id="rId273" Type="http://schemas.openxmlformats.org/officeDocument/2006/relationships/image" Target="media/image260.png"/><Relationship Id="rId294" Type="http://schemas.openxmlformats.org/officeDocument/2006/relationships/image" Target="media/image281.png"/><Relationship Id="rId308" Type="http://schemas.openxmlformats.org/officeDocument/2006/relationships/image" Target="media/image295.emf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customXml" Target="ink/ink1.xml"/><Relationship Id="rId133" Type="http://schemas.openxmlformats.org/officeDocument/2006/relationships/image" Target="media/image122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196" Type="http://schemas.openxmlformats.org/officeDocument/2006/relationships/image" Target="media/image183.png"/><Relationship Id="rId200" Type="http://schemas.openxmlformats.org/officeDocument/2006/relationships/image" Target="media/image187.emf"/><Relationship Id="rId16" Type="http://schemas.openxmlformats.org/officeDocument/2006/relationships/image" Target="media/image7.png"/><Relationship Id="rId221" Type="http://schemas.openxmlformats.org/officeDocument/2006/relationships/image" Target="media/image208.png"/><Relationship Id="rId242" Type="http://schemas.openxmlformats.org/officeDocument/2006/relationships/image" Target="media/image229.emf"/><Relationship Id="rId263" Type="http://schemas.openxmlformats.org/officeDocument/2006/relationships/image" Target="media/image250.png"/><Relationship Id="rId284" Type="http://schemas.openxmlformats.org/officeDocument/2006/relationships/image" Target="media/image271.png"/><Relationship Id="rId319" Type="http://schemas.openxmlformats.org/officeDocument/2006/relationships/fontTable" Target="fontTable.xml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customXml" Target="ink/ink2.xml"/><Relationship Id="rId144" Type="http://schemas.openxmlformats.org/officeDocument/2006/relationships/image" Target="media/image131.png"/><Relationship Id="rId90" Type="http://schemas.openxmlformats.org/officeDocument/2006/relationships/image" Target="media/image81.png"/><Relationship Id="rId165" Type="http://schemas.openxmlformats.org/officeDocument/2006/relationships/image" Target="media/image152.png"/><Relationship Id="rId186" Type="http://schemas.openxmlformats.org/officeDocument/2006/relationships/image" Target="media/image173.emf"/><Relationship Id="rId211" Type="http://schemas.openxmlformats.org/officeDocument/2006/relationships/image" Target="media/image198.png"/><Relationship Id="rId232" Type="http://schemas.openxmlformats.org/officeDocument/2006/relationships/image" Target="media/image219.png"/><Relationship Id="rId253" Type="http://schemas.openxmlformats.org/officeDocument/2006/relationships/image" Target="media/image240.emf"/><Relationship Id="rId274" Type="http://schemas.openxmlformats.org/officeDocument/2006/relationships/image" Target="media/image261.png"/><Relationship Id="rId295" Type="http://schemas.openxmlformats.org/officeDocument/2006/relationships/image" Target="media/image282.png"/><Relationship Id="rId309" Type="http://schemas.openxmlformats.org/officeDocument/2006/relationships/image" Target="media/image296.emf"/><Relationship Id="rId27" Type="http://schemas.openxmlformats.org/officeDocument/2006/relationships/image" Target="media/image18.emf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3.png"/><Relationship Id="rId134" Type="http://schemas.openxmlformats.org/officeDocument/2006/relationships/image" Target="media/image123.png"/><Relationship Id="rId320" Type="http://schemas.microsoft.com/office/2011/relationships/people" Target="people.xml"/><Relationship Id="rId80" Type="http://schemas.openxmlformats.org/officeDocument/2006/relationships/image" Target="media/image71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201" Type="http://schemas.openxmlformats.org/officeDocument/2006/relationships/image" Target="media/image188.emf"/><Relationship Id="rId222" Type="http://schemas.openxmlformats.org/officeDocument/2006/relationships/image" Target="media/image209.png"/><Relationship Id="rId243" Type="http://schemas.openxmlformats.org/officeDocument/2006/relationships/image" Target="media/image230.emf"/><Relationship Id="rId264" Type="http://schemas.openxmlformats.org/officeDocument/2006/relationships/image" Target="media/image251.emf"/><Relationship Id="rId285" Type="http://schemas.openxmlformats.org/officeDocument/2006/relationships/image" Target="media/image272.png"/><Relationship Id="rId17" Type="http://schemas.openxmlformats.org/officeDocument/2006/relationships/image" Target="media/image8.emf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3.png"/><Relationship Id="rId310" Type="http://schemas.openxmlformats.org/officeDocument/2006/relationships/image" Target="media/image297.emf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2.emf"/><Relationship Id="rId166" Type="http://schemas.openxmlformats.org/officeDocument/2006/relationships/image" Target="media/image153.emf"/><Relationship Id="rId187" Type="http://schemas.openxmlformats.org/officeDocument/2006/relationships/image" Target="media/image174.emf"/><Relationship Id="rId1" Type="http://schemas.openxmlformats.org/officeDocument/2006/relationships/customXml" Target="../customXml/item1.xml"/><Relationship Id="rId212" Type="http://schemas.openxmlformats.org/officeDocument/2006/relationships/image" Target="media/image199.png"/><Relationship Id="rId233" Type="http://schemas.openxmlformats.org/officeDocument/2006/relationships/image" Target="media/image220.png"/><Relationship Id="rId254" Type="http://schemas.openxmlformats.org/officeDocument/2006/relationships/image" Target="media/image241.emf"/><Relationship Id="rId28" Type="http://schemas.openxmlformats.org/officeDocument/2006/relationships/image" Target="media/image19.emf"/><Relationship Id="rId49" Type="http://schemas.openxmlformats.org/officeDocument/2006/relationships/image" Target="media/image40.png"/><Relationship Id="rId114" Type="http://schemas.openxmlformats.org/officeDocument/2006/relationships/image" Target="media/image104.emf"/><Relationship Id="rId275" Type="http://schemas.openxmlformats.org/officeDocument/2006/relationships/image" Target="media/image262.png"/><Relationship Id="rId296" Type="http://schemas.openxmlformats.org/officeDocument/2006/relationships/image" Target="media/image283.png"/><Relationship Id="rId300" Type="http://schemas.openxmlformats.org/officeDocument/2006/relationships/image" Target="media/image287.emf"/><Relationship Id="rId60" Type="http://schemas.openxmlformats.org/officeDocument/2006/relationships/image" Target="media/image51.png"/><Relationship Id="rId81" Type="http://schemas.openxmlformats.org/officeDocument/2006/relationships/image" Target="media/image72.emf"/><Relationship Id="rId135" Type="http://schemas.openxmlformats.org/officeDocument/2006/relationships/image" Target="media/image124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emf"/><Relationship Id="rId321" Type="http://schemas.openxmlformats.org/officeDocument/2006/relationships/theme" Target="theme/theme1.xml"/><Relationship Id="rId202" Type="http://schemas.openxmlformats.org/officeDocument/2006/relationships/image" Target="media/image189.png"/><Relationship Id="rId223" Type="http://schemas.openxmlformats.org/officeDocument/2006/relationships/image" Target="media/image210.png"/><Relationship Id="rId244" Type="http://schemas.openxmlformats.org/officeDocument/2006/relationships/image" Target="media/image231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265" Type="http://schemas.openxmlformats.org/officeDocument/2006/relationships/image" Target="media/image252.emf"/><Relationship Id="rId286" Type="http://schemas.openxmlformats.org/officeDocument/2006/relationships/image" Target="media/image273.png"/><Relationship Id="rId50" Type="http://schemas.openxmlformats.org/officeDocument/2006/relationships/image" Target="media/image41.png"/><Relationship Id="rId104" Type="http://schemas.openxmlformats.org/officeDocument/2006/relationships/image" Target="media/image95.png"/><Relationship Id="rId125" Type="http://schemas.openxmlformats.org/officeDocument/2006/relationships/image" Target="media/image114.png"/><Relationship Id="rId146" Type="http://schemas.openxmlformats.org/officeDocument/2006/relationships/image" Target="media/image133.emf"/><Relationship Id="rId167" Type="http://schemas.openxmlformats.org/officeDocument/2006/relationships/image" Target="media/image154.emf"/><Relationship Id="rId188" Type="http://schemas.openxmlformats.org/officeDocument/2006/relationships/image" Target="media/image175.emf"/><Relationship Id="rId311" Type="http://schemas.openxmlformats.org/officeDocument/2006/relationships/image" Target="media/image298.emf"/><Relationship Id="rId71" Type="http://schemas.openxmlformats.org/officeDocument/2006/relationships/image" Target="media/image62.emf"/><Relationship Id="rId92" Type="http://schemas.openxmlformats.org/officeDocument/2006/relationships/image" Target="media/image83.png"/><Relationship Id="rId213" Type="http://schemas.openxmlformats.org/officeDocument/2006/relationships/image" Target="media/image200.png"/><Relationship Id="rId234" Type="http://schemas.openxmlformats.org/officeDocument/2006/relationships/image" Target="media/image221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2.emf"/><Relationship Id="rId276" Type="http://schemas.openxmlformats.org/officeDocument/2006/relationships/image" Target="media/image263.png"/><Relationship Id="rId297" Type="http://schemas.openxmlformats.org/officeDocument/2006/relationships/image" Target="media/image284.png"/><Relationship Id="rId40" Type="http://schemas.openxmlformats.org/officeDocument/2006/relationships/image" Target="media/image31.png"/><Relationship Id="rId115" Type="http://schemas.openxmlformats.org/officeDocument/2006/relationships/image" Target="media/image105.emf"/><Relationship Id="rId136" Type="http://schemas.openxmlformats.org/officeDocument/2006/relationships/image" Target="media/image125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88.emf"/><Relationship Id="rId61" Type="http://schemas.openxmlformats.org/officeDocument/2006/relationships/image" Target="media/image52.png"/><Relationship Id="rId82" Type="http://schemas.openxmlformats.org/officeDocument/2006/relationships/image" Target="media/image73.emf"/><Relationship Id="rId199" Type="http://schemas.openxmlformats.org/officeDocument/2006/relationships/image" Target="media/image186.emf"/><Relationship Id="rId203" Type="http://schemas.openxmlformats.org/officeDocument/2006/relationships/image" Target="media/image190.png"/><Relationship Id="rId19" Type="http://schemas.openxmlformats.org/officeDocument/2006/relationships/image" Target="media/image10.png"/><Relationship Id="rId224" Type="http://schemas.openxmlformats.org/officeDocument/2006/relationships/image" Target="media/image211.png"/><Relationship Id="rId245" Type="http://schemas.openxmlformats.org/officeDocument/2006/relationships/image" Target="media/image232.png"/><Relationship Id="rId266" Type="http://schemas.openxmlformats.org/officeDocument/2006/relationships/image" Target="media/image253.emf"/><Relationship Id="rId287" Type="http://schemas.openxmlformats.org/officeDocument/2006/relationships/image" Target="media/image274.emf"/><Relationship Id="rId30" Type="http://schemas.openxmlformats.org/officeDocument/2006/relationships/image" Target="media/image21.png"/><Relationship Id="rId105" Type="http://schemas.openxmlformats.org/officeDocument/2006/relationships/image" Target="media/image96.png"/><Relationship Id="rId126" Type="http://schemas.openxmlformats.org/officeDocument/2006/relationships/image" Target="media/image115.png"/><Relationship Id="rId147" Type="http://schemas.openxmlformats.org/officeDocument/2006/relationships/image" Target="media/image134.emf"/><Relationship Id="rId168" Type="http://schemas.openxmlformats.org/officeDocument/2006/relationships/image" Target="media/image155.png"/><Relationship Id="rId312" Type="http://schemas.openxmlformats.org/officeDocument/2006/relationships/image" Target="media/image299.emf"/><Relationship Id="rId51" Type="http://schemas.openxmlformats.org/officeDocument/2006/relationships/image" Target="media/image42.png"/><Relationship Id="rId72" Type="http://schemas.openxmlformats.org/officeDocument/2006/relationships/image" Target="media/image63.emf"/><Relationship Id="rId93" Type="http://schemas.openxmlformats.org/officeDocument/2006/relationships/image" Target="media/image84.png"/><Relationship Id="rId189" Type="http://schemas.openxmlformats.org/officeDocument/2006/relationships/image" Target="media/image176.emf"/><Relationship Id="rId3" Type="http://schemas.openxmlformats.org/officeDocument/2006/relationships/styles" Target="styles.xml"/><Relationship Id="rId214" Type="http://schemas.openxmlformats.org/officeDocument/2006/relationships/image" Target="media/image201.png"/><Relationship Id="rId235" Type="http://schemas.openxmlformats.org/officeDocument/2006/relationships/image" Target="media/image222.emf"/><Relationship Id="rId256" Type="http://schemas.openxmlformats.org/officeDocument/2006/relationships/image" Target="media/image243.emf"/><Relationship Id="rId277" Type="http://schemas.openxmlformats.org/officeDocument/2006/relationships/image" Target="media/image264.emf"/><Relationship Id="rId298" Type="http://schemas.openxmlformats.org/officeDocument/2006/relationships/image" Target="media/image285.emf"/><Relationship Id="rId116" Type="http://schemas.openxmlformats.org/officeDocument/2006/relationships/image" Target="media/image106.emf"/><Relationship Id="rId137" Type="http://schemas.openxmlformats.org/officeDocument/2006/relationships/image" Target="media/image126.png"/><Relationship Id="rId158" Type="http://schemas.openxmlformats.org/officeDocument/2006/relationships/image" Target="media/image145.png"/><Relationship Id="rId302" Type="http://schemas.openxmlformats.org/officeDocument/2006/relationships/image" Target="media/image289.emf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179" Type="http://schemas.openxmlformats.org/officeDocument/2006/relationships/image" Target="media/image166.png"/><Relationship Id="rId190" Type="http://schemas.openxmlformats.org/officeDocument/2006/relationships/image" Target="media/image177.emf"/><Relationship Id="rId204" Type="http://schemas.openxmlformats.org/officeDocument/2006/relationships/image" Target="media/image191.png"/><Relationship Id="rId225" Type="http://schemas.openxmlformats.org/officeDocument/2006/relationships/image" Target="media/image212.emf"/><Relationship Id="rId246" Type="http://schemas.openxmlformats.org/officeDocument/2006/relationships/image" Target="media/image233.png"/><Relationship Id="rId267" Type="http://schemas.openxmlformats.org/officeDocument/2006/relationships/image" Target="media/image254.emf"/><Relationship Id="rId288" Type="http://schemas.openxmlformats.org/officeDocument/2006/relationships/image" Target="media/image275.emf"/><Relationship Id="rId106" Type="http://schemas.openxmlformats.org/officeDocument/2006/relationships/image" Target="media/image97.png"/><Relationship Id="rId127" Type="http://schemas.openxmlformats.org/officeDocument/2006/relationships/image" Target="media/image116.png"/><Relationship Id="rId313" Type="http://schemas.openxmlformats.org/officeDocument/2006/relationships/image" Target="media/image300.emf"/><Relationship Id="rId10" Type="http://schemas.microsoft.com/office/2018/08/relationships/commentsExtensible" Target="commentsExtensible.xml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png"/><Relationship Id="rId148" Type="http://schemas.openxmlformats.org/officeDocument/2006/relationships/image" Target="media/image135.emf"/><Relationship Id="rId169" Type="http://schemas.openxmlformats.org/officeDocument/2006/relationships/image" Target="media/image156.png"/><Relationship Id="rId4" Type="http://schemas.openxmlformats.org/officeDocument/2006/relationships/settings" Target="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emf"/><Relationship Id="rId236" Type="http://schemas.openxmlformats.org/officeDocument/2006/relationships/image" Target="media/image223.emf"/><Relationship Id="rId257" Type="http://schemas.openxmlformats.org/officeDocument/2006/relationships/image" Target="media/image244.png"/><Relationship Id="rId278" Type="http://schemas.openxmlformats.org/officeDocument/2006/relationships/image" Target="media/image265.emf"/><Relationship Id="rId303" Type="http://schemas.openxmlformats.org/officeDocument/2006/relationships/image" Target="media/image290.emf"/><Relationship Id="rId42" Type="http://schemas.openxmlformats.org/officeDocument/2006/relationships/image" Target="media/image33.png"/><Relationship Id="rId84" Type="http://schemas.openxmlformats.org/officeDocument/2006/relationships/image" Target="media/image75.png"/><Relationship Id="rId138" Type="http://schemas.openxmlformats.org/officeDocument/2006/relationships/customXml" Target="ink/ink3.xml"/><Relationship Id="rId191" Type="http://schemas.openxmlformats.org/officeDocument/2006/relationships/image" Target="media/image178.emf"/><Relationship Id="rId205" Type="http://schemas.openxmlformats.org/officeDocument/2006/relationships/image" Target="media/image192.emf"/><Relationship Id="rId247" Type="http://schemas.openxmlformats.org/officeDocument/2006/relationships/image" Target="media/image234.png"/><Relationship Id="rId107" Type="http://schemas.openxmlformats.org/officeDocument/2006/relationships/image" Target="media/image98.png"/><Relationship Id="rId289" Type="http://schemas.openxmlformats.org/officeDocument/2006/relationships/image" Target="media/image276.emf"/><Relationship Id="rId11" Type="http://schemas.openxmlformats.org/officeDocument/2006/relationships/image" Target="media/image2.png"/><Relationship Id="rId53" Type="http://schemas.openxmlformats.org/officeDocument/2006/relationships/image" Target="media/image44.png"/><Relationship Id="rId149" Type="http://schemas.openxmlformats.org/officeDocument/2006/relationships/image" Target="media/image136.emf"/><Relationship Id="rId314" Type="http://schemas.openxmlformats.org/officeDocument/2006/relationships/image" Target="media/image301.png"/><Relationship Id="rId95" Type="http://schemas.openxmlformats.org/officeDocument/2006/relationships/image" Target="media/image86.png"/><Relationship Id="rId160" Type="http://schemas.openxmlformats.org/officeDocument/2006/relationships/image" Target="media/image147.emf"/><Relationship Id="rId216" Type="http://schemas.openxmlformats.org/officeDocument/2006/relationships/image" Target="media/image203.png"/><Relationship Id="rId258" Type="http://schemas.openxmlformats.org/officeDocument/2006/relationships/image" Target="media/image245.png"/><Relationship Id="rId22" Type="http://schemas.openxmlformats.org/officeDocument/2006/relationships/image" Target="media/image13.png"/><Relationship Id="rId64" Type="http://schemas.openxmlformats.org/officeDocument/2006/relationships/image" Target="media/image55.png"/><Relationship Id="rId118" Type="http://schemas.openxmlformats.org/officeDocument/2006/relationships/image" Target="media/image108.emf"/><Relationship Id="rId171" Type="http://schemas.openxmlformats.org/officeDocument/2006/relationships/image" Target="media/image158.png"/><Relationship Id="rId227" Type="http://schemas.openxmlformats.org/officeDocument/2006/relationships/image" Target="media/image214.png"/><Relationship Id="rId269" Type="http://schemas.openxmlformats.org/officeDocument/2006/relationships/image" Target="media/image256.emf"/><Relationship Id="rId33" Type="http://schemas.openxmlformats.org/officeDocument/2006/relationships/image" Target="media/image24.png"/><Relationship Id="rId129" Type="http://schemas.openxmlformats.org/officeDocument/2006/relationships/image" Target="media/image118.png"/><Relationship Id="rId280" Type="http://schemas.openxmlformats.org/officeDocument/2006/relationships/image" Target="media/image267.emf"/><Relationship Id="rId75" Type="http://schemas.openxmlformats.org/officeDocument/2006/relationships/image" Target="media/image66.png"/><Relationship Id="rId140" Type="http://schemas.openxmlformats.org/officeDocument/2006/relationships/image" Target="media/image128.png"/><Relationship Id="rId182" Type="http://schemas.openxmlformats.org/officeDocument/2006/relationships/image" Target="media/image169.png"/><Relationship Id="rId6" Type="http://schemas.openxmlformats.org/officeDocument/2006/relationships/image" Target="media/image1.jpeg"/><Relationship Id="rId238" Type="http://schemas.openxmlformats.org/officeDocument/2006/relationships/image" Target="media/image225.emf"/><Relationship Id="rId291" Type="http://schemas.openxmlformats.org/officeDocument/2006/relationships/image" Target="media/image278.png"/><Relationship Id="rId305" Type="http://schemas.openxmlformats.org/officeDocument/2006/relationships/image" Target="media/image292.png"/><Relationship Id="rId44" Type="http://schemas.openxmlformats.org/officeDocument/2006/relationships/image" Target="media/image35.png"/><Relationship Id="rId86" Type="http://schemas.openxmlformats.org/officeDocument/2006/relationships/image" Target="media/image77.png"/><Relationship Id="rId151" Type="http://schemas.openxmlformats.org/officeDocument/2006/relationships/image" Target="media/image138.emf"/><Relationship Id="rId193" Type="http://schemas.openxmlformats.org/officeDocument/2006/relationships/image" Target="media/image180.png"/><Relationship Id="rId207" Type="http://schemas.openxmlformats.org/officeDocument/2006/relationships/image" Target="media/image194.png"/><Relationship Id="rId249" Type="http://schemas.openxmlformats.org/officeDocument/2006/relationships/image" Target="media/image236.png"/><Relationship Id="rId13" Type="http://schemas.openxmlformats.org/officeDocument/2006/relationships/image" Target="media/image4.png"/><Relationship Id="rId109" Type="http://schemas.openxmlformats.org/officeDocument/2006/relationships/image" Target="media/image100.png"/><Relationship Id="rId260" Type="http://schemas.openxmlformats.org/officeDocument/2006/relationships/image" Target="media/image247.png"/><Relationship Id="rId316" Type="http://schemas.openxmlformats.org/officeDocument/2006/relationships/image" Target="media/image30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1:47:50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116 670,'2'-1,"0"1,0-1,0 1,0-1,-1 0,1 0,0 0,0 0,-1 0,1 0,-1 0,1 0,-1-1,1 1,-1-1,0 1,0-1,1 1,-1-1,0 0,-1 1,1-1,0 0,0 0,-1 0,1-2,2-4,-1-1,0 0,0 0,0-12,-2-86,-1 75,1-1,1 0,2 1,1-1,11-41,-7 45,-2 0,-1-1,-2 0,-1 1,-2-47,0 67</inkml:trace>
  <inkml:trace contextRef="#ctx0" brushRef="#br0" timeOffset="1">0 482,'3'3,"-1"1,1 0,-1 1,0-1,-1 0,1 1,1 4,3 10,25 39,-21-42,13 29,-19-33,-1-1,0 1,1 16,-2-16,0-1,0 1,1-1,4 11,4 9,-9-23,1 1,0-1,0 0,1 0,7 12,-10-18,0 0,1-1,-1 1,1 0,-1-1,1 0,0 1,-1-1,1 0,0 0,0 0,0 0,0 0,0 0,0-1,0 1,1-1,-1 1,0-1,0 0,0 0,0 0,1 0,-1 0,0 0,0-1,4 0,-4 0,0-1,0 1,0 0,0-1,0 1,0-1,0 1,-1-1,1 0,-1 0,1 0,-1 0,0 0,1 0,-1 0,0-1,0 1,-1 0,2-5,-1 3,1 0,0 0,0 0,0 0,0 1,5-7,5-3,0 0,-1-1,0-1,16-31,-19 34,0 0,0 1,2 0,-1 0,1 1,22-16,-25 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5:50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116 670,'2'-1,"0"1,0-1,0 1,0-1,-1 0,1 0,0 0,0 0,-1 0,1 0,-1 0,1 0,-1-1,1 1,-1-1,0 1,0-1,1 1,-1-1,0 0,-1 1,1-1,0 0,0 0,-1 0,1-2,2-4,-1-1,0 0,0 0,0-12,-2-86,-1 75,1-1,1 0,2 1,1-1,11-41,-7 45,-2 0,-1-1,-2 0,-1 1,-2-47,0 67</inkml:trace>
  <inkml:trace contextRef="#ctx0" brushRef="#br0" timeOffset="1">0 482,'3'3,"-1"1,1 0,-1 1,0-1,-1 0,1 1,1 4,3 10,25 39,-21-42,13 29,-19-33,-1-1,0 1,1 16,-2-16,0-1,0 1,1-1,4 11,4 9,-9-23,1 1,0-1,0 0,1 0,7 12,-10-18,0 0,1-1,-1 1,1 0,-1-1,1 0,0 1,-1-1,1 0,0 0,0 0,0 0,0 0,0 0,0-1,0 1,1-1,-1 1,0-1,0 0,0 0,0 0,1 0,-1 0,0 0,0-1,4 0,-4 0,0-1,0 1,0 0,0-1,0 1,0-1,0 1,-1-1,1 0,-1 0,1 0,-1 0,0 0,1 0,-1 0,0-1,0 1,-1 0,2-5,-1 3,1 0,0 0,0 0,0 0,0 1,5-7,5-3,0 0,-1-1,0-1,16-31,-19 34,0 0,0 1,2 0,-1 0,1 1,22-16,-25 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6:40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116 670,'2'-1,"0"1,0-1,0 1,0-1,-1 0,1 0,0 0,0 0,-1 0,1 0,-1 0,1 0,-1-1,1 1,-1-1,0 1,0-1,1 1,-1-1,0 0,-1 1,1-1,0 0,0 0,-1 0,1-2,2-4,-1-1,0 0,0 0,0-12,-2-86,-1 75,1-1,1 0,2 1,1-1,11-41,-7 45,-2 0,-1-1,-2 0,-1 1,-2-47,0 67</inkml:trace>
  <inkml:trace contextRef="#ctx0" brushRef="#br0" timeOffset="1">0 482,'3'3,"-1"1,1 0,-1 1,0-1,-1 0,1 1,1 4,3 10,25 39,-21-42,13 29,-19-33,-1-1,0 1,1 16,-2-16,0-1,0 1,1-1,4 11,4 9,-9-23,1 1,0-1,0 0,1 0,7 12,-10-18,0 0,1-1,-1 1,1 0,-1-1,1 0,0 1,-1-1,1 0,0 0,0 0,0 0,0 0,0 0,0-1,0 1,1-1,-1 1,0-1,0 0,0 0,0 0,1 0,-1 0,0 0,0-1,4 0,-4 0,0-1,0 1,0 0,0-1,0 1,0-1,0 1,-1-1,1 0,-1 0,1 0,-1 0,0 0,1 0,-1 0,0-1,0 1,-1 0,2-5,-1 3,1 0,0 0,0 0,0 0,0 1,5-7,5-3,0 0,-1-1,0-1,16-31,-19 34,0 0,0 1,2 0,-1 0,1 1,22-16,-25 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1:49:20.2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117 692,'2'-2,"0"2,0-1,0 1,0-1,-1 0,1 0,0 0,0 0,-1 0,1 0,-1 0,1 0,-1-1,1 1,-1-1,0 1,0-1,1 1,-1-1,0 0,-1 1,1-1,0 0,0 0,-1-1,1-1,2-4,-1-1,0-1,0 1,0-12,-2-90,-1 78,1-1,1 0,2 1,1-1,11-43,-7 48,-2-1,-1-1,-2 0,-1 1,-2-49,0 70</inkml:trace>
  <inkml:trace contextRef="#ctx0" brushRef="#br0" timeOffset="1">0 497,'3'4,"-1"0,1 0,-1 1,0-1,-1 0,1 1,1 5,3 9,25 41,-21-43,14 29,-20-33,-1-2,0 1,1 17,-2-16,0-2,0 1,1 0,4 10,4 10,-9-23,1 0,0-1,0 0,1 1,7 11,-10-18,0 0,1-1,-1 2,1-1,-1-1,1 0,0 1,-1-1,1 0,0 0,0 0,0 0,0 0,0 0,0-1,0 1,1-1,-1 1,0-1,0 0,0 0,0 0,1 0,-1 0,0 0,0-1,4 0,-4 0,0-1,0 1,0 0,0-1,0 1,0-1,0 1,-1-1,2-1,-2 1,1 0,-1 0,0 0,1 0,-1 0,0-1,0 1,-1 0,2-5,-1 2,1 1,0 0,0 0,0 0,0 1,5-7,5-4,0 1,-1-2,0 0,16-33,-19 36,0 0,0 0,2 1,-1-1,2 2,21-17,-25 22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8DABD-42BD-49A4-AE92-D07779B6C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86</Pages>
  <Words>8744</Words>
  <Characters>43725</Characters>
  <Application>Microsoft Office Word</Application>
  <DocSecurity>0</DocSecurity>
  <Lines>364</Lines>
  <Paragraphs>104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Margalith, Shiri</dc:creator>
  <cp:lastModifiedBy>Dalit Roth</cp:lastModifiedBy>
  <cp:revision>2</cp:revision>
  <dcterms:created xsi:type="dcterms:W3CDTF">2020-10-19T19:56:00Z</dcterms:created>
  <dcterms:modified xsi:type="dcterms:W3CDTF">2020-10-19T19:56:00Z</dcterms:modified>
</cp:coreProperties>
</file>